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C2611" w14:textId="77777777" w:rsidR="003A20D6" w:rsidRPr="00B80A37" w:rsidRDefault="002B38CB">
      <w:pPr>
        <w:ind w:left="1440"/>
        <w:rPr>
          <w:rFonts w:ascii="Times New Roman" w:hAnsi="Times New Roman"/>
          <w:b/>
          <w:color w:val="000000"/>
          <w:spacing w:val="16"/>
          <w:sz w:val="27"/>
        </w:rPr>
      </w:pPr>
      <w:r w:rsidRPr="00B80A37">
        <w:rPr>
          <w:rFonts w:ascii="Times New Roman" w:hAnsi="Times New Roman"/>
          <w:b/>
          <w:color w:val="000000"/>
          <w:spacing w:val="16"/>
          <w:sz w:val="27"/>
        </w:rPr>
        <w:t>INTERNATIONAL TRANSPORT COSTS:</w:t>
      </w:r>
    </w:p>
    <w:p w14:paraId="679D22DB" w14:textId="77777777" w:rsidR="003A20D6" w:rsidRPr="00B80A37" w:rsidRDefault="002B38CB">
      <w:pPr>
        <w:spacing w:before="216"/>
        <w:ind w:left="360"/>
        <w:rPr>
          <w:rFonts w:ascii="Times New Roman" w:hAnsi="Times New Roman"/>
          <w:b/>
          <w:color w:val="000000"/>
          <w:spacing w:val="18"/>
          <w:sz w:val="27"/>
        </w:rPr>
      </w:pPr>
      <w:r w:rsidRPr="00B80A37">
        <w:rPr>
          <w:rFonts w:ascii="Times New Roman" w:hAnsi="Times New Roman"/>
          <w:b/>
          <w:color w:val="000000"/>
          <w:spacing w:val="18"/>
          <w:sz w:val="27"/>
        </w:rPr>
        <w:t>NEW FINDINGS FROM MODELING ADDITIVE COSTS</w:t>
      </w:r>
      <w:r w:rsidRPr="00B80A37">
        <w:rPr>
          <w:rFonts w:ascii="Times New Roman" w:hAnsi="Times New Roman"/>
          <w:b/>
          <w:color w:val="000000"/>
          <w:spacing w:val="18"/>
          <w:w w:val="90"/>
          <w:sz w:val="27"/>
          <w:vertAlign w:val="superscript"/>
        </w:rPr>
        <w:t>*</w:t>
      </w:r>
    </w:p>
    <w:p w14:paraId="124F0CBE" w14:textId="77777777" w:rsidR="003A20D6" w:rsidRPr="00B80A37" w:rsidRDefault="002B38CB">
      <w:pPr>
        <w:tabs>
          <w:tab w:val="left" w:pos="3420"/>
          <w:tab w:val="right" w:pos="7708"/>
        </w:tabs>
        <w:spacing w:before="396"/>
        <w:ind w:left="864"/>
        <w:rPr>
          <w:rFonts w:ascii="Times New Roman" w:hAnsi="Times New Roman"/>
          <w:color w:val="000000"/>
          <w:w w:val="110"/>
          <w:sz w:val="23"/>
        </w:rPr>
      </w:pPr>
      <w:r w:rsidRPr="00B80A37">
        <w:rPr>
          <w:rFonts w:ascii="Times New Roman" w:hAnsi="Times New Roman"/>
          <w:color w:val="000000"/>
          <w:w w:val="110"/>
          <w:sz w:val="23"/>
        </w:rPr>
        <w:t xml:space="preserve">Guillaume </w:t>
      </w:r>
      <w:r w:rsidRPr="00B80A37">
        <w:rPr>
          <w:rFonts w:ascii="Times New Roman" w:hAnsi="Times New Roman"/>
          <w:b/>
          <w:color w:val="000000"/>
          <w:sz w:val="18"/>
        </w:rPr>
        <w:t>DAUDIN</w:t>
      </w:r>
      <w:ins w:id="0" w:author="David Quin" w:date="2018-12-03T13:57:00Z">
        <w:r w:rsidR="0039060C" w:rsidRPr="00B80A37">
          <w:rPr>
            <w:rFonts w:ascii="Trebuchet MS" w:hAnsi="Trebuchet MS"/>
            <w:i/>
            <w:sz w:val="24"/>
            <w:vertAlign w:val="superscript"/>
          </w:rPr>
          <w:t>†</w:t>
        </w:r>
      </w:ins>
      <w:del w:id="1" w:author="David Quin" w:date="2018-12-03T13:57:00Z">
        <w:r w:rsidRPr="00B80A37" w:rsidDel="0039060C">
          <w:rPr>
            <w:rFonts w:ascii="Times New Roman" w:hAnsi="Times New Roman"/>
            <w:b/>
            <w:color w:val="000000"/>
            <w:sz w:val="18"/>
            <w:vertAlign w:val="superscript"/>
            <w:rPrChange w:id="2" w:author="David Quin" w:date="2018-12-03T14:16:00Z">
              <w:rPr>
                <w:rFonts w:ascii="Times New Roman" w:hAnsi="Times New Roman"/>
                <w:b/>
                <w:color w:val="000000"/>
                <w:sz w:val="18"/>
              </w:rPr>
            </w:rPrChange>
          </w:rPr>
          <w:delText>t</w:delText>
        </w:r>
      </w:del>
      <w:r w:rsidRPr="00B80A37">
        <w:rPr>
          <w:rFonts w:ascii="Times New Roman" w:hAnsi="Times New Roman"/>
          <w:b/>
          <w:color w:val="000000"/>
          <w:sz w:val="18"/>
        </w:rPr>
        <w:tab/>
      </w:r>
      <w:r w:rsidRPr="00B80A37">
        <w:rPr>
          <w:rFonts w:ascii="Times New Roman" w:hAnsi="Times New Roman"/>
          <w:color w:val="000000"/>
          <w:w w:val="110"/>
          <w:sz w:val="23"/>
        </w:rPr>
        <w:t xml:space="preserve">Jerome </w:t>
      </w:r>
      <w:r w:rsidRPr="00B80A37">
        <w:rPr>
          <w:rFonts w:ascii="Times New Roman" w:hAnsi="Times New Roman"/>
          <w:b/>
          <w:color w:val="000000"/>
          <w:sz w:val="18"/>
        </w:rPr>
        <w:t>HERICOURT</w:t>
      </w:r>
      <w:ins w:id="3" w:author="David Quin" w:date="2018-12-03T13:57:00Z">
        <w:r w:rsidR="0039060C" w:rsidRPr="00B80A37">
          <w:rPr>
            <w:rFonts w:ascii="Trebuchet MS" w:hAnsi="Trebuchet MS"/>
            <w:i/>
            <w:sz w:val="24"/>
            <w:vertAlign w:val="superscript"/>
          </w:rPr>
          <w:t>‡</w:t>
        </w:r>
      </w:ins>
      <w:r w:rsidRPr="00B80A37">
        <w:rPr>
          <w:rFonts w:ascii="Times New Roman" w:hAnsi="Times New Roman"/>
          <w:b/>
          <w:color w:val="000000"/>
          <w:sz w:val="18"/>
        </w:rPr>
        <w:tab/>
      </w:r>
      <w:r w:rsidRPr="00B80A37">
        <w:rPr>
          <w:rFonts w:ascii="Times New Roman" w:hAnsi="Times New Roman"/>
          <w:color w:val="000000"/>
          <w:spacing w:val="6"/>
          <w:w w:val="110"/>
          <w:sz w:val="23"/>
        </w:rPr>
        <w:t xml:space="preserve">Lise </w:t>
      </w:r>
      <w:r w:rsidRPr="00B80A37">
        <w:rPr>
          <w:rFonts w:ascii="Times New Roman" w:hAnsi="Times New Roman"/>
          <w:b/>
          <w:color w:val="000000"/>
          <w:spacing w:val="6"/>
          <w:sz w:val="18"/>
        </w:rPr>
        <w:t>PATUREAU</w:t>
      </w:r>
      <w:r w:rsidRPr="00B80A37">
        <w:rPr>
          <w:rFonts w:ascii="Times New Roman" w:hAnsi="Times New Roman"/>
          <w:b/>
          <w:color w:val="000000"/>
          <w:spacing w:val="6"/>
          <w:sz w:val="18"/>
          <w:vertAlign w:val="superscript"/>
          <w:rPrChange w:id="4" w:author="David Quin" w:date="2018-12-03T14:16:00Z">
            <w:rPr>
              <w:rFonts w:ascii="Times New Roman" w:hAnsi="Times New Roman"/>
              <w:b/>
              <w:color w:val="000000"/>
              <w:spacing w:val="6"/>
              <w:sz w:val="18"/>
            </w:rPr>
          </w:rPrChange>
        </w:rPr>
        <w:t>§</w:t>
      </w:r>
    </w:p>
    <w:p w14:paraId="7DA89F0D" w14:textId="77777777" w:rsidR="003A20D6" w:rsidRPr="00B80A37" w:rsidRDefault="002B38CB">
      <w:pPr>
        <w:spacing w:before="288" w:line="1233" w:lineRule="auto"/>
        <w:jc w:val="center"/>
        <w:rPr>
          <w:rFonts w:ascii="Times New Roman" w:hAnsi="Times New Roman"/>
          <w:color w:val="000000"/>
          <w:w w:val="110"/>
          <w:sz w:val="23"/>
        </w:rPr>
      </w:pPr>
      <w:r w:rsidRPr="00B80A37">
        <w:rPr>
          <w:rFonts w:ascii="Times New Roman" w:hAnsi="Times New Roman"/>
          <w:color w:val="000000"/>
          <w:w w:val="110"/>
          <w:sz w:val="23"/>
        </w:rPr>
        <w:t xml:space="preserve">June 2018 </w:t>
      </w:r>
      <w:r w:rsidRPr="00B80A37">
        <w:rPr>
          <w:rFonts w:ascii="Times New Roman" w:hAnsi="Times New Roman"/>
          <w:color w:val="000000"/>
          <w:w w:val="110"/>
          <w:sz w:val="23"/>
        </w:rPr>
        <w:br/>
      </w:r>
      <w:r w:rsidRPr="00B80A37">
        <w:rPr>
          <w:rFonts w:ascii="Times New Roman" w:hAnsi="Times New Roman"/>
          <w:b/>
          <w:color w:val="000000"/>
          <w:spacing w:val="18"/>
          <w:sz w:val="21"/>
          <w:rPrChange w:id="5" w:author="David Quin" w:date="2018-12-03T14:16:00Z">
            <w:rPr>
              <w:rFonts w:ascii="Times New Roman" w:hAnsi="Times New Roman"/>
              <w:color w:val="000000"/>
              <w:spacing w:val="18"/>
              <w:sz w:val="21"/>
            </w:rPr>
          </w:rPrChange>
        </w:rPr>
        <w:t>Abstract</w:t>
      </w:r>
    </w:p>
    <w:p w14:paraId="48EAA13F" w14:textId="77777777" w:rsidR="003A20D6" w:rsidRPr="00B80A37" w:rsidRDefault="002B38CB">
      <w:pPr>
        <w:spacing w:before="144" w:line="314" w:lineRule="auto"/>
        <w:ind w:left="504" w:right="648" w:firstLine="288"/>
        <w:jc w:val="both"/>
        <w:rPr>
          <w:rFonts w:ascii="Times New Roman" w:hAnsi="Times New Roman"/>
          <w:color w:val="000000"/>
          <w:spacing w:val="-5"/>
          <w:w w:val="115"/>
          <w:sz w:val="19"/>
        </w:rPr>
      </w:pPr>
      <w:r w:rsidRPr="00B80A37">
        <w:rPr>
          <w:rFonts w:ascii="Times New Roman" w:hAnsi="Times New Roman"/>
          <w:color w:val="000000"/>
          <w:spacing w:val="-5"/>
          <w:w w:val="115"/>
          <w:sz w:val="19"/>
        </w:rPr>
        <w:t xml:space="preserve">This paper investigates the pattern of international transport costs over time, using </w:t>
      </w:r>
      <w:r w:rsidRPr="00B80A37">
        <w:rPr>
          <w:rFonts w:ascii="Times New Roman" w:hAnsi="Times New Roman"/>
          <w:color w:val="000000"/>
          <w:spacing w:val="-6"/>
          <w:w w:val="115"/>
          <w:sz w:val="19"/>
        </w:rPr>
        <w:t xml:space="preserve">information contained in the US imports flows </w:t>
      </w:r>
      <w:ins w:id="6" w:author="David Quin" w:date="2018-12-03T13:58:00Z">
        <w:r w:rsidR="0039060C" w:rsidRPr="00B80A37">
          <w:rPr>
            <w:rFonts w:ascii="Times New Roman" w:hAnsi="Times New Roman"/>
            <w:color w:val="000000"/>
            <w:spacing w:val="-6"/>
            <w:w w:val="115"/>
            <w:sz w:val="19"/>
            <w:lang w:bidi="en-US"/>
          </w:rPr>
          <w:t xml:space="preserve">from 1974 to </w:t>
        </w:r>
        <w:del w:id="7" w:author="David Quin" w:date="2018-12-03T12:57:00Z">
          <w:r w:rsidR="0039060C" w:rsidRPr="00B80A37" w:rsidDel="004E79BD">
            <w:rPr>
              <w:rFonts w:ascii="Times New Roman" w:hAnsi="Times New Roman"/>
              <w:color w:val="000000"/>
              <w:spacing w:val="-6"/>
              <w:w w:val="115"/>
              <w:sz w:val="19"/>
              <w:lang w:bidi="en-US"/>
            </w:rPr>
            <w:delText>-</w:delText>
          </w:r>
        </w:del>
        <w:r w:rsidR="0039060C" w:rsidRPr="00B80A37">
          <w:rPr>
            <w:rFonts w:ascii="Times New Roman" w:hAnsi="Times New Roman"/>
            <w:color w:val="000000"/>
            <w:spacing w:val="-6"/>
            <w:w w:val="115"/>
            <w:sz w:val="19"/>
            <w:lang w:bidi="en-US"/>
          </w:rPr>
          <w:t>2013</w:t>
        </w:r>
      </w:ins>
      <w:del w:id="8" w:author="David Quin" w:date="2018-12-03T13:58:00Z">
        <w:r w:rsidRPr="00B80A37" w:rsidDel="0039060C">
          <w:rPr>
            <w:rFonts w:ascii="Times New Roman" w:hAnsi="Times New Roman"/>
            <w:color w:val="000000"/>
            <w:spacing w:val="-6"/>
            <w:w w:val="115"/>
            <w:sz w:val="19"/>
          </w:rPr>
          <w:delText>over 1974-2013</w:delText>
        </w:r>
      </w:del>
      <w:r w:rsidRPr="00B80A37">
        <w:rPr>
          <w:rFonts w:ascii="Times New Roman" w:hAnsi="Times New Roman"/>
          <w:color w:val="000000"/>
          <w:spacing w:val="-6"/>
          <w:w w:val="115"/>
          <w:sz w:val="19"/>
        </w:rPr>
        <w:t xml:space="preserve">. First, we document the </w:t>
      </w:r>
      <w:r w:rsidRPr="00B80A37">
        <w:rPr>
          <w:rFonts w:ascii="Times New Roman" w:hAnsi="Times New Roman"/>
          <w:color w:val="000000"/>
          <w:spacing w:val="-2"/>
          <w:w w:val="115"/>
          <w:sz w:val="19"/>
        </w:rPr>
        <w:t xml:space="preserve">importance of the per-unit (additive) component of transport costs. We </w:t>
      </w:r>
      <w:del w:id="9" w:author="David Quin" w:date="2018-12-03T13:58:00Z">
        <w:r w:rsidRPr="00B80A37" w:rsidDel="0039060C">
          <w:rPr>
            <w:rFonts w:ascii="Times New Roman" w:hAnsi="Times New Roman"/>
            <w:color w:val="000000"/>
            <w:spacing w:val="-2"/>
            <w:w w:val="115"/>
            <w:sz w:val="19"/>
          </w:rPr>
          <w:delText xml:space="preserve">thus </w:delText>
        </w:r>
      </w:del>
      <w:r w:rsidRPr="00B80A37">
        <w:rPr>
          <w:rFonts w:ascii="Times New Roman" w:hAnsi="Times New Roman"/>
          <w:color w:val="000000"/>
          <w:spacing w:val="-2"/>
          <w:w w:val="115"/>
          <w:sz w:val="19"/>
        </w:rPr>
        <w:t xml:space="preserve">find that </w:t>
      </w:r>
      <w:r w:rsidRPr="00B80A37">
        <w:rPr>
          <w:rFonts w:ascii="Times New Roman" w:hAnsi="Times New Roman"/>
          <w:color w:val="000000"/>
          <w:spacing w:val="1"/>
          <w:w w:val="115"/>
          <w:sz w:val="19"/>
        </w:rPr>
        <w:t>additive costs are quantitatively sizable, representing between one</w:t>
      </w:r>
      <w:ins w:id="10" w:author="David Quin" w:date="2018-12-03T13:58:00Z">
        <w:r w:rsidR="0039060C" w:rsidRPr="00B80A37">
          <w:rPr>
            <w:rFonts w:ascii="Times New Roman" w:hAnsi="Times New Roman"/>
            <w:color w:val="000000"/>
            <w:spacing w:val="1"/>
            <w:w w:val="115"/>
            <w:sz w:val="19"/>
          </w:rPr>
          <w:t>-</w:t>
        </w:r>
      </w:ins>
      <w:del w:id="11" w:author="David Quin" w:date="2018-12-03T13:58:00Z">
        <w:r w:rsidRPr="00B80A37" w:rsidDel="0039060C">
          <w:rPr>
            <w:rFonts w:ascii="Times New Roman" w:hAnsi="Times New Roman"/>
            <w:color w:val="000000"/>
            <w:spacing w:val="1"/>
            <w:w w:val="115"/>
            <w:sz w:val="19"/>
          </w:rPr>
          <w:delText xml:space="preserve"> </w:delText>
        </w:r>
      </w:del>
      <w:r w:rsidRPr="00B80A37">
        <w:rPr>
          <w:rFonts w:ascii="Times New Roman" w:hAnsi="Times New Roman"/>
          <w:color w:val="000000"/>
          <w:spacing w:val="1"/>
          <w:w w:val="115"/>
          <w:sz w:val="19"/>
        </w:rPr>
        <w:t>third and one</w:t>
      </w:r>
      <w:ins w:id="12" w:author="David Quin" w:date="2018-12-03T13:58:00Z">
        <w:r w:rsidR="0039060C" w:rsidRPr="00B80A37">
          <w:rPr>
            <w:rFonts w:ascii="Times New Roman" w:hAnsi="Times New Roman"/>
            <w:color w:val="000000"/>
            <w:spacing w:val="1"/>
            <w:w w:val="115"/>
            <w:sz w:val="19"/>
          </w:rPr>
          <w:t>-</w:t>
        </w:r>
      </w:ins>
      <w:del w:id="13" w:author="David Quin" w:date="2018-12-03T13:58:00Z">
        <w:r w:rsidRPr="00B80A37" w:rsidDel="0039060C">
          <w:rPr>
            <w:rFonts w:ascii="Times New Roman" w:hAnsi="Times New Roman"/>
            <w:color w:val="000000"/>
            <w:spacing w:val="1"/>
            <w:w w:val="115"/>
            <w:sz w:val="19"/>
          </w:rPr>
          <w:delText xml:space="preserve"> </w:delText>
        </w:r>
      </w:del>
      <w:r w:rsidRPr="00B80A37">
        <w:rPr>
          <w:rFonts w:ascii="Times New Roman" w:hAnsi="Times New Roman"/>
          <w:color w:val="000000"/>
          <w:spacing w:val="1"/>
          <w:w w:val="115"/>
          <w:sz w:val="19"/>
        </w:rPr>
        <w:t xml:space="preserve">half </w:t>
      </w:r>
      <w:r w:rsidRPr="00B80A37">
        <w:rPr>
          <w:rFonts w:ascii="Times New Roman" w:hAnsi="Times New Roman"/>
          <w:color w:val="000000"/>
          <w:spacing w:val="2"/>
          <w:w w:val="115"/>
          <w:sz w:val="19"/>
        </w:rPr>
        <w:t xml:space="preserve">of overall transport costs. Second, we identify the respective roles of the reduction </w:t>
      </w:r>
      <w:r w:rsidRPr="00B80A37">
        <w:rPr>
          <w:rFonts w:ascii="Times New Roman" w:hAnsi="Times New Roman"/>
          <w:color w:val="000000"/>
          <w:spacing w:val="1"/>
          <w:w w:val="115"/>
          <w:sz w:val="19"/>
        </w:rPr>
        <w:t xml:space="preserve">in "pure" transport costs and trade composition effects in the downward trend of </w:t>
      </w:r>
      <w:r w:rsidRPr="00B80A37">
        <w:rPr>
          <w:rFonts w:ascii="Times New Roman" w:hAnsi="Times New Roman"/>
          <w:color w:val="000000"/>
          <w:w w:val="115"/>
          <w:sz w:val="19"/>
        </w:rPr>
        <w:t xml:space="preserve">international transport costs, in the same spirit as Hummels (2007). Unlike him, we </w:t>
      </w:r>
      <w:r w:rsidRPr="00B80A37">
        <w:rPr>
          <w:rFonts w:ascii="Times New Roman" w:hAnsi="Times New Roman"/>
          <w:color w:val="000000"/>
          <w:spacing w:val="1"/>
          <w:w w:val="115"/>
          <w:sz w:val="19"/>
        </w:rPr>
        <w:t xml:space="preserve">find that trade composition effects do not matter much and, when they do, they tend </w:t>
      </w:r>
      <w:r w:rsidRPr="00B80A37">
        <w:rPr>
          <w:rFonts w:ascii="Times New Roman" w:hAnsi="Times New Roman"/>
          <w:color w:val="000000"/>
          <w:spacing w:val="4"/>
          <w:w w:val="115"/>
          <w:sz w:val="19"/>
        </w:rPr>
        <w:t xml:space="preserve">to amplify (rather than reduce) the decrease in pure transport costs. Importantly, </w:t>
      </w:r>
      <w:r w:rsidRPr="00B80A37">
        <w:rPr>
          <w:rFonts w:ascii="Times New Roman" w:hAnsi="Times New Roman"/>
          <w:color w:val="000000"/>
          <w:spacing w:val="-2"/>
          <w:w w:val="115"/>
          <w:sz w:val="19"/>
        </w:rPr>
        <w:t xml:space="preserve">this difference of results can be attributed to the new </w:t>
      </w:r>
      <w:del w:id="14" w:author="David Quin" w:date="2018-12-03T13:58:00Z">
        <w:r w:rsidRPr="00B80A37" w:rsidDel="0039060C">
          <w:rPr>
            <w:rFonts w:ascii="Times New Roman" w:hAnsi="Times New Roman"/>
            <w:color w:val="000000"/>
            <w:spacing w:val="-2"/>
            <w:w w:val="115"/>
            <w:sz w:val="19"/>
          </w:rPr>
          <w:delText xml:space="preserve">way </w:delText>
        </w:r>
      </w:del>
      <w:ins w:id="15" w:author="David Quin" w:date="2018-12-03T13:59:00Z">
        <w:r w:rsidR="0039060C" w:rsidRPr="00B80A37">
          <w:rPr>
            <w:rFonts w:ascii="Times New Roman" w:hAnsi="Times New Roman"/>
            <w:color w:val="000000"/>
            <w:spacing w:val="-2"/>
            <w:w w:val="115"/>
            <w:sz w:val="19"/>
          </w:rPr>
          <w:t>method</w:t>
        </w:r>
      </w:ins>
      <w:ins w:id="16" w:author="David Quin" w:date="2018-12-03T13:58:00Z">
        <w:r w:rsidR="0039060C" w:rsidRPr="00B80A37">
          <w:rPr>
            <w:rFonts w:ascii="Times New Roman" w:hAnsi="Times New Roman"/>
            <w:color w:val="000000"/>
            <w:spacing w:val="-2"/>
            <w:w w:val="115"/>
            <w:sz w:val="19"/>
          </w:rPr>
          <w:t xml:space="preserve"> </w:t>
        </w:r>
      </w:ins>
      <w:r w:rsidRPr="00B80A37">
        <w:rPr>
          <w:rFonts w:ascii="Times New Roman" w:hAnsi="Times New Roman"/>
          <w:color w:val="000000"/>
          <w:spacing w:val="-2"/>
          <w:w w:val="115"/>
          <w:sz w:val="19"/>
        </w:rPr>
        <w:t xml:space="preserve">of modeling the per-unit </w:t>
      </w:r>
      <w:r w:rsidRPr="00B80A37">
        <w:rPr>
          <w:rFonts w:ascii="Times New Roman" w:hAnsi="Times New Roman"/>
          <w:color w:val="000000"/>
          <w:spacing w:val="3"/>
          <w:w w:val="115"/>
          <w:sz w:val="19"/>
        </w:rPr>
        <w:t xml:space="preserve">component of transport costs we offer. In both aspects, our results point to the </w:t>
      </w:r>
      <w:r w:rsidRPr="00B80A37">
        <w:rPr>
          <w:rFonts w:ascii="Times New Roman" w:hAnsi="Times New Roman"/>
          <w:color w:val="000000"/>
          <w:w w:val="115"/>
          <w:sz w:val="19"/>
        </w:rPr>
        <w:t>importance of the additive component in accounting for international transport costs.</w:t>
      </w:r>
    </w:p>
    <w:p w14:paraId="6C38BA89" w14:textId="77777777" w:rsidR="003A20D6" w:rsidRPr="00B80A37" w:rsidRDefault="002B38CB">
      <w:pPr>
        <w:spacing w:before="324"/>
        <w:rPr>
          <w:rFonts w:ascii="Times New Roman" w:hAnsi="Times New Roman"/>
          <w:i/>
          <w:color w:val="000000"/>
          <w:spacing w:val="6"/>
          <w:w w:val="105"/>
        </w:rPr>
      </w:pPr>
      <w:r w:rsidRPr="00B80A37">
        <w:rPr>
          <w:rFonts w:ascii="Times New Roman" w:hAnsi="Times New Roman"/>
          <w:i/>
          <w:color w:val="000000"/>
          <w:spacing w:val="6"/>
          <w:w w:val="105"/>
        </w:rPr>
        <w:t xml:space="preserve">JEL </w:t>
      </w:r>
      <w:r w:rsidRPr="00B80A37">
        <w:rPr>
          <w:rFonts w:ascii="Times New Roman" w:hAnsi="Times New Roman"/>
          <w:i/>
          <w:color w:val="000000"/>
          <w:spacing w:val="6"/>
        </w:rPr>
        <w:t xml:space="preserve">classification: </w:t>
      </w:r>
      <w:r w:rsidRPr="00B80A37">
        <w:rPr>
          <w:rFonts w:ascii="Times New Roman" w:hAnsi="Times New Roman"/>
          <w:color w:val="000000"/>
          <w:spacing w:val="6"/>
          <w:sz w:val="21"/>
        </w:rPr>
        <w:t>F14, N70, R40</w:t>
      </w:r>
    </w:p>
    <w:p w14:paraId="57591301" w14:textId="77777777" w:rsidR="003A20D6" w:rsidRPr="00B80A37" w:rsidRDefault="002B38CB">
      <w:pPr>
        <w:spacing w:before="72"/>
        <w:rPr>
          <w:rFonts w:ascii="Times New Roman" w:hAnsi="Times New Roman"/>
          <w:i/>
          <w:color w:val="000000"/>
          <w:spacing w:val="9"/>
        </w:rPr>
      </w:pPr>
      <w:r w:rsidRPr="00B80A37">
        <w:rPr>
          <w:rFonts w:ascii="Times New Roman" w:hAnsi="Times New Roman"/>
          <w:i/>
          <w:color w:val="000000"/>
          <w:spacing w:val="9"/>
        </w:rPr>
        <w:t xml:space="preserve">Keywords: </w:t>
      </w:r>
      <w:r w:rsidRPr="00B80A37">
        <w:rPr>
          <w:rFonts w:ascii="Times New Roman" w:hAnsi="Times New Roman"/>
          <w:color w:val="000000"/>
          <w:spacing w:val="9"/>
          <w:sz w:val="21"/>
        </w:rPr>
        <w:t>Transport costs estimates, non-linear econometrics, period 1974-2013, additive</w:t>
      </w:r>
    </w:p>
    <w:p w14:paraId="0F3AE34F" w14:textId="77777777" w:rsidR="003A20D6" w:rsidRPr="00B80A37" w:rsidRDefault="002B38CB">
      <w:pPr>
        <w:spacing w:before="108" w:after="684"/>
        <w:rPr>
          <w:rFonts w:ascii="Times New Roman" w:hAnsi="Times New Roman"/>
          <w:color w:val="000000"/>
          <w:spacing w:val="10"/>
          <w:sz w:val="21"/>
        </w:rPr>
      </w:pPr>
      <w:r w:rsidRPr="00B80A37">
        <w:rPr>
          <w:rFonts w:ascii="Times New Roman" w:hAnsi="Times New Roman"/>
          <w:color w:val="000000"/>
          <w:spacing w:val="10"/>
          <w:sz w:val="21"/>
        </w:rPr>
        <w:t>costs, trade composition effects</w:t>
      </w:r>
    </w:p>
    <w:p w14:paraId="612F0E49" w14:textId="77777777" w:rsidR="003A20D6" w:rsidRPr="00B80A37" w:rsidRDefault="005E1B5A">
      <w:pPr>
        <w:spacing w:before="36" w:line="268" w:lineRule="auto"/>
        <w:ind w:right="72" w:firstLine="216"/>
        <w:jc w:val="both"/>
        <w:rPr>
          <w:rFonts w:ascii="Times New Roman" w:hAnsi="Times New Roman"/>
          <w:color w:val="000000"/>
          <w:spacing w:val="14"/>
          <w:sz w:val="17"/>
        </w:rPr>
      </w:pPr>
      <w:r w:rsidRPr="00B80A37">
        <w:rPr>
          <w:noProof/>
        </w:rPr>
        <mc:AlternateContent>
          <mc:Choice Requires="wps">
            <w:drawing>
              <wp:anchor distT="0" distB="0" distL="114300" distR="114300" simplePos="0" relativeHeight="251335168" behindDoc="0" locked="0" layoutInCell="1" allowOverlap="1" wp14:anchorId="500C7A95" wp14:editId="076C6390">
                <wp:simplePos x="0" y="0"/>
                <wp:positionH relativeFrom="column">
                  <wp:posOffset>0</wp:posOffset>
                </wp:positionH>
                <wp:positionV relativeFrom="paragraph">
                  <wp:posOffset>3175</wp:posOffset>
                </wp:positionV>
                <wp:extent cx="2165350" cy="0"/>
                <wp:effectExtent l="0" t="0" r="0" b="0"/>
                <wp:wrapNone/>
                <wp:docPr id="763"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6535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2E795" id="Line 745" o:spid="_x0000_s1026" style="position:absolute;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0.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mBXEw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LPpGCNF&#13;&#10;WmjSViiOZvkkVKczroCkldrZoI+e1YvZavrNQSx5CIaFM4C27z5pBjDk6HUsyrm2bTgMctE51v5y&#13;&#10;rz0/e0Rhc5RNJ+MJtIjeYgkpbgeNdf4j1y0KkxJL4BeByWnrfCBCiltKuEfpjZAytlYq1JU4z0FM&#13;&#10;iDgtBQvBuLCH/UpadCLBHPELigHsIS0gV8Q1fV4M9bax+qhYvKXhhK2vc0+E7OcAJFW4CDQCz+us&#13;&#10;t8X3p/RpPV/P80E+mq4HeVpVgw+bVT6YbrLZpBpXq1WV/Qics7xoBGNcBdo3i2b531ng+lh6c91N&#13;&#10;eq9P8ogetQPZ2z+Sjk0Ofe29sNfssrOhTKHf4MqYfH1Bwfa/r2PWr3e+/AkAAP//AwBQSwMEFAAG&#13;&#10;AAgAAAAhAPP6dt3dAAAABwEAAA8AAABkcnMvZG93bnJldi54bWxMj09Lw0AQxe+C32EZwZvdVGss&#13;&#10;aTal+O8iWKxir9PsNAlmZ0N226Tf3ulJLwM/Hu/Ne/lydK06Uh8azwamkwQUceltw5WBr8+Xmzmo&#13;&#10;EJEttp7JwIkCLIvLixwz6wf+oOMmVkpCOGRooI6xy7QOZU0Ow8R3xKLtfe8wCvaVtj0OEu5afZsk&#13;&#10;qXbYsHyosaPHmsqfzcEZmG9xWD83q3RWVtt0/356eP1evxlzfTU+LeSsFqAijfHPAecN0h8KKbbz&#13;&#10;B7ZBtQZkTTRwD0q0u9lUcHdGXeT6f//iFwAA//8DAFBLAQItABQABgAIAAAAIQC2gziS/gAAAOEB&#13;&#10;AAATAAAAAAAAAAAAAAAAAAAAAABbQ29udGVudF9UeXBlc10ueG1sUEsBAi0AFAAGAAgAAAAhADj9&#13;&#10;If/WAAAAlAEAAAsAAAAAAAAAAAAAAAAALwEAAF9yZWxzLy5yZWxzUEsBAi0AFAAGAAgAAAAhAMOS&#13;&#10;YFcTAgAALwQAAA4AAAAAAAAAAAAAAAAALgIAAGRycy9lMm9Eb2MueG1sUEsBAi0AFAAGAAgAAAAh&#13;&#10;APP6dt3dAAAABwEAAA8AAAAAAAAAAAAAAAAAbQQAAGRycy9kb3ducmV2LnhtbFBLBQYAAAAABAAE&#13;&#10;APMAAAB3BQAAAAA=&#13;&#10;" strokeweight=".35pt">
                <o:lock v:ext="edit" shapetype="f"/>
              </v:line>
            </w:pict>
          </mc:Fallback>
        </mc:AlternateContent>
      </w:r>
      <w:r w:rsidR="002B38CB" w:rsidRPr="00B80A37">
        <w:rPr>
          <w:rFonts w:ascii="Times New Roman" w:hAnsi="Times New Roman"/>
          <w:color w:val="000000"/>
          <w:spacing w:val="14"/>
          <w:sz w:val="17"/>
        </w:rPr>
        <w:t>*</w:t>
      </w:r>
      <w:ins w:id="17" w:author="David Quin" w:date="2018-12-03T14:01:00Z">
        <w:r w:rsidR="0039060C" w:rsidRPr="00B80A37">
          <w:rPr>
            <w:rFonts w:ascii="Times New Roman" w:hAnsi="Times New Roman"/>
            <w:color w:val="000000"/>
            <w:spacing w:val="14"/>
            <w:sz w:val="17"/>
          </w:rPr>
          <w:t xml:space="preserve"> </w:t>
        </w:r>
      </w:ins>
      <w:r w:rsidR="002B38CB" w:rsidRPr="00B80A37">
        <w:rPr>
          <w:rFonts w:ascii="Times New Roman" w:hAnsi="Times New Roman"/>
          <w:color w:val="000000"/>
          <w:spacing w:val="14"/>
          <w:sz w:val="17"/>
        </w:rPr>
        <w:t>We are grateful to Olger Gorg, S6bastien Jean</w:t>
      </w:r>
      <w:ins w:id="18" w:author="David Quin" w:date="2018-12-03T13:59:00Z">
        <w:r w:rsidR="0039060C" w:rsidRPr="00B80A37">
          <w:rPr>
            <w:rFonts w:ascii="Times New Roman" w:hAnsi="Times New Roman"/>
            <w:color w:val="000000"/>
            <w:spacing w:val="14"/>
            <w:sz w:val="17"/>
          </w:rPr>
          <w:t xml:space="preserve"> and</w:t>
        </w:r>
      </w:ins>
      <w:del w:id="19" w:author="David Quin" w:date="2018-12-03T13:59:00Z">
        <w:r w:rsidR="002B38CB" w:rsidRPr="00B80A37" w:rsidDel="0039060C">
          <w:rPr>
            <w:rFonts w:ascii="Times New Roman" w:hAnsi="Times New Roman"/>
            <w:color w:val="000000"/>
            <w:spacing w:val="14"/>
            <w:sz w:val="17"/>
          </w:rPr>
          <w:delText>,</w:delText>
        </w:r>
      </w:del>
      <w:r w:rsidR="002B38CB" w:rsidRPr="00B80A37">
        <w:rPr>
          <w:rFonts w:ascii="Times New Roman" w:hAnsi="Times New Roman"/>
          <w:color w:val="000000"/>
          <w:spacing w:val="14"/>
          <w:sz w:val="17"/>
        </w:rPr>
        <w:t xml:space="preserve"> Vincent Vicard for their insightful comments. The </w:t>
      </w:r>
      <w:r w:rsidR="002B38CB" w:rsidRPr="00B80A37">
        <w:rPr>
          <w:rFonts w:ascii="Times New Roman" w:hAnsi="Times New Roman"/>
          <w:color w:val="000000"/>
          <w:spacing w:val="13"/>
          <w:sz w:val="17"/>
        </w:rPr>
        <w:t>paper has greatly benefited from remarks from the participants at ETSG 17</w:t>
      </w:r>
      <w:r w:rsidR="002B38CB" w:rsidRPr="00B80A37">
        <w:rPr>
          <w:rFonts w:ascii="Times New Roman" w:hAnsi="Times New Roman"/>
          <w:color w:val="000000"/>
          <w:spacing w:val="13"/>
          <w:sz w:val="17"/>
          <w:vertAlign w:val="superscript"/>
        </w:rPr>
        <w:t>th</w:t>
      </w:r>
      <w:r w:rsidR="002B38CB" w:rsidRPr="00B80A37">
        <w:rPr>
          <w:rFonts w:ascii="Times New Roman" w:hAnsi="Times New Roman"/>
          <w:color w:val="000000"/>
          <w:spacing w:val="13"/>
          <w:sz w:val="17"/>
        </w:rPr>
        <w:t xml:space="preserve"> (Helsinki), DEGIT XXII </w:t>
      </w:r>
      <w:r w:rsidR="002B38CB" w:rsidRPr="00B80A37">
        <w:rPr>
          <w:rFonts w:ascii="Times New Roman" w:hAnsi="Times New Roman"/>
          <w:color w:val="000000"/>
          <w:spacing w:val="11"/>
          <w:sz w:val="17"/>
        </w:rPr>
        <w:t xml:space="preserve">(Paris), seminars at the </w:t>
      </w:r>
      <w:del w:id="20" w:author="David Quin" w:date="2018-12-03T13:59:00Z">
        <w:r w:rsidR="002B38CB" w:rsidRPr="00B80A37" w:rsidDel="0039060C">
          <w:rPr>
            <w:rFonts w:ascii="Times New Roman" w:hAnsi="Times New Roman"/>
            <w:color w:val="000000"/>
            <w:spacing w:val="11"/>
            <w:sz w:val="17"/>
          </w:rPr>
          <w:delText>Universites</w:delText>
        </w:r>
      </w:del>
      <w:ins w:id="21" w:author="David Quin" w:date="2018-12-03T13:59:00Z">
        <w:r w:rsidR="0039060C" w:rsidRPr="00B80A37">
          <w:rPr>
            <w:rFonts w:ascii="Times New Roman" w:hAnsi="Times New Roman"/>
            <w:color w:val="000000"/>
            <w:spacing w:val="11"/>
            <w:sz w:val="17"/>
          </w:rPr>
          <w:t>universities</w:t>
        </w:r>
      </w:ins>
      <w:r w:rsidR="002B38CB" w:rsidRPr="00B80A37">
        <w:rPr>
          <w:rFonts w:ascii="Times New Roman" w:hAnsi="Times New Roman"/>
          <w:color w:val="000000"/>
          <w:spacing w:val="11"/>
          <w:sz w:val="17"/>
        </w:rPr>
        <w:t xml:space="preserve"> of California-Irvine, Paris-Dauphine, Paris-I</w:t>
      </w:r>
      <w:ins w:id="22" w:author="David Quin" w:date="2018-12-03T13:59:00Z">
        <w:r w:rsidR="0039060C" w:rsidRPr="00B80A37">
          <w:rPr>
            <w:rFonts w:ascii="Times New Roman" w:hAnsi="Times New Roman"/>
            <w:color w:val="000000"/>
            <w:spacing w:val="11"/>
            <w:sz w:val="17"/>
          </w:rPr>
          <w:t xml:space="preserve"> and </w:t>
        </w:r>
      </w:ins>
      <w:del w:id="23" w:author="David Quin" w:date="2018-12-03T13:59:00Z">
        <w:r w:rsidR="002B38CB" w:rsidRPr="00B80A37" w:rsidDel="0039060C">
          <w:rPr>
            <w:rFonts w:ascii="Times New Roman" w:hAnsi="Times New Roman"/>
            <w:color w:val="000000"/>
            <w:spacing w:val="11"/>
            <w:sz w:val="17"/>
          </w:rPr>
          <w:delText xml:space="preserve">, </w:delText>
        </w:r>
      </w:del>
      <w:r w:rsidR="002B38CB" w:rsidRPr="00B80A37">
        <w:rPr>
          <w:rFonts w:ascii="Times New Roman" w:hAnsi="Times New Roman"/>
          <w:color w:val="000000"/>
          <w:spacing w:val="11"/>
          <w:sz w:val="17"/>
        </w:rPr>
        <w:t>Nancy</w:t>
      </w:r>
      <w:ins w:id="24" w:author="David Quin" w:date="2018-12-03T13:59:00Z">
        <w:r w:rsidR="0039060C" w:rsidRPr="00B80A37">
          <w:rPr>
            <w:rFonts w:ascii="Times New Roman" w:hAnsi="Times New Roman"/>
            <w:color w:val="000000"/>
            <w:spacing w:val="11"/>
            <w:sz w:val="17"/>
          </w:rPr>
          <w:t>,</w:t>
        </w:r>
      </w:ins>
      <w:r w:rsidR="002B38CB" w:rsidRPr="00B80A37">
        <w:rPr>
          <w:rFonts w:ascii="Times New Roman" w:hAnsi="Times New Roman"/>
          <w:color w:val="000000"/>
          <w:spacing w:val="11"/>
          <w:sz w:val="17"/>
        </w:rPr>
        <w:t xml:space="preserve"> and </w:t>
      </w:r>
      <w:ins w:id="25" w:author="David Quin" w:date="2018-12-03T13:59:00Z">
        <w:r w:rsidR="0039060C" w:rsidRPr="00B80A37">
          <w:rPr>
            <w:rFonts w:ascii="Times New Roman" w:hAnsi="Times New Roman"/>
            <w:color w:val="000000"/>
            <w:spacing w:val="11"/>
            <w:sz w:val="17"/>
          </w:rPr>
          <w:t xml:space="preserve">the </w:t>
        </w:r>
      </w:ins>
      <w:del w:id="26" w:author="David Quin" w:date="2018-12-03T13:59:00Z">
        <w:r w:rsidR="002B38CB" w:rsidRPr="00B80A37" w:rsidDel="0039060C">
          <w:rPr>
            <w:rFonts w:ascii="Times New Roman" w:hAnsi="Times New Roman"/>
            <w:color w:val="000000"/>
            <w:spacing w:val="11"/>
            <w:sz w:val="17"/>
          </w:rPr>
          <w:delText xml:space="preserve">the the </w:delText>
        </w:r>
      </w:del>
      <w:r w:rsidR="002B38CB" w:rsidRPr="00B80A37">
        <w:rPr>
          <w:rFonts w:ascii="Times New Roman" w:hAnsi="Times New Roman"/>
          <w:color w:val="000000"/>
          <w:spacing w:val="11"/>
          <w:sz w:val="17"/>
        </w:rPr>
        <w:t xml:space="preserve">Kiel </w:t>
      </w:r>
      <w:r w:rsidR="002B38CB" w:rsidRPr="00B80A37">
        <w:rPr>
          <w:rFonts w:ascii="Times New Roman" w:hAnsi="Times New Roman"/>
          <w:color w:val="000000"/>
          <w:spacing w:val="15"/>
          <w:sz w:val="17"/>
        </w:rPr>
        <w:t xml:space="preserve">Institute for the World Economy. </w:t>
      </w:r>
      <w:del w:id="27" w:author="David Quin" w:date="2018-12-03T13:59:00Z">
        <w:r w:rsidR="002B38CB" w:rsidRPr="00B80A37" w:rsidDel="0039060C">
          <w:rPr>
            <w:rFonts w:ascii="Times New Roman" w:hAnsi="Times New Roman"/>
            <w:color w:val="000000"/>
            <w:spacing w:val="15"/>
            <w:sz w:val="17"/>
          </w:rPr>
          <w:delText>Finally</w:delText>
        </w:r>
      </w:del>
      <w:ins w:id="28" w:author="David Quin" w:date="2018-12-03T13:59:00Z">
        <w:r w:rsidR="0039060C" w:rsidRPr="00B80A37">
          <w:rPr>
            <w:rFonts w:ascii="Times New Roman" w:hAnsi="Times New Roman"/>
            <w:color w:val="000000"/>
            <w:spacing w:val="15"/>
            <w:sz w:val="17"/>
          </w:rPr>
          <w:t>A</w:t>
        </w:r>
      </w:ins>
      <w:del w:id="29" w:author="David Quin" w:date="2018-12-03T13:59:00Z">
        <w:r w:rsidR="002B38CB" w:rsidRPr="00B80A37" w:rsidDel="0039060C">
          <w:rPr>
            <w:rFonts w:ascii="Times New Roman" w:hAnsi="Times New Roman"/>
            <w:color w:val="000000"/>
            <w:spacing w:val="15"/>
            <w:sz w:val="17"/>
          </w:rPr>
          <w:delText>, a</w:delText>
        </w:r>
      </w:del>
      <w:r w:rsidR="002B38CB" w:rsidRPr="00B80A37">
        <w:rPr>
          <w:rFonts w:ascii="Times New Roman" w:hAnsi="Times New Roman"/>
          <w:color w:val="000000"/>
          <w:spacing w:val="15"/>
          <w:sz w:val="17"/>
        </w:rPr>
        <w:t xml:space="preserve">ny remaining errors are ours. This paper was partly funded </w:t>
      </w:r>
      <w:r w:rsidR="002B38CB" w:rsidRPr="00B80A37">
        <w:rPr>
          <w:rFonts w:ascii="Times New Roman" w:hAnsi="Times New Roman"/>
          <w:color w:val="000000"/>
          <w:spacing w:val="11"/>
          <w:sz w:val="17"/>
        </w:rPr>
        <w:t xml:space="preserve">by </w:t>
      </w:r>
      <w:del w:id="30" w:author="David Quin" w:date="2018-12-03T13:59:00Z">
        <w:r w:rsidR="002B38CB" w:rsidRPr="00B80A37" w:rsidDel="0039060C">
          <w:rPr>
            <w:rFonts w:ascii="Times New Roman" w:hAnsi="Times New Roman"/>
            <w:color w:val="000000"/>
            <w:spacing w:val="11"/>
            <w:sz w:val="17"/>
          </w:rPr>
          <w:delText xml:space="preserve">an </w:delText>
        </w:r>
      </w:del>
      <w:ins w:id="31" w:author="David Quin" w:date="2018-12-03T13:59:00Z">
        <w:r w:rsidR="0039060C" w:rsidRPr="00B80A37">
          <w:rPr>
            <w:rFonts w:ascii="Times New Roman" w:hAnsi="Times New Roman"/>
            <w:color w:val="000000"/>
            <w:spacing w:val="11"/>
            <w:sz w:val="17"/>
          </w:rPr>
          <w:t>a u</w:t>
        </w:r>
      </w:ins>
      <w:del w:id="32" w:author="David Quin" w:date="2018-12-03T13:59:00Z">
        <w:r w:rsidR="002B38CB" w:rsidRPr="00B80A37" w:rsidDel="0039060C">
          <w:rPr>
            <w:rFonts w:ascii="Times New Roman" w:hAnsi="Times New Roman"/>
            <w:color w:val="000000"/>
            <w:spacing w:val="11"/>
            <w:sz w:val="17"/>
          </w:rPr>
          <w:delText>U</w:delText>
        </w:r>
      </w:del>
      <w:r w:rsidR="002B38CB" w:rsidRPr="00B80A37">
        <w:rPr>
          <w:rFonts w:ascii="Times New Roman" w:hAnsi="Times New Roman"/>
          <w:color w:val="000000"/>
          <w:spacing w:val="11"/>
          <w:sz w:val="17"/>
        </w:rPr>
        <w:t>niversity grant from Lille-I University. It features an online appendix containing additional results</w:t>
      </w:r>
      <w:ins w:id="33" w:author="David Quin" w:date="2018-12-03T14:00:00Z">
        <w:r w:rsidR="0039060C" w:rsidRPr="00B80A37">
          <w:rPr>
            <w:rFonts w:ascii="Times New Roman" w:hAnsi="Times New Roman"/>
            <w:color w:val="000000"/>
            <w:spacing w:val="11"/>
            <w:sz w:val="17"/>
          </w:rPr>
          <w:t xml:space="preserve">, </w:t>
        </w:r>
      </w:ins>
      <w:del w:id="34" w:author="David Quin" w:date="2018-12-03T14:00:00Z">
        <w:r w:rsidR="002B38CB" w:rsidRPr="00B80A37" w:rsidDel="0039060C">
          <w:rPr>
            <w:rFonts w:ascii="Times New Roman" w:hAnsi="Times New Roman"/>
            <w:color w:val="000000"/>
            <w:spacing w:val="11"/>
            <w:sz w:val="17"/>
          </w:rPr>
          <w:delText xml:space="preserve"> </w:delText>
        </w:r>
        <w:r w:rsidR="002B38CB" w:rsidRPr="00B80A37" w:rsidDel="0039060C">
          <w:rPr>
            <w:rFonts w:ascii="Times New Roman" w:hAnsi="Times New Roman"/>
            <w:color w:val="000000"/>
            <w:spacing w:val="12"/>
            <w:sz w:val="17"/>
          </w:rPr>
          <w:delText xml:space="preserve">and </w:delText>
        </w:r>
      </w:del>
      <w:r w:rsidR="002B38CB" w:rsidRPr="00B80A37">
        <w:rPr>
          <w:rFonts w:ascii="Times New Roman" w:hAnsi="Times New Roman"/>
          <w:color w:val="000000"/>
          <w:spacing w:val="12"/>
          <w:sz w:val="17"/>
        </w:rPr>
        <w:t>available on the authors' websites.</w:t>
      </w:r>
    </w:p>
    <w:p w14:paraId="6543F663" w14:textId="77777777" w:rsidR="003A20D6" w:rsidRPr="00B80A37" w:rsidDel="0039060C" w:rsidRDefault="0039060C">
      <w:pPr>
        <w:ind w:right="72" w:firstLine="216"/>
        <w:rPr>
          <w:del w:id="35" w:author="David Quin" w:date="2018-12-03T14:01:00Z"/>
          <w:rFonts w:ascii="Times New Roman" w:hAnsi="Times New Roman"/>
          <w:color w:val="000000"/>
          <w:spacing w:val="11"/>
          <w:sz w:val="17"/>
        </w:rPr>
      </w:pPr>
      <w:ins w:id="36" w:author="David Quin" w:date="2018-12-03T14:00:00Z">
        <w:r w:rsidRPr="00B80A37">
          <w:rPr>
            <w:rFonts w:ascii="Lucida Sans Unicode" w:hAnsi="Lucida Sans Unicode"/>
            <w:spacing w:val="9"/>
            <w:w w:val="90"/>
            <w:position w:val="8"/>
            <w:sz w:val="12"/>
          </w:rPr>
          <w:t>†</w:t>
        </w:r>
      </w:ins>
      <w:del w:id="37" w:author="David Quin" w:date="2018-12-03T14:00:00Z">
        <w:r w:rsidR="002B38CB" w:rsidRPr="00B80A37" w:rsidDel="0039060C">
          <w:rPr>
            <w:rFonts w:ascii="Times New Roman" w:hAnsi="Times New Roman"/>
            <w:color w:val="000000"/>
            <w:spacing w:val="11"/>
            <w:sz w:val="17"/>
          </w:rPr>
          <w:delText>t</w:delText>
        </w:r>
      </w:del>
      <w:ins w:id="38" w:author="David Quin" w:date="2018-12-03T14:01:00Z">
        <w:r w:rsidRPr="00B80A37">
          <w:rPr>
            <w:rFonts w:ascii="Times New Roman" w:hAnsi="Times New Roman"/>
            <w:color w:val="000000"/>
            <w:spacing w:val="9"/>
            <w:sz w:val="17"/>
          </w:rPr>
          <w:t xml:space="preserve"> Université </w:t>
        </w:r>
      </w:ins>
      <w:del w:id="39" w:author="David Quin" w:date="2018-12-03T14:01:00Z">
        <w:r w:rsidR="002B38CB" w:rsidRPr="00B80A37" w:rsidDel="0039060C">
          <w:rPr>
            <w:rFonts w:ascii="Times New Roman" w:hAnsi="Times New Roman"/>
            <w:color w:val="000000"/>
            <w:spacing w:val="11"/>
            <w:sz w:val="17"/>
          </w:rPr>
          <w:delText xml:space="preserve">Universite </w:delText>
        </w:r>
      </w:del>
      <w:r w:rsidR="002B38CB" w:rsidRPr="00B80A37">
        <w:rPr>
          <w:rFonts w:ascii="Times New Roman" w:hAnsi="Times New Roman"/>
          <w:color w:val="000000"/>
          <w:spacing w:val="11"/>
          <w:sz w:val="17"/>
        </w:rPr>
        <w:t xml:space="preserve">Paris-Dauphine </w:t>
      </w:r>
      <w:r w:rsidR="002B38CB" w:rsidRPr="00B80A37">
        <w:rPr>
          <w:rFonts w:ascii="Times New Roman" w:hAnsi="Times New Roman"/>
          <w:i/>
          <w:color w:val="000000"/>
          <w:spacing w:val="11"/>
          <w:sz w:val="19"/>
        </w:rPr>
        <w:t xml:space="preserve">&amp; </w:t>
      </w:r>
      <w:r w:rsidR="002B38CB" w:rsidRPr="00B80A37">
        <w:rPr>
          <w:rFonts w:ascii="Times New Roman" w:hAnsi="Times New Roman"/>
          <w:color w:val="000000"/>
          <w:spacing w:val="11"/>
          <w:sz w:val="17"/>
        </w:rPr>
        <w:t xml:space="preserve">PSL University, IRD, LEDa, UMR 225, DIAL, 75016 PARIS, FRANCE </w:t>
      </w:r>
      <w:r w:rsidR="002B38CB" w:rsidRPr="00B80A37">
        <w:rPr>
          <w:rFonts w:ascii="Times New Roman" w:hAnsi="Times New Roman"/>
          <w:color w:val="000000"/>
          <w:spacing w:val="13"/>
          <w:sz w:val="17"/>
        </w:rPr>
        <w:t xml:space="preserve">Sciences Po, Observatoire </w:t>
      </w:r>
      <w:ins w:id="40" w:author="David Quin" w:date="2018-12-03T14:27:00Z">
        <w:r w:rsidR="00B637CF" w:rsidRPr="00B80A37">
          <w:rPr>
            <w:rFonts w:ascii="Times New Roman" w:hAnsi="Times New Roman"/>
            <w:color w:val="000000"/>
            <w:spacing w:val="13"/>
            <w:sz w:val="17"/>
          </w:rPr>
          <w:t xml:space="preserve">Français </w:t>
        </w:r>
      </w:ins>
      <w:del w:id="41" w:author="David Quin" w:date="2018-12-03T14:27:00Z">
        <w:r w:rsidR="002B38CB" w:rsidRPr="00B80A37" w:rsidDel="00B637CF">
          <w:rPr>
            <w:rFonts w:ascii="Times New Roman" w:hAnsi="Times New Roman"/>
            <w:color w:val="000000"/>
            <w:spacing w:val="13"/>
            <w:sz w:val="17"/>
          </w:rPr>
          <w:delText xml:space="preserve">Francais </w:delText>
        </w:r>
      </w:del>
      <w:r w:rsidR="002B38CB" w:rsidRPr="00B80A37">
        <w:rPr>
          <w:rFonts w:ascii="Times New Roman" w:hAnsi="Times New Roman"/>
          <w:color w:val="000000"/>
          <w:spacing w:val="13"/>
          <w:sz w:val="17"/>
        </w:rPr>
        <w:t>des Conjonctures Economiques (OFCE), 75014 PARIS, FRANCE</w:t>
      </w:r>
    </w:p>
    <w:p w14:paraId="7B501512" w14:textId="77777777" w:rsidR="003A20D6" w:rsidRPr="00B80A37" w:rsidRDefault="002B38CB">
      <w:pPr>
        <w:ind w:right="72" w:firstLine="216"/>
        <w:rPr>
          <w:rFonts w:ascii="Times New Roman" w:hAnsi="Times New Roman"/>
          <w:color w:val="000000"/>
          <w:spacing w:val="13"/>
          <w:sz w:val="17"/>
        </w:rPr>
        <w:pPrChange w:id="42" w:author="David Quin" w:date="2018-12-03T14:01:00Z">
          <w:pPr>
            <w:spacing w:before="36"/>
          </w:pPr>
        </w:pPrChange>
      </w:pPr>
      <w:r w:rsidRPr="00B80A37">
        <w:rPr>
          <w:rFonts w:ascii="Times New Roman" w:hAnsi="Times New Roman"/>
          <w:color w:val="000000"/>
          <w:spacing w:val="13"/>
          <w:sz w:val="17"/>
        </w:rPr>
        <w:t xml:space="preserve">; email: </w:t>
      </w:r>
      <w:ins w:id="43" w:author="David Quin" w:date="2018-12-03T14:33:00Z">
        <w:r w:rsidR="00ED10CF" w:rsidRPr="00B80A37">
          <w:rPr>
            <w:rFonts w:ascii="Times New Roman" w:hAnsi="Times New Roman"/>
            <w:b/>
            <w:color w:val="000000"/>
            <w:spacing w:val="13"/>
            <w:sz w:val="16"/>
          </w:rPr>
          <w:fldChar w:fldCharType="begin"/>
        </w:r>
        <w:r w:rsidR="00ED10CF" w:rsidRPr="00B80A37">
          <w:rPr>
            <w:rFonts w:ascii="Times New Roman" w:hAnsi="Times New Roman"/>
            <w:b/>
            <w:color w:val="000000"/>
            <w:spacing w:val="13"/>
            <w:sz w:val="16"/>
          </w:rPr>
          <w:instrText xml:space="preserve"> HYPERLINK "mailto:</w:instrText>
        </w:r>
      </w:ins>
      <w:r w:rsidR="00ED10CF" w:rsidRPr="00B80A37">
        <w:rPr>
          <w:rFonts w:ascii="Times New Roman" w:hAnsi="Times New Roman"/>
          <w:b/>
          <w:color w:val="000000"/>
          <w:spacing w:val="13"/>
          <w:sz w:val="16"/>
        </w:rPr>
        <w:instrText>guillaume.daudin@dauphine</w:instrText>
      </w:r>
      <w:ins w:id="44" w:author="David Quin" w:date="2018-12-03T14:28:00Z">
        <w:r w:rsidR="00ED10CF" w:rsidRPr="00B80A37">
          <w:rPr>
            <w:rFonts w:ascii="Times New Roman" w:hAnsi="Times New Roman"/>
            <w:b/>
            <w:color w:val="000000"/>
            <w:spacing w:val="13"/>
            <w:sz w:val="16"/>
          </w:rPr>
          <w:instrText>.</w:instrText>
        </w:r>
      </w:ins>
      <w:r w:rsidR="00ED10CF" w:rsidRPr="00B80A37">
        <w:rPr>
          <w:rFonts w:ascii="Times New Roman" w:hAnsi="Times New Roman"/>
          <w:b/>
          <w:color w:val="000000"/>
          <w:spacing w:val="13"/>
          <w:sz w:val="16"/>
        </w:rPr>
        <w:instrText>fr</w:instrText>
      </w:r>
      <w:ins w:id="45" w:author="David Quin" w:date="2018-12-03T14:33:00Z">
        <w:r w:rsidR="00ED10CF" w:rsidRPr="00B80A37">
          <w:rPr>
            <w:rFonts w:ascii="Times New Roman" w:hAnsi="Times New Roman"/>
            <w:b/>
            <w:color w:val="000000"/>
            <w:spacing w:val="13"/>
            <w:sz w:val="16"/>
          </w:rPr>
          <w:instrText xml:space="preserve">" </w:instrText>
        </w:r>
        <w:r w:rsidR="00ED10CF" w:rsidRPr="00B80A37">
          <w:rPr>
            <w:rFonts w:ascii="Times New Roman" w:hAnsi="Times New Roman"/>
            <w:b/>
            <w:color w:val="000000"/>
            <w:spacing w:val="13"/>
            <w:sz w:val="16"/>
          </w:rPr>
          <w:fldChar w:fldCharType="separate"/>
        </w:r>
      </w:ins>
      <w:r w:rsidR="00ED10CF" w:rsidRPr="00B80A37">
        <w:rPr>
          <w:rStyle w:val="Hyperlink"/>
          <w:rFonts w:ascii="Times New Roman" w:hAnsi="Times New Roman"/>
          <w:b/>
          <w:spacing w:val="13"/>
          <w:sz w:val="16"/>
        </w:rPr>
        <w:t>guillaume</w:t>
      </w:r>
      <w:del w:id="46" w:author="David Quin" w:date="2018-12-03T14:28:00Z">
        <w:r w:rsidR="00ED10CF" w:rsidRPr="00B80A37" w:rsidDel="00B637CF">
          <w:rPr>
            <w:rStyle w:val="Hyperlink"/>
            <w:rFonts w:ascii="Times New Roman" w:hAnsi="Times New Roman"/>
            <w:b/>
            <w:spacing w:val="13"/>
            <w:sz w:val="16"/>
          </w:rPr>
          <w:delText xml:space="preserve"> </w:delText>
        </w:r>
      </w:del>
      <w:r w:rsidR="00ED10CF" w:rsidRPr="00B80A37">
        <w:rPr>
          <w:rStyle w:val="Hyperlink"/>
          <w:rFonts w:ascii="Times New Roman" w:hAnsi="Times New Roman"/>
          <w:b/>
          <w:spacing w:val="13"/>
          <w:sz w:val="16"/>
        </w:rPr>
        <w:t>.</w:t>
      </w:r>
      <w:del w:id="47" w:author="David Quin" w:date="2018-12-03T14:28:00Z">
        <w:r w:rsidR="00ED10CF" w:rsidRPr="00B80A37" w:rsidDel="00B637CF">
          <w:rPr>
            <w:rStyle w:val="Hyperlink"/>
            <w:rFonts w:ascii="Times New Roman" w:hAnsi="Times New Roman"/>
            <w:b/>
            <w:spacing w:val="13"/>
            <w:sz w:val="16"/>
          </w:rPr>
          <w:delText xml:space="preserve"> </w:delText>
        </w:r>
      </w:del>
      <w:r w:rsidR="00ED10CF" w:rsidRPr="00B80A37">
        <w:rPr>
          <w:rStyle w:val="Hyperlink"/>
          <w:rFonts w:ascii="Times New Roman" w:hAnsi="Times New Roman"/>
          <w:b/>
          <w:spacing w:val="13"/>
          <w:sz w:val="16"/>
        </w:rPr>
        <w:t>daudin@dauphine</w:t>
      </w:r>
      <w:ins w:id="48" w:author="David Quin" w:date="2018-12-03T14:28:00Z">
        <w:r w:rsidR="00ED10CF" w:rsidRPr="00B80A37">
          <w:rPr>
            <w:rStyle w:val="Hyperlink"/>
            <w:rFonts w:ascii="Times New Roman" w:hAnsi="Times New Roman"/>
            <w:b/>
            <w:spacing w:val="13"/>
            <w:sz w:val="16"/>
          </w:rPr>
          <w:t>.</w:t>
        </w:r>
      </w:ins>
      <w:del w:id="49" w:author="David Quin" w:date="2018-12-03T14:28:00Z">
        <w:r w:rsidR="00ED10CF" w:rsidRPr="00B80A37" w:rsidDel="00B637CF">
          <w:rPr>
            <w:rStyle w:val="Hyperlink"/>
            <w:rFonts w:ascii="Times New Roman" w:hAnsi="Times New Roman"/>
            <w:b/>
            <w:spacing w:val="13"/>
            <w:sz w:val="16"/>
          </w:rPr>
          <w:delText xml:space="preserve"> </w:delText>
        </w:r>
      </w:del>
      <w:r w:rsidR="00ED10CF" w:rsidRPr="00B80A37">
        <w:rPr>
          <w:rStyle w:val="Hyperlink"/>
          <w:rFonts w:ascii="Times New Roman" w:hAnsi="Times New Roman"/>
          <w:b/>
          <w:spacing w:val="13"/>
          <w:sz w:val="16"/>
        </w:rPr>
        <w:t>fr</w:t>
      </w:r>
      <w:ins w:id="50" w:author="David Quin" w:date="2018-12-03T14:33:00Z">
        <w:r w:rsidR="00ED10CF" w:rsidRPr="00B80A37">
          <w:rPr>
            <w:rFonts w:ascii="Times New Roman" w:hAnsi="Times New Roman"/>
            <w:b/>
            <w:color w:val="000000"/>
            <w:spacing w:val="13"/>
            <w:sz w:val="16"/>
          </w:rPr>
          <w:fldChar w:fldCharType="end"/>
        </w:r>
        <w:r w:rsidR="00ED10CF" w:rsidRPr="00B80A37">
          <w:rPr>
            <w:rFonts w:ascii="Times New Roman" w:hAnsi="Times New Roman"/>
            <w:b/>
            <w:color w:val="000000"/>
            <w:spacing w:val="13"/>
            <w:sz w:val="16"/>
          </w:rPr>
          <w:t xml:space="preserve"> </w:t>
        </w:r>
      </w:ins>
    </w:p>
    <w:p w14:paraId="4A453CF6" w14:textId="77777777" w:rsidR="003A20D6" w:rsidRPr="00B80A37" w:rsidRDefault="0039060C">
      <w:pPr>
        <w:spacing w:before="36"/>
        <w:ind w:right="72" w:firstLine="216"/>
        <w:rPr>
          <w:rFonts w:ascii="Times New Roman" w:hAnsi="Times New Roman"/>
          <w:color w:val="000000"/>
          <w:spacing w:val="14"/>
          <w:sz w:val="17"/>
        </w:rPr>
      </w:pPr>
      <w:ins w:id="51" w:author="David Quin" w:date="2018-12-03T14:00:00Z">
        <w:r w:rsidRPr="00B80A37">
          <w:rPr>
            <w:rFonts w:ascii="Lucida Sans Unicode" w:hAnsi="Lucida Sans Unicode"/>
            <w:spacing w:val="9"/>
            <w:w w:val="90"/>
            <w:position w:val="8"/>
            <w:sz w:val="12"/>
          </w:rPr>
          <w:t>‡</w:t>
        </w:r>
      </w:ins>
      <w:del w:id="52" w:author="David Quin" w:date="2018-12-03T14:00:00Z">
        <w:r w:rsidR="002B38CB" w:rsidRPr="00B80A37" w:rsidDel="0039060C">
          <w:rPr>
            <w:rFonts w:ascii="Times New Roman" w:hAnsi="Times New Roman"/>
            <w:color w:val="000000"/>
            <w:spacing w:val="14"/>
            <w:sz w:val="17"/>
          </w:rPr>
          <w:delText>I</w:delText>
        </w:r>
      </w:del>
      <w:ins w:id="53" w:author="David Quin" w:date="2018-12-03T14:01:00Z">
        <w:r w:rsidRPr="00B80A37">
          <w:rPr>
            <w:rFonts w:ascii="Times New Roman" w:hAnsi="Times New Roman"/>
            <w:color w:val="000000"/>
            <w:spacing w:val="9"/>
            <w:sz w:val="17"/>
          </w:rPr>
          <w:t xml:space="preserve"> Université </w:t>
        </w:r>
      </w:ins>
      <w:del w:id="54" w:author="David Quin" w:date="2018-12-03T14:01:00Z">
        <w:r w:rsidR="002B38CB" w:rsidRPr="00B80A37" w:rsidDel="0039060C">
          <w:rPr>
            <w:rFonts w:ascii="Times New Roman" w:hAnsi="Times New Roman"/>
            <w:color w:val="000000"/>
            <w:spacing w:val="14"/>
            <w:sz w:val="17"/>
          </w:rPr>
          <w:delText xml:space="preserve">Universite </w:delText>
        </w:r>
      </w:del>
      <w:r w:rsidR="002B38CB" w:rsidRPr="00B80A37">
        <w:rPr>
          <w:rFonts w:ascii="Times New Roman" w:hAnsi="Times New Roman"/>
          <w:color w:val="000000"/>
          <w:spacing w:val="14"/>
          <w:sz w:val="17"/>
        </w:rPr>
        <w:t xml:space="preserve">de Lille </w:t>
      </w:r>
      <w:ins w:id="55" w:author="David Quin" w:date="2018-12-03T14:00:00Z">
        <w:r w:rsidRPr="00B80A37">
          <w:rPr>
            <w:rFonts w:ascii="Times New Roman" w:hAnsi="Times New Roman"/>
            <w:color w:val="000000"/>
            <w:spacing w:val="14"/>
            <w:sz w:val="17"/>
          </w:rPr>
          <w:t xml:space="preserve">– </w:t>
        </w:r>
      </w:ins>
      <w:del w:id="56" w:author="David Quin" w:date="2018-12-03T14:00:00Z">
        <w:r w:rsidR="002B38CB" w:rsidRPr="00B80A37" w:rsidDel="0039060C">
          <w:rPr>
            <w:rFonts w:ascii="Times New Roman" w:hAnsi="Times New Roman"/>
            <w:color w:val="000000"/>
            <w:spacing w:val="14"/>
            <w:sz w:val="17"/>
          </w:rPr>
          <w:delText xml:space="preserve">- </w:delText>
        </w:r>
      </w:del>
      <w:r w:rsidR="002B38CB" w:rsidRPr="00B80A37">
        <w:rPr>
          <w:rFonts w:ascii="Times New Roman" w:hAnsi="Times New Roman"/>
          <w:color w:val="000000"/>
          <w:spacing w:val="14"/>
          <w:sz w:val="17"/>
        </w:rPr>
        <w:t xml:space="preserve">LEM-CNRS UMR 9221, France </w:t>
      </w:r>
      <w:r w:rsidR="002B38CB" w:rsidRPr="00B80A37">
        <w:rPr>
          <w:rFonts w:ascii="Times New Roman" w:hAnsi="Times New Roman"/>
          <w:i/>
          <w:color w:val="000000"/>
          <w:spacing w:val="14"/>
          <w:sz w:val="19"/>
        </w:rPr>
        <w:t xml:space="preserve">&amp; </w:t>
      </w:r>
      <w:r w:rsidR="002B38CB" w:rsidRPr="00B80A37">
        <w:rPr>
          <w:rFonts w:ascii="Times New Roman" w:hAnsi="Times New Roman"/>
          <w:color w:val="000000"/>
          <w:spacing w:val="14"/>
          <w:sz w:val="17"/>
        </w:rPr>
        <w:t xml:space="preserve">CEPII, France; email: </w:t>
      </w:r>
      <w:ins w:id="57" w:author="David Quin" w:date="2018-12-03T14:33:00Z">
        <w:r w:rsidR="00ED10CF" w:rsidRPr="00B80A37">
          <w:rPr>
            <w:rFonts w:ascii="Times New Roman" w:hAnsi="Times New Roman"/>
            <w:b/>
            <w:color w:val="000000"/>
            <w:spacing w:val="14"/>
            <w:sz w:val="16"/>
          </w:rPr>
          <w:fldChar w:fldCharType="begin"/>
        </w:r>
        <w:r w:rsidR="00ED10CF" w:rsidRPr="00B80A37">
          <w:rPr>
            <w:rFonts w:ascii="Times New Roman" w:hAnsi="Times New Roman"/>
            <w:b/>
            <w:color w:val="000000"/>
            <w:spacing w:val="14"/>
            <w:sz w:val="16"/>
          </w:rPr>
          <w:instrText xml:space="preserve"> HYPERLINK "mailto:</w:instrText>
        </w:r>
      </w:ins>
      <w:r w:rsidR="00ED10CF" w:rsidRPr="00B80A37">
        <w:rPr>
          <w:rFonts w:ascii="Times New Roman" w:hAnsi="Times New Roman"/>
          <w:b/>
          <w:color w:val="000000"/>
          <w:spacing w:val="14"/>
          <w:sz w:val="16"/>
        </w:rPr>
        <w:instrText>jerome.hericourt@</w:instrText>
      </w:r>
      <w:r w:rsidR="00ED10CF" w:rsidRPr="00B80A37">
        <w:rPr>
          <w:rFonts w:ascii="Times New Roman" w:hAnsi="Times New Roman"/>
          <w:b/>
          <w:color w:val="000000"/>
          <w:spacing w:val="16"/>
          <w:sz w:val="18"/>
        </w:rPr>
        <w:instrText>univ-lille.</w:instrText>
      </w:r>
      <w:r w:rsidR="00ED10CF" w:rsidRPr="00B80A37">
        <w:rPr>
          <w:rFonts w:ascii="Times New Roman" w:hAnsi="Times New Roman"/>
          <w:b/>
          <w:color w:val="000000"/>
          <w:spacing w:val="16"/>
          <w:sz w:val="16"/>
        </w:rPr>
        <w:instrText>fr</w:instrText>
      </w:r>
      <w:ins w:id="58" w:author="David Quin" w:date="2018-12-03T14:33:00Z">
        <w:r w:rsidR="00ED10CF" w:rsidRPr="00B80A37">
          <w:rPr>
            <w:rFonts w:ascii="Times New Roman" w:hAnsi="Times New Roman"/>
            <w:b/>
            <w:color w:val="000000"/>
            <w:spacing w:val="14"/>
            <w:sz w:val="16"/>
          </w:rPr>
          <w:instrText xml:space="preserve">" </w:instrText>
        </w:r>
        <w:r w:rsidR="00ED10CF" w:rsidRPr="00B80A37">
          <w:rPr>
            <w:rFonts w:ascii="Times New Roman" w:hAnsi="Times New Roman"/>
            <w:b/>
            <w:color w:val="000000"/>
            <w:spacing w:val="14"/>
            <w:sz w:val="16"/>
          </w:rPr>
          <w:fldChar w:fldCharType="separate"/>
        </w:r>
      </w:ins>
      <w:r w:rsidR="00ED10CF" w:rsidRPr="00B80A37">
        <w:rPr>
          <w:rStyle w:val="Hyperlink"/>
          <w:rFonts w:ascii="Times New Roman" w:hAnsi="Times New Roman"/>
          <w:b/>
          <w:spacing w:val="14"/>
          <w:sz w:val="16"/>
        </w:rPr>
        <w:t>j</w:t>
      </w:r>
      <w:del w:id="59" w:author="David Quin" w:date="2018-12-03T14:28:00Z">
        <w:r w:rsidR="00ED10CF" w:rsidRPr="00B80A37" w:rsidDel="00B637CF">
          <w:rPr>
            <w:rStyle w:val="Hyperlink"/>
            <w:rFonts w:ascii="Times New Roman" w:hAnsi="Times New Roman"/>
            <w:b/>
            <w:spacing w:val="14"/>
            <w:sz w:val="16"/>
          </w:rPr>
          <w:delText xml:space="preserve"> </w:delText>
        </w:r>
      </w:del>
      <w:r w:rsidR="00ED10CF" w:rsidRPr="00B80A37">
        <w:rPr>
          <w:rStyle w:val="Hyperlink"/>
          <w:rFonts w:ascii="Times New Roman" w:hAnsi="Times New Roman"/>
          <w:b/>
          <w:spacing w:val="14"/>
          <w:sz w:val="16"/>
        </w:rPr>
        <w:t>erome</w:t>
      </w:r>
      <w:del w:id="60" w:author="David Quin" w:date="2018-12-03T14:28:00Z">
        <w:r w:rsidR="00ED10CF" w:rsidRPr="00B80A37" w:rsidDel="00B637CF">
          <w:rPr>
            <w:rStyle w:val="Hyperlink"/>
            <w:rFonts w:ascii="Times New Roman" w:hAnsi="Times New Roman"/>
            <w:b/>
            <w:spacing w:val="14"/>
            <w:sz w:val="16"/>
          </w:rPr>
          <w:delText xml:space="preserve"> </w:delText>
        </w:r>
      </w:del>
      <w:r w:rsidR="00ED10CF" w:rsidRPr="00B80A37">
        <w:rPr>
          <w:rStyle w:val="Hyperlink"/>
          <w:rFonts w:ascii="Times New Roman" w:hAnsi="Times New Roman"/>
          <w:b/>
          <w:spacing w:val="14"/>
          <w:sz w:val="16"/>
        </w:rPr>
        <w:t>.hericourt@</w:t>
      </w:r>
      <w:del w:id="61" w:author="David Quin" w:date="2018-12-03T14:28:00Z">
        <w:r w:rsidR="00ED10CF" w:rsidRPr="00B80A37" w:rsidDel="00B637CF">
          <w:rPr>
            <w:rStyle w:val="Hyperlink"/>
            <w:rFonts w:ascii="Times New Roman" w:hAnsi="Times New Roman"/>
            <w:b/>
            <w:spacing w:val="14"/>
            <w:sz w:val="16"/>
          </w:rPr>
          <w:delText xml:space="preserve"> </w:delText>
        </w:r>
      </w:del>
      <w:r w:rsidR="00ED10CF" w:rsidRPr="00B80A37">
        <w:rPr>
          <w:rStyle w:val="Hyperlink"/>
          <w:rFonts w:ascii="Times New Roman" w:hAnsi="Times New Roman"/>
          <w:b/>
          <w:spacing w:val="16"/>
          <w:sz w:val="18"/>
        </w:rPr>
        <w:t>univ-lille.</w:t>
      </w:r>
      <w:del w:id="62" w:author="David Quin" w:date="2018-12-03T14:28:00Z">
        <w:r w:rsidR="00ED10CF" w:rsidRPr="00B80A37" w:rsidDel="00B637CF">
          <w:rPr>
            <w:rStyle w:val="Hyperlink"/>
            <w:rFonts w:ascii="Times New Roman" w:hAnsi="Times New Roman"/>
            <w:b/>
            <w:spacing w:val="16"/>
            <w:sz w:val="18"/>
          </w:rPr>
          <w:delText xml:space="preserve"> </w:delText>
        </w:r>
      </w:del>
      <w:r w:rsidR="00ED10CF" w:rsidRPr="00B80A37">
        <w:rPr>
          <w:rStyle w:val="Hyperlink"/>
          <w:rFonts w:ascii="Times New Roman" w:hAnsi="Times New Roman"/>
          <w:b/>
          <w:spacing w:val="16"/>
          <w:sz w:val="16"/>
        </w:rPr>
        <w:t>fr</w:t>
      </w:r>
      <w:ins w:id="63" w:author="David Quin" w:date="2018-12-03T14:33:00Z">
        <w:r w:rsidR="00ED10CF" w:rsidRPr="00B80A37">
          <w:rPr>
            <w:rFonts w:ascii="Times New Roman" w:hAnsi="Times New Roman"/>
            <w:b/>
            <w:color w:val="000000"/>
            <w:spacing w:val="14"/>
            <w:sz w:val="16"/>
          </w:rPr>
          <w:fldChar w:fldCharType="end"/>
        </w:r>
        <w:r w:rsidR="00ED10CF" w:rsidRPr="00B80A37">
          <w:rPr>
            <w:rFonts w:ascii="Times New Roman" w:hAnsi="Times New Roman"/>
            <w:b/>
            <w:color w:val="000000"/>
            <w:spacing w:val="16"/>
            <w:sz w:val="16"/>
          </w:rPr>
          <w:t xml:space="preserve"> </w:t>
        </w:r>
      </w:ins>
    </w:p>
    <w:p w14:paraId="5D409915" w14:textId="77777777" w:rsidR="003A20D6" w:rsidRPr="00B80A37" w:rsidRDefault="0039060C">
      <w:pPr>
        <w:spacing w:before="36"/>
        <w:ind w:right="72" w:firstLine="288"/>
        <w:rPr>
          <w:rFonts w:ascii="Times New Roman" w:hAnsi="Times New Roman"/>
          <w:color w:val="000000"/>
          <w:spacing w:val="9"/>
          <w:w w:val="120"/>
          <w:sz w:val="17"/>
        </w:rPr>
      </w:pPr>
      <w:ins w:id="64" w:author="David Quin" w:date="2018-12-03T14:00:00Z">
        <w:r w:rsidRPr="00B80A37">
          <w:rPr>
            <w:rFonts w:ascii="Lucida Sans Unicode" w:hAnsi="Lucida Sans Unicode"/>
            <w:spacing w:val="9"/>
            <w:w w:val="90"/>
            <w:position w:val="8"/>
            <w:sz w:val="12"/>
          </w:rPr>
          <w:t>§</w:t>
        </w:r>
      </w:ins>
      <w:ins w:id="65" w:author="David Quin" w:date="2018-12-03T14:01:00Z">
        <w:r w:rsidRPr="00B80A37">
          <w:rPr>
            <w:rFonts w:ascii="Lucida Sans Unicode" w:hAnsi="Lucida Sans Unicode"/>
            <w:spacing w:val="9"/>
            <w:w w:val="90"/>
            <w:position w:val="8"/>
            <w:sz w:val="12"/>
          </w:rPr>
          <w:t xml:space="preserve"> </w:t>
        </w:r>
      </w:ins>
      <w:r w:rsidR="002B38CB" w:rsidRPr="00B80A37">
        <w:rPr>
          <w:rFonts w:ascii="Times New Roman" w:hAnsi="Times New Roman"/>
          <w:color w:val="000000"/>
          <w:spacing w:val="9"/>
          <w:w w:val="120"/>
          <w:sz w:val="17"/>
        </w:rPr>
        <w:t xml:space="preserve">Corresponding </w:t>
      </w:r>
      <w:r w:rsidR="002B38CB" w:rsidRPr="00B80A37">
        <w:rPr>
          <w:rFonts w:ascii="Times New Roman" w:hAnsi="Times New Roman"/>
          <w:color w:val="000000"/>
          <w:spacing w:val="9"/>
          <w:sz w:val="17"/>
        </w:rPr>
        <w:t xml:space="preserve">author. </w:t>
      </w:r>
      <w:ins w:id="66" w:author="David Quin" w:date="2018-12-03T14:01:00Z">
        <w:r w:rsidRPr="00B80A37">
          <w:rPr>
            <w:rFonts w:ascii="Times New Roman" w:hAnsi="Times New Roman"/>
            <w:color w:val="000000"/>
            <w:spacing w:val="9"/>
            <w:sz w:val="17"/>
          </w:rPr>
          <w:t xml:space="preserve">Université </w:t>
        </w:r>
      </w:ins>
      <w:del w:id="67" w:author="David Quin" w:date="2018-12-03T14:01:00Z">
        <w:r w:rsidR="002B38CB" w:rsidRPr="00B80A37" w:rsidDel="0039060C">
          <w:rPr>
            <w:rFonts w:ascii="Times New Roman" w:hAnsi="Times New Roman"/>
            <w:color w:val="000000"/>
            <w:spacing w:val="9"/>
            <w:sz w:val="17"/>
          </w:rPr>
          <w:delText xml:space="preserve">Universite </w:delText>
        </w:r>
      </w:del>
      <w:r w:rsidR="002B38CB" w:rsidRPr="00B80A37">
        <w:rPr>
          <w:rFonts w:ascii="Times New Roman" w:hAnsi="Times New Roman"/>
          <w:color w:val="000000"/>
          <w:spacing w:val="9"/>
          <w:sz w:val="17"/>
        </w:rPr>
        <w:t xml:space="preserve">Paris-Dauphine </w:t>
      </w:r>
      <w:r w:rsidR="002B38CB" w:rsidRPr="00B80A37">
        <w:rPr>
          <w:rFonts w:ascii="Times New Roman" w:hAnsi="Times New Roman"/>
          <w:i/>
          <w:color w:val="000000"/>
          <w:spacing w:val="9"/>
          <w:sz w:val="19"/>
        </w:rPr>
        <w:t xml:space="preserve">&amp; </w:t>
      </w:r>
      <w:r w:rsidR="002B38CB" w:rsidRPr="00B80A37">
        <w:rPr>
          <w:rFonts w:ascii="Times New Roman" w:hAnsi="Times New Roman"/>
          <w:color w:val="000000"/>
          <w:spacing w:val="9"/>
          <w:sz w:val="17"/>
        </w:rPr>
        <w:t xml:space="preserve">PSL University, LEDa, 75016 PARIS, FRANCE; </w:t>
      </w:r>
      <w:r w:rsidR="002B38CB" w:rsidRPr="00B80A37">
        <w:rPr>
          <w:rFonts w:ascii="Times New Roman" w:hAnsi="Times New Roman"/>
          <w:color w:val="000000"/>
          <w:spacing w:val="12"/>
          <w:sz w:val="17"/>
        </w:rPr>
        <w:t xml:space="preserve">email: </w:t>
      </w:r>
      <w:ins w:id="68" w:author="David Quin" w:date="2018-12-03T14:29:00Z">
        <w:r w:rsidR="00B637CF" w:rsidRPr="00B80A37">
          <w:rPr>
            <w:rFonts w:ascii="Times New Roman" w:hAnsi="Times New Roman"/>
            <w:b/>
            <w:color w:val="0000FF"/>
            <w:spacing w:val="12"/>
            <w:sz w:val="18"/>
            <w:u w:val="single"/>
          </w:rPr>
          <w:t>li</w:t>
        </w:r>
      </w:ins>
      <w:del w:id="69" w:author="David Quin" w:date="2018-12-03T14:29:00Z">
        <w:r w:rsidR="002B38CB" w:rsidRPr="00B80A37" w:rsidDel="00B637CF">
          <w:rPr>
            <w:rFonts w:ascii="Times New Roman" w:hAnsi="Times New Roman"/>
            <w:b/>
            <w:color w:val="0000FF"/>
            <w:spacing w:val="12"/>
            <w:sz w:val="18"/>
            <w:u w:val="single"/>
          </w:rPr>
          <w:delText>U</w:delText>
        </w:r>
      </w:del>
      <w:r w:rsidR="002B38CB" w:rsidRPr="00B80A37">
        <w:rPr>
          <w:rFonts w:ascii="Times New Roman" w:hAnsi="Times New Roman"/>
          <w:b/>
          <w:color w:val="0000FF"/>
          <w:spacing w:val="12"/>
          <w:sz w:val="18"/>
          <w:u w:val="single"/>
        </w:rPr>
        <w:t>se.</w:t>
      </w:r>
      <w:del w:id="70" w:author="David Quin" w:date="2018-12-03T14:29:00Z">
        <w:r w:rsidR="002B38CB" w:rsidRPr="00B80A37" w:rsidDel="00B637CF">
          <w:rPr>
            <w:rFonts w:ascii="Times New Roman" w:hAnsi="Times New Roman"/>
            <w:b/>
            <w:color w:val="0000FF"/>
            <w:spacing w:val="12"/>
            <w:sz w:val="18"/>
            <w:u w:val="single"/>
          </w:rPr>
          <w:delText xml:space="preserve"> </w:delText>
        </w:r>
      </w:del>
      <w:r w:rsidR="002B38CB" w:rsidRPr="00B80A37">
        <w:rPr>
          <w:rFonts w:ascii="Times New Roman" w:hAnsi="Times New Roman"/>
          <w:b/>
          <w:color w:val="0000FF"/>
          <w:spacing w:val="12"/>
          <w:sz w:val="16"/>
          <w:u w:val="single"/>
        </w:rPr>
        <w:t>patureau@dauphine</w:t>
      </w:r>
      <w:del w:id="71" w:author="David Quin" w:date="2018-12-03T14:28:00Z">
        <w:r w:rsidR="002B38CB" w:rsidRPr="00B80A37" w:rsidDel="00B637CF">
          <w:rPr>
            <w:rFonts w:ascii="Times New Roman" w:hAnsi="Times New Roman"/>
            <w:b/>
            <w:color w:val="0000FF"/>
            <w:spacing w:val="12"/>
            <w:sz w:val="16"/>
            <w:u w:val="single"/>
          </w:rPr>
          <w:delText xml:space="preserve"> </w:delText>
        </w:r>
      </w:del>
      <w:r w:rsidR="002B38CB" w:rsidRPr="00B80A37">
        <w:rPr>
          <w:rFonts w:ascii="Times New Roman" w:hAnsi="Times New Roman"/>
          <w:b/>
          <w:color w:val="0000FF"/>
          <w:spacing w:val="12"/>
          <w:sz w:val="16"/>
          <w:u w:val="single"/>
        </w:rPr>
        <w:t>.</w:t>
      </w:r>
      <w:del w:id="72" w:author="David Quin" w:date="2018-12-03T14:28:00Z">
        <w:r w:rsidR="002B38CB" w:rsidRPr="00B80A37" w:rsidDel="00B637CF">
          <w:rPr>
            <w:rFonts w:ascii="Times New Roman" w:hAnsi="Times New Roman"/>
            <w:b/>
            <w:color w:val="0000FF"/>
            <w:spacing w:val="12"/>
            <w:sz w:val="16"/>
            <w:u w:val="single"/>
          </w:rPr>
          <w:delText xml:space="preserve"> </w:delText>
        </w:r>
      </w:del>
      <w:r w:rsidR="002B38CB" w:rsidRPr="00B80A37">
        <w:rPr>
          <w:rFonts w:ascii="Times New Roman" w:hAnsi="Times New Roman"/>
          <w:b/>
          <w:color w:val="0000FF"/>
          <w:spacing w:val="12"/>
          <w:sz w:val="16"/>
          <w:u w:val="single"/>
        </w:rPr>
        <w:t>fr</w:t>
      </w:r>
    </w:p>
    <w:p w14:paraId="26519BAB" w14:textId="77777777" w:rsidR="00125AF5" w:rsidRPr="00B80A37" w:rsidRDefault="00125AF5">
      <w:pPr>
        <w:sectPr w:rsidR="00125AF5" w:rsidRPr="00B80A37" w:rsidSect="00AA166F">
          <w:footerReference w:type="even" r:id="rId8"/>
          <w:pgSz w:w="11918" w:h="16854"/>
          <w:pgMar w:top="1718" w:right="1571" w:bottom="958" w:left="1644" w:header="720" w:footer="720" w:gutter="0"/>
          <w:cols w:space="720"/>
        </w:sectPr>
      </w:pPr>
    </w:p>
    <w:p w14:paraId="123DB42A" w14:textId="68913957" w:rsidR="003A20D6" w:rsidRPr="00B80A37" w:rsidRDefault="003A20D6">
      <w:pPr>
        <w:sectPr w:rsidR="003A20D6" w:rsidRPr="00B80A37" w:rsidSect="00125AF5">
          <w:type w:val="continuous"/>
          <w:pgSz w:w="11918" w:h="16854"/>
          <w:pgMar w:top="1718" w:right="1571" w:bottom="958" w:left="1644" w:header="720" w:footer="720" w:gutter="0"/>
          <w:cols w:space="720"/>
        </w:sectPr>
      </w:pPr>
    </w:p>
    <w:p w14:paraId="64357A8F" w14:textId="77777777" w:rsidR="003A20D6" w:rsidRPr="00B80A37" w:rsidRDefault="002B38CB">
      <w:pPr>
        <w:spacing w:line="276" w:lineRule="exact"/>
        <w:rPr>
          <w:rFonts w:ascii="Times New Roman" w:hAnsi="Times New Roman"/>
          <w:b/>
          <w:color w:val="000000"/>
          <w:spacing w:val="24"/>
          <w:sz w:val="28"/>
        </w:rPr>
      </w:pPr>
      <w:r w:rsidRPr="00B80A37">
        <w:rPr>
          <w:rFonts w:ascii="Times New Roman" w:hAnsi="Times New Roman"/>
          <w:b/>
          <w:color w:val="000000"/>
          <w:spacing w:val="24"/>
          <w:sz w:val="28"/>
        </w:rPr>
        <w:lastRenderedPageBreak/>
        <w:t>1 Introduction</w:t>
      </w:r>
    </w:p>
    <w:p w14:paraId="72ABAED7" w14:textId="77777777" w:rsidR="003A20D6" w:rsidRPr="00B80A37" w:rsidRDefault="002B38CB">
      <w:pPr>
        <w:spacing w:before="216" w:line="314" w:lineRule="exact"/>
        <w:ind w:right="72"/>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Trade costs are central to international economic analysis. In particular, they are known </w:t>
      </w:r>
      <w:r w:rsidRPr="00B80A37">
        <w:rPr>
          <w:rFonts w:ascii="Times New Roman" w:hAnsi="Times New Roman"/>
          <w:color w:val="000000"/>
          <w:spacing w:val="-3"/>
          <w:w w:val="115"/>
          <w:sz w:val="21"/>
        </w:rPr>
        <w:t xml:space="preserve">to be a major obstacle to international economic integration and international trade flows. </w:t>
      </w:r>
      <w:r w:rsidRPr="00B80A37">
        <w:rPr>
          <w:rFonts w:ascii="Times New Roman" w:hAnsi="Times New Roman"/>
          <w:color w:val="000000"/>
          <w:spacing w:val="-4"/>
          <w:w w:val="115"/>
          <w:sz w:val="21"/>
        </w:rPr>
        <w:t xml:space="preserve">Based on panel data, Novy (2013) finds that </w:t>
      </w:r>
      <w:ins w:id="76" w:author="David Quin" w:date="2018-12-03T14:06:00Z">
        <w:r w:rsidRPr="00B80A37">
          <w:rPr>
            <w:rFonts w:ascii="Times New Roman" w:hAnsi="Times New Roman"/>
            <w:color w:val="000000"/>
            <w:spacing w:val="-4"/>
            <w:w w:val="115"/>
            <w:sz w:val="21"/>
          </w:rPr>
          <w:t xml:space="preserve">US </w:t>
        </w:r>
      </w:ins>
      <w:del w:id="77" w:author="David Quin" w:date="2018-12-03T14:06:00Z">
        <w:r w:rsidRPr="00B80A37" w:rsidDel="002B38CB">
          <w:rPr>
            <w:rFonts w:ascii="Times New Roman" w:hAnsi="Times New Roman"/>
            <w:color w:val="000000"/>
            <w:spacing w:val="-4"/>
            <w:w w:val="115"/>
            <w:sz w:val="21"/>
          </w:rPr>
          <w:delText xml:space="preserve">U.S. </w:delText>
        </w:r>
      </w:del>
      <w:r w:rsidRPr="00B80A37">
        <w:rPr>
          <w:rFonts w:ascii="Times New Roman" w:hAnsi="Times New Roman"/>
          <w:color w:val="000000"/>
          <w:spacing w:val="-4"/>
          <w:w w:val="115"/>
          <w:sz w:val="21"/>
        </w:rPr>
        <w:t xml:space="preserve">trade costs with major trading partners </w:t>
      </w:r>
      <w:r w:rsidRPr="00B80A37">
        <w:rPr>
          <w:rFonts w:ascii="Times New Roman" w:hAnsi="Times New Roman"/>
          <w:color w:val="000000"/>
          <w:w w:val="115"/>
          <w:sz w:val="21"/>
        </w:rPr>
        <w:t xml:space="preserve">declined on average by about </w:t>
      </w:r>
      <w:ins w:id="78" w:author="David Quin" w:date="2018-12-03T14:07:00Z">
        <w:r w:rsidRPr="00B80A37">
          <w:rPr>
            <w:rFonts w:ascii="Times New Roman" w:hAnsi="Times New Roman"/>
            <w:color w:val="000000"/>
            <w:w w:val="115"/>
            <w:sz w:val="21"/>
          </w:rPr>
          <w:t>40%</w:t>
        </w:r>
      </w:ins>
      <w:del w:id="79" w:author="David Quin" w:date="2018-12-03T14:07:00Z">
        <w:r w:rsidRPr="00B80A37" w:rsidDel="002B38CB">
          <w:rPr>
            <w:rFonts w:ascii="Times New Roman" w:hAnsi="Times New Roman"/>
            <w:color w:val="000000"/>
            <w:w w:val="115"/>
            <w:sz w:val="21"/>
          </w:rPr>
          <w:delText>40</w:delText>
        </w:r>
      </w:del>
      <w:ins w:id="80" w:author="David Quin" w:date="2018-12-03T14:07:00Z">
        <w:r w:rsidRPr="00B80A37">
          <w:rPr>
            <w:rFonts w:ascii="Times New Roman" w:hAnsi="Times New Roman"/>
            <w:color w:val="000000"/>
            <w:w w:val="115"/>
            <w:sz w:val="21"/>
          </w:rPr>
          <w:t xml:space="preserve"> </w:t>
        </w:r>
      </w:ins>
      <w:del w:id="81" w:author="David Quin" w:date="2018-12-03T14:07:00Z">
        <w:r w:rsidRPr="00B80A37" w:rsidDel="002B38CB">
          <w:rPr>
            <w:rFonts w:ascii="Times New Roman" w:hAnsi="Times New Roman"/>
            <w:color w:val="000000"/>
            <w:w w:val="115"/>
            <w:sz w:val="21"/>
          </w:rPr>
          <w:delText xml:space="preserve"> percent </w:delText>
        </w:r>
      </w:del>
      <w:r w:rsidRPr="00B80A37">
        <w:rPr>
          <w:rFonts w:ascii="Times New Roman" w:hAnsi="Times New Roman"/>
          <w:color w:val="000000"/>
          <w:w w:val="115"/>
          <w:sz w:val="21"/>
        </w:rPr>
        <w:t xml:space="preserve">between 1970 and 2000. Trade costs declined </w:t>
      </w:r>
      <w:r w:rsidRPr="00B80A37">
        <w:rPr>
          <w:rFonts w:ascii="Times New Roman" w:hAnsi="Times New Roman"/>
          <w:color w:val="000000"/>
          <w:spacing w:val="2"/>
          <w:w w:val="115"/>
          <w:sz w:val="21"/>
        </w:rPr>
        <w:t xml:space="preserve">faster for more developed countries (Arvis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2016). Still, several papers (mostly </w:t>
      </w:r>
      <w:r w:rsidRPr="00B80A37">
        <w:rPr>
          <w:rFonts w:ascii="Times New Roman" w:hAnsi="Times New Roman"/>
          <w:color w:val="000000"/>
          <w:w w:val="115"/>
          <w:sz w:val="21"/>
        </w:rPr>
        <w:t xml:space="preserve">based on empirical estimates of the gravity equation) have shown that trade costs remain </w:t>
      </w:r>
      <w:r w:rsidRPr="00B80A37">
        <w:rPr>
          <w:rFonts w:ascii="Times New Roman" w:hAnsi="Times New Roman"/>
          <w:color w:val="000000"/>
          <w:spacing w:val="3"/>
          <w:w w:val="115"/>
          <w:sz w:val="21"/>
        </w:rPr>
        <w:t>a major obstacle to trade (Head and Mayer, 2004</w:t>
      </w:r>
      <w:ins w:id="82" w:author="David Quin" w:date="2018-12-03T14:06:00Z">
        <w:r w:rsidRPr="00B80A37">
          <w:rPr>
            <w:rFonts w:ascii="Times New Roman" w:hAnsi="Times New Roman"/>
            <w:color w:val="000000"/>
            <w:spacing w:val="3"/>
            <w:w w:val="115"/>
            <w:sz w:val="21"/>
          </w:rPr>
          <w:t>,</w:t>
        </w:r>
      </w:ins>
      <w:r w:rsidRPr="00B80A37">
        <w:rPr>
          <w:rFonts w:ascii="Times New Roman" w:hAnsi="Times New Roman"/>
          <w:color w:val="000000"/>
          <w:spacing w:val="3"/>
          <w:w w:val="115"/>
          <w:sz w:val="21"/>
        </w:rPr>
        <w:t xml:space="preserve"> or Disdier and Head, 2008, to name </w:t>
      </w:r>
      <w:r w:rsidRPr="00B80A37">
        <w:rPr>
          <w:rFonts w:ascii="Times New Roman" w:hAnsi="Times New Roman"/>
          <w:color w:val="000000"/>
          <w:spacing w:val="1"/>
          <w:w w:val="115"/>
          <w:sz w:val="21"/>
        </w:rPr>
        <w:t xml:space="preserve">a few). Using data over 1989-2000, Anderson and Van Wincoop (2004) </w:t>
      </w:r>
      <w:del w:id="83" w:author="David Quin" w:date="2018-12-03T14:07:00Z">
        <w:r w:rsidRPr="00B80A37" w:rsidDel="002B38CB">
          <w:rPr>
            <w:rFonts w:ascii="Times New Roman" w:hAnsi="Times New Roman"/>
            <w:color w:val="000000"/>
            <w:spacing w:val="1"/>
            <w:w w:val="115"/>
            <w:sz w:val="21"/>
          </w:rPr>
          <w:delText xml:space="preserve">thus </w:delText>
        </w:r>
      </w:del>
      <w:r w:rsidRPr="00B80A37">
        <w:rPr>
          <w:rFonts w:ascii="Times New Roman" w:hAnsi="Times New Roman"/>
          <w:color w:val="000000"/>
          <w:spacing w:val="1"/>
          <w:w w:val="115"/>
          <w:sz w:val="21"/>
        </w:rPr>
        <w:t xml:space="preserve">estimate </w:t>
      </w:r>
      <w:r w:rsidRPr="00B80A37">
        <w:rPr>
          <w:rFonts w:ascii="Times New Roman" w:hAnsi="Times New Roman"/>
          <w:color w:val="000000"/>
          <w:spacing w:val="-4"/>
          <w:w w:val="115"/>
          <w:sz w:val="21"/>
        </w:rPr>
        <w:t xml:space="preserve">that average international trade costs represent a 74% markup over production costs for </w:t>
      </w:r>
      <w:r w:rsidRPr="00B80A37">
        <w:rPr>
          <w:rFonts w:ascii="Times New Roman" w:hAnsi="Times New Roman"/>
          <w:color w:val="000000"/>
          <w:spacing w:val="-2"/>
          <w:w w:val="115"/>
          <w:sz w:val="21"/>
        </w:rPr>
        <w:t>industrialized countries.</w:t>
      </w:r>
    </w:p>
    <w:p w14:paraId="3F5F67B7" w14:textId="77777777" w:rsidR="003A20D6" w:rsidRPr="00B80A37" w:rsidRDefault="002B38CB">
      <w:pPr>
        <w:spacing w:before="108" w:line="319" w:lineRule="exact"/>
        <w:ind w:right="72" w:firstLine="360"/>
        <w:jc w:val="both"/>
        <w:rPr>
          <w:rFonts w:ascii="Times New Roman" w:hAnsi="Times New Roman"/>
          <w:color w:val="000000"/>
          <w:w w:val="115"/>
          <w:sz w:val="21"/>
        </w:rPr>
      </w:pPr>
      <w:r w:rsidRPr="00B80A37">
        <w:rPr>
          <w:rFonts w:ascii="Times New Roman" w:hAnsi="Times New Roman"/>
          <w:color w:val="000000"/>
          <w:w w:val="115"/>
          <w:sz w:val="21"/>
        </w:rPr>
        <w:t xml:space="preserve">Defined as the costs associated with the exchange of goods across national borders, </w:t>
      </w:r>
      <w:r w:rsidRPr="00B80A37">
        <w:rPr>
          <w:rFonts w:ascii="Times New Roman" w:hAnsi="Times New Roman"/>
          <w:color w:val="000000"/>
          <w:spacing w:val="-3"/>
          <w:w w:val="115"/>
          <w:sz w:val="21"/>
        </w:rPr>
        <w:t>trade costs are usually split between transaction costs (information costs, contract enforce</w:t>
      </w:r>
      <w:r w:rsidRPr="00B80A37">
        <w:rPr>
          <w:rFonts w:ascii="Times New Roman" w:hAnsi="Times New Roman"/>
          <w:color w:val="000000"/>
          <w:spacing w:val="-3"/>
          <w:w w:val="115"/>
          <w:sz w:val="21"/>
        </w:rPr>
        <w:softHyphen/>
        <w:t>ment costs, costs associated with the use of different currencies</w:t>
      </w:r>
      <w:ins w:id="84" w:author="David Quin" w:date="2018-12-03T14:07:00Z">
        <w:r w:rsidRPr="00B80A37">
          <w:rPr>
            <w:rFonts w:ascii="Times New Roman" w:hAnsi="Times New Roman"/>
            <w:color w:val="000000"/>
            <w:spacing w:val="-3"/>
            <w:w w:val="115"/>
            <w:sz w:val="21"/>
          </w:rPr>
          <w:t xml:space="preserve">, </w:t>
        </w:r>
        <w:proofErr w:type="spellStart"/>
        <w:r w:rsidRPr="00B80A37">
          <w:rPr>
            <w:rFonts w:ascii="Times New Roman" w:hAnsi="Times New Roman"/>
            <w:color w:val="000000"/>
            <w:spacing w:val="-3"/>
            <w:w w:val="115"/>
            <w:sz w:val="21"/>
          </w:rPr>
          <w:t>etc</w:t>
        </w:r>
      </w:ins>
      <w:proofErr w:type="spellEnd"/>
      <w:del w:id="85" w:author="David Quin" w:date="2018-12-03T14:07:00Z">
        <w:r w:rsidRPr="00B80A37" w:rsidDel="002B38CB">
          <w:rPr>
            <w:rFonts w:ascii="Times New Roman" w:hAnsi="Times New Roman"/>
            <w:color w:val="000000"/>
            <w:spacing w:val="-3"/>
            <w:w w:val="115"/>
            <w:sz w:val="21"/>
          </w:rPr>
          <w:delText>...</w:delText>
        </w:r>
      </w:del>
      <w:r w:rsidRPr="00B80A37">
        <w:rPr>
          <w:rFonts w:ascii="Times New Roman" w:hAnsi="Times New Roman"/>
          <w:color w:val="000000"/>
          <w:spacing w:val="-3"/>
          <w:w w:val="115"/>
          <w:sz w:val="21"/>
        </w:rPr>
        <w:t xml:space="preserve">), policy costs (tariffs and </w:t>
      </w:r>
      <w:r w:rsidRPr="00B80A37">
        <w:rPr>
          <w:rFonts w:ascii="Times New Roman" w:hAnsi="Times New Roman"/>
          <w:color w:val="000000"/>
          <w:spacing w:val="-2"/>
          <w:w w:val="115"/>
          <w:sz w:val="21"/>
        </w:rPr>
        <w:t xml:space="preserve">non-tariff costs), time costs (time to ship goods) and transport costs </w:t>
      </w:r>
      <w:r w:rsidRPr="00B80A37">
        <w:rPr>
          <w:rFonts w:ascii="Times New Roman" w:hAnsi="Times New Roman"/>
          <w:i/>
          <w:color w:val="000000"/>
          <w:spacing w:val="-2"/>
        </w:rPr>
        <w:t xml:space="preserve">per se. </w:t>
      </w:r>
      <w:r w:rsidRPr="00B80A37">
        <w:rPr>
          <w:rFonts w:ascii="Times New Roman" w:hAnsi="Times New Roman"/>
          <w:color w:val="000000"/>
          <w:spacing w:val="-2"/>
          <w:w w:val="115"/>
          <w:sz w:val="21"/>
        </w:rPr>
        <w:t xml:space="preserve">In this vein, </w:t>
      </w:r>
      <w:r w:rsidRPr="00B80A37">
        <w:rPr>
          <w:rFonts w:ascii="Times New Roman" w:hAnsi="Times New Roman"/>
          <w:color w:val="000000"/>
          <w:spacing w:val="-7"/>
          <w:w w:val="115"/>
          <w:sz w:val="21"/>
        </w:rPr>
        <w:t xml:space="preserve">Anderson and Van Wincoop (2004) </w:t>
      </w:r>
      <w:del w:id="86" w:author="David Quin" w:date="2018-12-03T14:07:00Z">
        <w:r w:rsidRPr="00B80A37" w:rsidDel="002B38CB">
          <w:rPr>
            <w:rFonts w:ascii="Times New Roman" w:hAnsi="Times New Roman"/>
            <w:color w:val="000000"/>
            <w:spacing w:val="-7"/>
            <w:w w:val="115"/>
            <w:sz w:val="21"/>
          </w:rPr>
          <w:delText xml:space="preserve">obtain </w:delText>
        </w:r>
      </w:del>
      <w:ins w:id="87" w:author="David Quin" w:date="2018-12-03T14:07:00Z">
        <w:r w:rsidRPr="00B80A37">
          <w:rPr>
            <w:rFonts w:ascii="Times New Roman" w:hAnsi="Times New Roman"/>
            <w:color w:val="000000"/>
            <w:spacing w:val="-7"/>
            <w:w w:val="115"/>
            <w:sz w:val="21"/>
          </w:rPr>
          <w:t xml:space="preserve">find </w:t>
        </w:r>
      </w:ins>
      <w:r w:rsidRPr="00B80A37">
        <w:rPr>
          <w:rFonts w:ascii="Times New Roman" w:hAnsi="Times New Roman"/>
          <w:color w:val="000000"/>
          <w:spacing w:val="-7"/>
          <w:w w:val="115"/>
          <w:sz w:val="21"/>
        </w:rPr>
        <w:t xml:space="preserve">that around 30% of international trade costs are </w:t>
      </w:r>
      <w:r w:rsidRPr="00B80A37">
        <w:rPr>
          <w:rFonts w:ascii="Times New Roman" w:hAnsi="Times New Roman"/>
          <w:color w:val="000000"/>
          <w:spacing w:val="1"/>
          <w:w w:val="115"/>
          <w:sz w:val="21"/>
        </w:rPr>
        <w:t xml:space="preserve">attributable to transport costs. Equivalently, international transportation costs represent </w:t>
      </w:r>
      <w:r w:rsidRPr="00B80A37">
        <w:rPr>
          <w:rFonts w:ascii="Times New Roman" w:hAnsi="Times New Roman"/>
          <w:color w:val="000000"/>
          <w:w w:val="115"/>
          <w:sz w:val="21"/>
        </w:rPr>
        <w:t xml:space="preserve">a 21% markup over production costs. Further, the sizable elasticity of trade with respect </w:t>
      </w:r>
      <w:r w:rsidRPr="00B80A37">
        <w:rPr>
          <w:rFonts w:ascii="Times New Roman" w:hAnsi="Times New Roman"/>
          <w:color w:val="000000"/>
          <w:spacing w:val="-1"/>
          <w:w w:val="115"/>
          <w:sz w:val="21"/>
        </w:rPr>
        <w:t xml:space="preserve">to freight costs obtained by Behar and Venables (2011) (around -3) testifies to the impact </w:t>
      </w:r>
      <w:r w:rsidRPr="00B80A37">
        <w:rPr>
          <w:rFonts w:ascii="Times New Roman" w:hAnsi="Times New Roman"/>
          <w:color w:val="000000"/>
          <w:spacing w:val="-2"/>
          <w:w w:val="115"/>
          <w:sz w:val="21"/>
        </w:rPr>
        <w:t xml:space="preserve">of transport costs on trade flows. </w:t>
      </w:r>
      <w:del w:id="88" w:author="David Quin" w:date="2018-12-03T14:08:00Z">
        <w:r w:rsidRPr="00B80A37" w:rsidDel="00992E6F">
          <w:rPr>
            <w:rFonts w:ascii="Times New Roman" w:hAnsi="Times New Roman"/>
            <w:color w:val="000000"/>
            <w:spacing w:val="-2"/>
            <w:w w:val="115"/>
            <w:sz w:val="21"/>
          </w:rPr>
          <w:delText xml:space="preserve">If </w:delText>
        </w:r>
      </w:del>
      <w:ins w:id="89" w:author="David Quin" w:date="2018-12-03T14:08:00Z">
        <w:r w:rsidR="00992E6F" w:rsidRPr="00B80A37">
          <w:rPr>
            <w:rFonts w:ascii="Times New Roman" w:hAnsi="Times New Roman"/>
            <w:color w:val="000000"/>
            <w:spacing w:val="-2"/>
            <w:w w:val="115"/>
            <w:sz w:val="21"/>
          </w:rPr>
          <w:t xml:space="preserve">With </w:t>
        </w:r>
      </w:ins>
      <w:del w:id="90" w:author="David Quin" w:date="2018-12-03T14:08:00Z">
        <w:r w:rsidRPr="00B80A37" w:rsidDel="002B38CB">
          <w:rPr>
            <w:rFonts w:ascii="Times New Roman" w:hAnsi="Times New Roman"/>
            <w:color w:val="000000"/>
            <w:spacing w:val="-2"/>
            <w:w w:val="115"/>
            <w:sz w:val="21"/>
          </w:rPr>
          <w:delText xml:space="preserve">much </w:delText>
        </w:r>
      </w:del>
      <w:ins w:id="91" w:author="David Quin" w:date="2018-12-03T14:08:00Z">
        <w:r w:rsidRPr="00B80A37">
          <w:rPr>
            <w:rFonts w:ascii="Times New Roman" w:hAnsi="Times New Roman"/>
            <w:color w:val="000000"/>
            <w:spacing w:val="-2"/>
            <w:w w:val="115"/>
            <w:sz w:val="21"/>
          </w:rPr>
          <w:t>many</w:t>
        </w:r>
      </w:ins>
      <w:del w:id="92" w:author="David Quin" w:date="2018-12-03T14:08:00Z">
        <w:r w:rsidRPr="00B80A37" w:rsidDel="002B38CB">
          <w:rPr>
            <w:rFonts w:ascii="Times New Roman" w:hAnsi="Times New Roman"/>
            <w:color w:val="000000"/>
            <w:spacing w:val="-2"/>
            <w:w w:val="115"/>
            <w:sz w:val="21"/>
          </w:rPr>
          <w:delText>of</w:delText>
        </w:r>
      </w:del>
      <w:r w:rsidRPr="00B80A37">
        <w:rPr>
          <w:rFonts w:ascii="Times New Roman" w:hAnsi="Times New Roman"/>
          <w:color w:val="000000"/>
          <w:spacing w:val="-2"/>
          <w:w w:val="115"/>
          <w:sz w:val="21"/>
        </w:rPr>
        <w:t xml:space="preserve"> trade policy barriers </w:t>
      </w:r>
      <w:del w:id="93" w:author="David Quin" w:date="2018-12-03T14:08:00Z">
        <w:r w:rsidRPr="00B80A37" w:rsidDel="002B38CB">
          <w:rPr>
            <w:rFonts w:ascii="Times New Roman" w:hAnsi="Times New Roman"/>
            <w:color w:val="000000"/>
            <w:spacing w:val="-2"/>
            <w:w w:val="115"/>
            <w:sz w:val="21"/>
          </w:rPr>
          <w:delText>have been</w:delText>
        </w:r>
        <w:r w:rsidRPr="00B80A37" w:rsidDel="00992E6F">
          <w:rPr>
            <w:rFonts w:ascii="Times New Roman" w:hAnsi="Times New Roman"/>
            <w:color w:val="000000"/>
            <w:spacing w:val="-2"/>
            <w:w w:val="115"/>
            <w:sz w:val="21"/>
          </w:rPr>
          <w:delText xml:space="preserve"> </w:delText>
        </w:r>
      </w:del>
      <w:r w:rsidRPr="00B80A37">
        <w:rPr>
          <w:rFonts w:ascii="Times New Roman" w:hAnsi="Times New Roman"/>
          <w:color w:val="000000"/>
          <w:spacing w:val="-2"/>
          <w:w w:val="115"/>
          <w:sz w:val="21"/>
        </w:rPr>
        <w:t xml:space="preserve">removed over </w:t>
      </w:r>
      <w:r w:rsidRPr="00B80A37">
        <w:rPr>
          <w:rFonts w:ascii="Times New Roman" w:hAnsi="Times New Roman"/>
          <w:color w:val="000000"/>
          <w:spacing w:val="-4"/>
          <w:w w:val="115"/>
          <w:sz w:val="21"/>
        </w:rPr>
        <w:t xml:space="preserve">the second half of the </w:t>
      </w:r>
      <w:del w:id="94" w:author="David Quin" w:date="2018-12-03T14:08:00Z">
        <w:r w:rsidRPr="00B80A37" w:rsidDel="002B38CB">
          <w:rPr>
            <w:rFonts w:ascii="Times New Roman" w:hAnsi="Times New Roman"/>
            <w:color w:val="000000"/>
            <w:spacing w:val="-4"/>
            <w:w w:val="115"/>
            <w:sz w:val="21"/>
          </w:rPr>
          <w:delText xml:space="preserve">twentieth </w:delText>
        </w:r>
      </w:del>
      <w:ins w:id="95" w:author="David Quin" w:date="2018-12-03T14:08:00Z">
        <w:r w:rsidRPr="00B80A37">
          <w:rPr>
            <w:rFonts w:ascii="Times New Roman" w:hAnsi="Times New Roman"/>
            <w:color w:val="000000"/>
            <w:spacing w:val="-4"/>
            <w:w w:val="115"/>
            <w:sz w:val="21"/>
          </w:rPr>
          <w:t>20</w:t>
        </w:r>
        <w:r w:rsidRPr="00B80A37">
          <w:rPr>
            <w:rFonts w:ascii="Times New Roman" w:hAnsi="Times New Roman"/>
            <w:color w:val="000000"/>
            <w:spacing w:val="-4"/>
            <w:w w:val="115"/>
            <w:sz w:val="21"/>
            <w:vertAlign w:val="superscript"/>
            <w:rPrChange w:id="96" w:author="David Quin" w:date="2018-12-03T14:16:00Z">
              <w:rPr>
                <w:rFonts w:ascii="Times New Roman" w:hAnsi="Times New Roman"/>
                <w:color w:val="000000"/>
                <w:spacing w:val="-4"/>
                <w:w w:val="115"/>
                <w:sz w:val="21"/>
              </w:rPr>
            </w:rPrChange>
          </w:rPr>
          <w:t>th</w:t>
        </w:r>
        <w:r w:rsidRPr="00B80A37">
          <w:rPr>
            <w:rFonts w:ascii="Times New Roman" w:hAnsi="Times New Roman"/>
            <w:color w:val="000000"/>
            <w:spacing w:val="-4"/>
            <w:w w:val="115"/>
            <w:sz w:val="21"/>
          </w:rPr>
          <w:t xml:space="preserve"> </w:t>
        </w:r>
      </w:ins>
      <w:r w:rsidRPr="00B80A37">
        <w:rPr>
          <w:rFonts w:ascii="Times New Roman" w:hAnsi="Times New Roman"/>
          <w:color w:val="000000"/>
          <w:spacing w:val="-4"/>
          <w:w w:val="115"/>
          <w:sz w:val="21"/>
        </w:rPr>
        <w:t xml:space="preserve">century, this suggests that the transport costs component </w:t>
      </w:r>
      <w:r w:rsidRPr="00B80A37">
        <w:rPr>
          <w:rFonts w:ascii="Times New Roman" w:hAnsi="Times New Roman"/>
          <w:color w:val="000000"/>
          <w:spacing w:val="1"/>
          <w:w w:val="115"/>
          <w:sz w:val="21"/>
        </w:rPr>
        <w:t xml:space="preserve">remains large and deserves attention. International transport costs accordingly stand at </w:t>
      </w:r>
      <w:r w:rsidRPr="00B80A37">
        <w:rPr>
          <w:rFonts w:ascii="Times New Roman" w:hAnsi="Times New Roman"/>
          <w:color w:val="000000"/>
          <w:w w:val="115"/>
          <w:sz w:val="21"/>
        </w:rPr>
        <w:t xml:space="preserve">the heart of </w:t>
      </w:r>
      <w:del w:id="97" w:author="David Quin" w:date="2018-12-03T14:08:00Z">
        <w:r w:rsidRPr="00B80A37" w:rsidDel="00992E6F">
          <w:rPr>
            <w:rFonts w:ascii="Times New Roman" w:hAnsi="Times New Roman"/>
            <w:color w:val="000000"/>
            <w:w w:val="115"/>
            <w:sz w:val="21"/>
          </w:rPr>
          <w:delText xml:space="preserve">the </w:delText>
        </w:r>
      </w:del>
      <w:ins w:id="98" w:author="David Quin" w:date="2018-12-03T14:08:00Z">
        <w:r w:rsidR="00992E6F" w:rsidRPr="00B80A37">
          <w:rPr>
            <w:rFonts w:ascii="Times New Roman" w:hAnsi="Times New Roman"/>
            <w:color w:val="000000"/>
            <w:w w:val="115"/>
            <w:sz w:val="21"/>
          </w:rPr>
          <w:t xml:space="preserve">this </w:t>
        </w:r>
      </w:ins>
      <w:r w:rsidRPr="00B80A37">
        <w:rPr>
          <w:rFonts w:ascii="Times New Roman" w:hAnsi="Times New Roman"/>
          <w:color w:val="000000"/>
          <w:w w:val="115"/>
          <w:sz w:val="21"/>
        </w:rPr>
        <w:t>paper.</w:t>
      </w:r>
    </w:p>
    <w:p w14:paraId="4A1AA9D4" w14:textId="77777777" w:rsidR="003A20D6" w:rsidRPr="00B80A37" w:rsidRDefault="002B38CB">
      <w:pPr>
        <w:spacing w:before="108" w:line="315" w:lineRule="exact"/>
        <w:ind w:right="72"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This focus is shared with part of the international trade literature that studies the pat</w:t>
      </w:r>
      <w:r w:rsidRPr="00B80A37">
        <w:rPr>
          <w:rFonts w:ascii="Times New Roman" w:hAnsi="Times New Roman"/>
          <w:color w:val="000000"/>
          <w:spacing w:val="-2"/>
          <w:w w:val="115"/>
          <w:sz w:val="21"/>
        </w:rPr>
        <w:softHyphen/>
      </w:r>
      <w:r w:rsidRPr="00B80A37">
        <w:rPr>
          <w:rFonts w:ascii="Times New Roman" w:hAnsi="Times New Roman"/>
          <w:color w:val="000000"/>
          <w:spacing w:val="-6"/>
          <w:w w:val="115"/>
          <w:sz w:val="21"/>
        </w:rPr>
        <w:t xml:space="preserve">terns of transport costs over time, such as Hummels (2007) and Behar and Venables (2011). </w:t>
      </w:r>
      <w:r w:rsidRPr="00B80A37">
        <w:rPr>
          <w:rFonts w:ascii="Times New Roman" w:hAnsi="Times New Roman"/>
          <w:color w:val="000000"/>
          <w:w w:val="115"/>
          <w:sz w:val="21"/>
        </w:rPr>
        <w:t xml:space="preserve">Many argue that transport costs have substantially decreased with technological advance </w:t>
      </w:r>
      <w:r w:rsidRPr="00B80A37">
        <w:rPr>
          <w:rFonts w:ascii="Times New Roman" w:hAnsi="Times New Roman"/>
          <w:color w:val="000000"/>
          <w:spacing w:val="-4"/>
          <w:w w:val="115"/>
          <w:sz w:val="21"/>
        </w:rPr>
        <w:t xml:space="preserve">in transportation (Levinson, 2016), infrastructure development and new communication </w:t>
      </w:r>
      <w:r w:rsidRPr="00B80A37">
        <w:rPr>
          <w:rFonts w:ascii="Times New Roman" w:hAnsi="Times New Roman"/>
          <w:color w:val="000000"/>
          <w:w w:val="115"/>
          <w:sz w:val="21"/>
        </w:rPr>
        <w:t xml:space="preserve">technologies (Lafourcade and Thisse, 2011). </w:t>
      </w:r>
      <w:ins w:id="99" w:author="David Quin" w:date="2018-12-03T14:09:00Z">
        <w:r w:rsidR="00992E6F" w:rsidRPr="00B80A37">
          <w:rPr>
            <w:rFonts w:ascii="Times New Roman" w:hAnsi="Times New Roman"/>
            <w:color w:val="000000"/>
            <w:w w:val="115"/>
            <w:sz w:val="21"/>
          </w:rPr>
          <w:t xml:space="preserve">However, there is no consensus. </w:t>
        </w:r>
      </w:ins>
      <w:del w:id="100" w:author="David Quin" w:date="2018-12-03T14:09:00Z">
        <w:r w:rsidRPr="00B80A37" w:rsidDel="00992E6F">
          <w:rPr>
            <w:rFonts w:ascii="Times New Roman" w:hAnsi="Times New Roman"/>
            <w:color w:val="000000"/>
            <w:w w:val="115"/>
            <w:sz w:val="21"/>
          </w:rPr>
          <w:delText xml:space="preserve">There is no consensus thought. </w:delText>
        </w:r>
      </w:del>
      <w:r w:rsidRPr="00B80A37">
        <w:rPr>
          <w:rFonts w:ascii="Times New Roman" w:hAnsi="Times New Roman"/>
          <w:color w:val="000000"/>
          <w:w w:val="115"/>
          <w:sz w:val="21"/>
        </w:rPr>
        <w:t xml:space="preserve">Distance as </w:t>
      </w:r>
      <w:r w:rsidRPr="00B80A37">
        <w:rPr>
          <w:rFonts w:ascii="Times New Roman" w:hAnsi="Times New Roman"/>
          <w:color w:val="000000"/>
          <w:spacing w:val="-1"/>
          <w:w w:val="115"/>
          <w:sz w:val="21"/>
        </w:rPr>
        <w:t xml:space="preserve">an incompressible cost is still a very important determinant of trade flows (Disdier and </w:t>
      </w:r>
      <w:r w:rsidRPr="00B80A37">
        <w:rPr>
          <w:rFonts w:ascii="Times New Roman" w:hAnsi="Times New Roman"/>
          <w:color w:val="000000"/>
          <w:w w:val="115"/>
          <w:sz w:val="21"/>
        </w:rPr>
        <w:t>Head, 2008); further, progress in transportation techniques (</w:t>
      </w:r>
      <w:del w:id="101" w:author="David Quin" w:date="2018-12-03T14:09:00Z">
        <w:r w:rsidRPr="00B80A37" w:rsidDel="00992E6F">
          <w:rPr>
            <w:rFonts w:ascii="Times New Roman" w:hAnsi="Times New Roman"/>
            <w:color w:val="000000"/>
            <w:w w:val="115"/>
            <w:sz w:val="21"/>
          </w:rPr>
          <w:delText xml:space="preserve">that </w:delText>
        </w:r>
      </w:del>
      <w:ins w:id="102" w:author="David Quin" w:date="2018-12-03T14:09:00Z">
        <w:r w:rsidR="00992E6F" w:rsidRPr="00B80A37">
          <w:rPr>
            <w:rFonts w:ascii="Times New Roman" w:hAnsi="Times New Roman"/>
            <w:color w:val="000000"/>
            <w:w w:val="115"/>
            <w:sz w:val="21"/>
          </w:rPr>
          <w:t xml:space="preserve">which </w:t>
        </w:r>
      </w:ins>
      <w:r w:rsidRPr="00B80A37">
        <w:rPr>
          <w:rFonts w:ascii="Times New Roman" w:hAnsi="Times New Roman"/>
          <w:color w:val="000000"/>
          <w:w w:val="115"/>
          <w:sz w:val="21"/>
        </w:rPr>
        <w:t>reduces the constant-</w:t>
      </w:r>
      <w:r w:rsidRPr="00B80A37">
        <w:rPr>
          <w:rFonts w:ascii="Times New Roman" w:hAnsi="Times New Roman"/>
          <w:color w:val="000000"/>
          <w:spacing w:val="-2"/>
          <w:w w:val="115"/>
          <w:sz w:val="21"/>
        </w:rPr>
        <w:t>dollar cost of transport) should be compared with technical progress in production (</w:t>
      </w:r>
      <w:del w:id="103" w:author="David Quin" w:date="2018-12-03T14:09:00Z">
        <w:r w:rsidRPr="00B80A37" w:rsidDel="00992E6F">
          <w:rPr>
            <w:rFonts w:ascii="Times New Roman" w:hAnsi="Times New Roman"/>
            <w:color w:val="000000"/>
            <w:spacing w:val="-2"/>
            <w:w w:val="115"/>
            <w:sz w:val="21"/>
          </w:rPr>
          <w:delText xml:space="preserve">that </w:delText>
        </w:r>
      </w:del>
      <w:ins w:id="104" w:author="David Quin" w:date="2018-12-03T14:09:00Z">
        <w:r w:rsidR="00992E6F" w:rsidRPr="00B80A37">
          <w:rPr>
            <w:rFonts w:ascii="Times New Roman" w:hAnsi="Times New Roman"/>
            <w:color w:val="000000"/>
            <w:spacing w:val="-2"/>
            <w:w w:val="115"/>
            <w:sz w:val="21"/>
          </w:rPr>
          <w:t xml:space="preserve">which </w:t>
        </w:r>
      </w:ins>
      <w:r w:rsidRPr="00B80A37">
        <w:rPr>
          <w:rFonts w:ascii="Times New Roman" w:hAnsi="Times New Roman"/>
          <w:color w:val="000000"/>
          <w:w w:val="115"/>
          <w:sz w:val="21"/>
        </w:rPr>
        <w:t xml:space="preserve">reduces the constant-dollar cost of production) to get a clear picture of the evolution of </w:t>
      </w:r>
      <w:r w:rsidRPr="00B80A37">
        <w:rPr>
          <w:rFonts w:ascii="Times New Roman" w:hAnsi="Times New Roman"/>
          <w:color w:val="000000"/>
          <w:spacing w:val="-4"/>
          <w:w w:val="115"/>
          <w:sz w:val="21"/>
        </w:rPr>
        <w:t xml:space="preserve">the transport costs burden. In accordance with this view, Hummels (2007) points out that </w:t>
      </w:r>
      <w:r w:rsidRPr="00B80A37">
        <w:rPr>
          <w:rFonts w:ascii="Times New Roman" w:hAnsi="Times New Roman"/>
          <w:color w:val="000000"/>
          <w:spacing w:val="-5"/>
          <w:w w:val="115"/>
          <w:sz w:val="21"/>
        </w:rPr>
        <w:t xml:space="preserve">transport costs </w:t>
      </w:r>
      <w:del w:id="105" w:author="David Quin" w:date="2018-12-03T14:10:00Z">
        <w:r w:rsidRPr="00B80A37" w:rsidDel="00992E6F">
          <w:rPr>
            <w:rFonts w:ascii="Times New Roman" w:hAnsi="Times New Roman"/>
            <w:color w:val="000000"/>
            <w:spacing w:val="-5"/>
            <w:w w:val="115"/>
            <w:sz w:val="21"/>
          </w:rPr>
          <w:delText xml:space="preserve">in </w:delText>
        </w:r>
      </w:del>
      <w:ins w:id="106" w:author="David Quin" w:date="2018-12-03T14:10:00Z">
        <w:r w:rsidR="00992E6F" w:rsidRPr="00B80A37">
          <w:rPr>
            <w:rFonts w:ascii="Times New Roman" w:hAnsi="Times New Roman"/>
            <w:color w:val="000000"/>
            <w:spacing w:val="-5"/>
            <w:w w:val="115"/>
            <w:sz w:val="21"/>
          </w:rPr>
          <w:t xml:space="preserve">as a </w:t>
        </w:r>
      </w:ins>
      <w:r w:rsidRPr="00B80A37">
        <w:rPr>
          <w:rFonts w:ascii="Times New Roman" w:hAnsi="Times New Roman"/>
          <w:color w:val="000000"/>
          <w:spacing w:val="-5"/>
          <w:w w:val="115"/>
          <w:sz w:val="21"/>
        </w:rPr>
        <w:t xml:space="preserve">proportion of export prices have declined more slowly than </w:t>
      </w:r>
      <w:del w:id="107" w:author="David Quin" w:date="2018-12-03T14:10:00Z">
        <w:r w:rsidRPr="00B80A37" w:rsidDel="00992E6F">
          <w:rPr>
            <w:rFonts w:ascii="Times New Roman" w:hAnsi="Times New Roman"/>
            <w:color w:val="000000"/>
            <w:spacing w:val="-5"/>
            <w:w w:val="115"/>
            <w:sz w:val="21"/>
          </w:rPr>
          <w:delText xml:space="preserve">the </w:delText>
        </w:r>
      </w:del>
      <w:ins w:id="108" w:author="David Quin" w:date="2018-12-03T14:10:00Z">
        <w:r w:rsidR="00992E6F" w:rsidRPr="00B80A37">
          <w:rPr>
            <w:rFonts w:ascii="Times New Roman" w:hAnsi="Times New Roman"/>
            <w:color w:val="000000"/>
            <w:spacing w:val="-5"/>
            <w:w w:val="115"/>
            <w:sz w:val="21"/>
          </w:rPr>
          <w:t xml:space="preserve">is commonly </w:t>
        </w:r>
      </w:ins>
      <w:del w:id="109" w:author="David Quin" w:date="2018-12-03T14:10:00Z">
        <w:r w:rsidRPr="00B80A37" w:rsidDel="00992E6F">
          <w:rPr>
            <w:rFonts w:ascii="Times New Roman" w:hAnsi="Times New Roman"/>
            <w:color w:val="000000"/>
            <w:spacing w:val="-5"/>
            <w:w w:val="115"/>
            <w:sz w:val="21"/>
          </w:rPr>
          <w:delText xml:space="preserve">common </w:delText>
        </w:r>
        <w:r w:rsidRPr="00B80A37" w:rsidDel="00992E6F">
          <w:rPr>
            <w:rFonts w:ascii="Times New Roman" w:hAnsi="Times New Roman"/>
            <w:color w:val="000000"/>
            <w:spacing w:val="-4"/>
            <w:w w:val="115"/>
            <w:sz w:val="21"/>
          </w:rPr>
          <w:delText xml:space="preserve">wisdom </w:delText>
        </w:r>
      </w:del>
      <w:r w:rsidRPr="00B80A37">
        <w:rPr>
          <w:rFonts w:ascii="Times New Roman" w:hAnsi="Times New Roman"/>
          <w:color w:val="000000"/>
          <w:spacing w:val="-4"/>
          <w:w w:val="115"/>
          <w:sz w:val="21"/>
        </w:rPr>
        <w:t>assume</w:t>
      </w:r>
      <w:ins w:id="110" w:author="David Quin" w:date="2018-12-03T14:10:00Z">
        <w:r w:rsidR="00992E6F" w:rsidRPr="00B80A37">
          <w:rPr>
            <w:rFonts w:ascii="Times New Roman" w:hAnsi="Times New Roman"/>
            <w:color w:val="000000"/>
            <w:spacing w:val="-4"/>
            <w:w w:val="115"/>
            <w:sz w:val="21"/>
          </w:rPr>
          <w:t>d</w:t>
        </w:r>
      </w:ins>
      <w:del w:id="111" w:author="David Quin" w:date="2018-12-03T14:10:00Z">
        <w:r w:rsidRPr="00B80A37" w:rsidDel="00992E6F">
          <w:rPr>
            <w:rFonts w:ascii="Times New Roman" w:hAnsi="Times New Roman"/>
            <w:color w:val="000000"/>
            <w:spacing w:val="-4"/>
            <w:w w:val="115"/>
            <w:sz w:val="21"/>
          </w:rPr>
          <w:delText>s</w:delText>
        </w:r>
      </w:del>
      <w:r w:rsidRPr="00B80A37">
        <w:rPr>
          <w:rFonts w:ascii="Times New Roman" w:hAnsi="Times New Roman"/>
          <w:color w:val="000000"/>
          <w:spacing w:val="-4"/>
          <w:w w:val="115"/>
          <w:sz w:val="21"/>
        </w:rPr>
        <w:t>.</w:t>
      </w:r>
    </w:p>
    <w:p w14:paraId="7BF1F564" w14:textId="77777777" w:rsidR="003A20D6" w:rsidRPr="00B80A37" w:rsidDel="00992E6F" w:rsidRDefault="002B38CB">
      <w:pPr>
        <w:spacing w:before="108" w:line="316" w:lineRule="exact"/>
        <w:ind w:right="72" w:firstLine="360"/>
        <w:jc w:val="both"/>
        <w:rPr>
          <w:del w:id="112" w:author="David Quin" w:date="2018-12-03T14:10:00Z"/>
          <w:rFonts w:ascii="Times New Roman" w:hAnsi="Times New Roman"/>
          <w:color w:val="000000"/>
          <w:spacing w:val="-3"/>
          <w:w w:val="115"/>
          <w:sz w:val="21"/>
        </w:rPr>
      </w:pPr>
      <w:r w:rsidRPr="00B80A37">
        <w:rPr>
          <w:rFonts w:ascii="Times New Roman" w:hAnsi="Times New Roman"/>
          <w:color w:val="000000"/>
          <w:spacing w:val="-3"/>
          <w:w w:val="115"/>
          <w:sz w:val="21"/>
        </w:rPr>
        <w:t xml:space="preserve">According to Hummels (2007), this lower-than-expected decline of transport costs is </w:t>
      </w:r>
      <w:r w:rsidRPr="00B80A37">
        <w:rPr>
          <w:rFonts w:ascii="Times New Roman" w:hAnsi="Times New Roman"/>
          <w:color w:val="000000"/>
          <w:spacing w:val="-1"/>
          <w:w w:val="115"/>
          <w:sz w:val="21"/>
        </w:rPr>
        <w:t>partly explained by trade composition effects (i.e.</w:t>
      </w:r>
      <w:del w:id="113" w:author="David Quin" w:date="2018-12-03T14:10:00Z">
        <w:r w:rsidRPr="00B80A37" w:rsidDel="00992E6F">
          <w:rPr>
            <w:rFonts w:ascii="Times New Roman" w:hAnsi="Times New Roman"/>
            <w:color w:val="000000"/>
            <w:spacing w:val="-1"/>
            <w:w w:val="115"/>
            <w:sz w:val="21"/>
          </w:rPr>
          <w:delText>,</w:delText>
        </w:r>
      </w:del>
      <w:r w:rsidRPr="00B80A37">
        <w:rPr>
          <w:rFonts w:ascii="Times New Roman" w:hAnsi="Times New Roman"/>
          <w:color w:val="000000"/>
          <w:spacing w:val="-1"/>
          <w:w w:val="115"/>
          <w:sz w:val="21"/>
        </w:rPr>
        <w:t xml:space="preserve"> changes over time in the baskets of </w:t>
      </w:r>
      <w:r w:rsidRPr="00B80A37">
        <w:rPr>
          <w:rFonts w:ascii="Times New Roman" w:hAnsi="Times New Roman"/>
          <w:color w:val="000000"/>
          <w:spacing w:val="-5"/>
          <w:w w:val="115"/>
          <w:sz w:val="21"/>
        </w:rPr>
        <w:t xml:space="preserve">imported goods and/or the origin countries). Based on US imports over 1974-2004, he finds </w:t>
      </w:r>
      <w:r w:rsidRPr="00B80A37">
        <w:rPr>
          <w:rFonts w:ascii="Times New Roman" w:hAnsi="Times New Roman"/>
          <w:color w:val="000000"/>
          <w:spacing w:val="1"/>
          <w:w w:val="115"/>
          <w:sz w:val="21"/>
        </w:rPr>
        <w:t xml:space="preserve">that total transport costs have decreased in both air and maritime shipment, but less so </w:t>
      </w:r>
      <w:r w:rsidRPr="00B80A37">
        <w:rPr>
          <w:rFonts w:ascii="Times New Roman" w:hAnsi="Times New Roman"/>
          <w:color w:val="000000"/>
          <w:spacing w:val="-2"/>
          <w:w w:val="115"/>
          <w:sz w:val="21"/>
        </w:rPr>
        <w:t>than "pure" transport costs (i.e.</w:t>
      </w:r>
      <w:del w:id="114" w:author="David Quin" w:date="2018-12-03T14:10:00Z">
        <w:r w:rsidRPr="00B80A37" w:rsidDel="00992E6F">
          <w:rPr>
            <w:rFonts w:ascii="Times New Roman" w:hAnsi="Times New Roman"/>
            <w:color w:val="000000"/>
            <w:spacing w:val="-2"/>
            <w:w w:val="115"/>
            <w:sz w:val="21"/>
          </w:rPr>
          <w:delText>,</w:delText>
        </w:r>
      </w:del>
      <w:r w:rsidRPr="00B80A37">
        <w:rPr>
          <w:rFonts w:ascii="Times New Roman" w:hAnsi="Times New Roman"/>
          <w:color w:val="000000"/>
          <w:spacing w:val="-2"/>
          <w:w w:val="115"/>
          <w:sz w:val="21"/>
        </w:rPr>
        <w:t xml:space="preserve"> </w:t>
      </w:r>
      <w:r w:rsidRPr="00B80A37">
        <w:rPr>
          <w:rFonts w:ascii="Times New Roman" w:hAnsi="Times New Roman"/>
          <w:i/>
          <w:color w:val="000000"/>
          <w:spacing w:val="-2"/>
        </w:rPr>
        <w:t xml:space="preserve">ceteris paribus </w:t>
      </w:r>
      <w:r w:rsidRPr="00B80A37">
        <w:rPr>
          <w:rFonts w:ascii="Times New Roman" w:hAnsi="Times New Roman"/>
          <w:color w:val="000000"/>
          <w:spacing w:val="-2"/>
          <w:w w:val="115"/>
          <w:sz w:val="21"/>
        </w:rPr>
        <w:t xml:space="preserve">for given goods, mode, and trade routes) </w:t>
      </w:r>
      <w:r w:rsidRPr="00B80A37">
        <w:rPr>
          <w:rFonts w:ascii="Times New Roman" w:hAnsi="Times New Roman"/>
          <w:color w:val="000000"/>
          <w:spacing w:val="1"/>
          <w:w w:val="115"/>
          <w:sz w:val="21"/>
        </w:rPr>
        <w:t>because trade composition effects have partly offset the pure transport costs decrease,</w:t>
      </w:r>
      <w:ins w:id="115" w:author="David Quin" w:date="2018-12-03T14:10:00Z">
        <w:r w:rsidR="00992E6F" w:rsidRPr="00B80A37">
          <w:rPr>
            <w:rFonts w:ascii="Times New Roman" w:hAnsi="Times New Roman"/>
            <w:color w:val="000000"/>
            <w:spacing w:val="1"/>
            <w:w w:val="115"/>
            <w:sz w:val="21"/>
          </w:rPr>
          <w:t xml:space="preserve"> </w:t>
        </w:r>
      </w:ins>
    </w:p>
    <w:p w14:paraId="0C5FF332" w14:textId="77777777" w:rsidR="003A20D6" w:rsidRPr="00B80A37" w:rsidDel="00992E6F" w:rsidRDefault="003A20D6">
      <w:pPr>
        <w:spacing w:before="108" w:line="316" w:lineRule="exact"/>
        <w:ind w:right="72" w:firstLine="360"/>
        <w:jc w:val="both"/>
        <w:rPr>
          <w:del w:id="116" w:author="David Quin" w:date="2018-12-03T14:10:00Z"/>
        </w:rPr>
        <w:sectPr w:rsidR="003A20D6" w:rsidRPr="00B80A37" w:rsidDel="00992E6F" w:rsidSect="00125AF5">
          <w:pgSz w:w="11918" w:h="16854"/>
          <w:pgMar w:top="1718" w:right="1571" w:bottom="958" w:left="1644" w:header="720" w:footer="720" w:gutter="0"/>
          <w:pgNumType w:start="1"/>
          <w:cols w:space="720"/>
        </w:sectPr>
        <w:pPrChange w:id="117" w:author="David Quin" w:date="2018-12-03T14:10:00Z">
          <w:pPr/>
        </w:pPrChange>
      </w:pPr>
    </w:p>
    <w:p w14:paraId="58016E00" w14:textId="26E1C8D5" w:rsidR="003A20D6" w:rsidRPr="00B80A37" w:rsidRDefault="002B38CB">
      <w:pPr>
        <w:spacing w:line="322" w:lineRule="exact"/>
        <w:ind w:right="72"/>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thereby attenuating </w:t>
      </w:r>
      <w:ins w:id="118" w:author="David Quin" w:date="2018-12-03T14:15:00Z">
        <w:r w:rsidR="00992E6F" w:rsidRPr="00B80A37">
          <w:rPr>
            <w:rFonts w:ascii="Times New Roman" w:hAnsi="Times New Roman"/>
            <w:color w:val="000000"/>
            <w:spacing w:val="1"/>
            <w:w w:val="115"/>
            <w:sz w:val="21"/>
          </w:rPr>
          <w:t>the overall downward trend in transport costs</w:t>
        </w:r>
      </w:ins>
      <w:del w:id="119" w:author="David Quin" w:date="2018-12-03T14:15:00Z">
        <w:r w:rsidRPr="00B80A37" w:rsidDel="00992E6F">
          <w:rPr>
            <w:rFonts w:ascii="Times New Roman" w:hAnsi="Times New Roman"/>
            <w:color w:val="000000"/>
            <w:spacing w:val="1"/>
            <w:w w:val="115"/>
            <w:sz w:val="21"/>
          </w:rPr>
          <w:delText>the overall transport costs downward trend</w:delText>
        </w:r>
      </w:del>
      <w:r w:rsidRPr="00B80A37">
        <w:rPr>
          <w:rFonts w:ascii="Times New Roman" w:hAnsi="Times New Roman"/>
          <w:color w:val="000000"/>
          <w:spacing w:val="1"/>
          <w:w w:val="115"/>
          <w:sz w:val="21"/>
        </w:rPr>
        <w:t>.</w:t>
      </w:r>
      <w:del w:id="120" w:author="David Quin" w:date="2018-12-03T14:12:00Z">
        <w:r w:rsidRPr="00B80A37" w:rsidDel="00992E6F">
          <w:rPr>
            <w:rFonts w:ascii="Times New Roman" w:hAnsi="Times New Roman"/>
            <w:color w:val="000000"/>
            <w:spacing w:val="1"/>
            <w:w w:val="115"/>
            <w:sz w:val="21"/>
          </w:rPr>
          <w:delText>'</w:delText>
        </w:r>
      </w:del>
      <w:ins w:id="121" w:author="David Quin" w:date="2018-12-03T14:12:00Z">
        <w:r w:rsidR="00992E6F" w:rsidRPr="00B80A37">
          <w:rPr>
            <w:rStyle w:val="FootnoteReference"/>
            <w:rFonts w:ascii="Times New Roman" w:hAnsi="Times New Roman"/>
            <w:color w:val="000000"/>
            <w:spacing w:val="1"/>
            <w:w w:val="115"/>
            <w:sz w:val="21"/>
          </w:rPr>
          <w:footnoteReference w:id="1"/>
        </w:r>
      </w:ins>
      <w:r w:rsidRPr="00B80A37">
        <w:rPr>
          <w:rFonts w:ascii="Times New Roman" w:hAnsi="Times New Roman"/>
          <w:color w:val="000000"/>
          <w:spacing w:val="1"/>
          <w:w w:val="115"/>
          <w:sz w:val="21"/>
        </w:rPr>
        <w:t xml:space="preserve"> In this paper, we dig </w:t>
      </w:r>
      <w:r w:rsidRPr="00B80A37">
        <w:rPr>
          <w:rFonts w:ascii="Times New Roman" w:hAnsi="Times New Roman"/>
          <w:color w:val="000000"/>
          <w:w w:val="115"/>
          <w:sz w:val="21"/>
        </w:rPr>
        <w:t xml:space="preserve">deeper </w:t>
      </w:r>
      <w:r w:rsidRPr="00B80A37">
        <w:rPr>
          <w:rFonts w:ascii="Times New Roman" w:hAnsi="Times New Roman"/>
          <w:color w:val="000000"/>
          <w:w w:val="115"/>
          <w:sz w:val="21"/>
        </w:rPr>
        <w:lastRenderedPageBreak/>
        <w:t xml:space="preserve">into this issue. As a major contribution, and in contrast to Hummels (2007), we find that trade composition effects play a minor role in accounting for the trend patterns </w:t>
      </w:r>
      <w:r w:rsidRPr="00B80A37">
        <w:rPr>
          <w:rFonts w:ascii="Times New Roman" w:hAnsi="Times New Roman"/>
          <w:color w:val="000000"/>
          <w:spacing w:val="-1"/>
          <w:w w:val="115"/>
          <w:sz w:val="21"/>
        </w:rPr>
        <w:t xml:space="preserve">of transport costs. Rather, the evolution of transport costs </w:t>
      </w:r>
      <w:del w:id="124" w:author="David Quin" w:date="2018-12-03T14:15:00Z">
        <w:r w:rsidRPr="00B80A37" w:rsidDel="00992E6F">
          <w:rPr>
            <w:rFonts w:ascii="Times New Roman" w:hAnsi="Times New Roman"/>
            <w:color w:val="000000"/>
            <w:spacing w:val="-1"/>
            <w:w w:val="115"/>
            <w:sz w:val="21"/>
          </w:rPr>
          <w:delText>"</w:delText>
        </w:r>
      </w:del>
      <w:r w:rsidRPr="00B80A37">
        <w:rPr>
          <w:rFonts w:ascii="Times New Roman" w:hAnsi="Times New Roman"/>
          <w:i/>
          <w:color w:val="000000"/>
          <w:spacing w:val="-1"/>
          <w:w w:val="115"/>
          <w:sz w:val="21"/>
          <w:rPrChange w:id="125" w:author="David Quin" w:date="2018-12-03T14:16:00Z">
            <w:rPr>
              <w:rFonts w:ascii="Times New Roman" w:hAnsi="Times New Roman"/>
              <w:color w:val="000000"/>
              <w:spacing w:val="-1"/>
              <w:w w:val="115"/>
              <w:sz w:val="21"/>
            </w:rPr>
          </w:rPrChange>
        </w:rPr>
        <w:t>per se</w:t>
      </w:r>
      <w:del w:id="126" w:author="David Quin" w:date="2018-12-03T14:15:00Z">
        <w:r w:rsidRPr="00B80A37" w:rsidDel="00992E6F">
          <w:rPr>
            <w:rFonts w:ascii="Times New Roman" w:hAnsi="Times New Roman"/>
            <w:color w:val="000000"/>
            <w:spacing w:val="-1"/>
            <w:w w:val="115"/>
            <w:sz w:val="21"/>
          </w:rPr>
          <w:delText>"</w:delText>
        </w:r>
      </w:del>
      <w:r w:rsidRPr="00B80A37">
        <w:rPr>
          <w:rFonts w:ascii="Times New Roman" w:hAnsi="Times New Roman"/>
          <w:color w:val="000000"/>
          <w:spacing w:val="-1"/>
          <w:w w:val="115"/>
          <w:sz w:val="21"/>
        </w:rPr>
        <w:t xml:space="preserve"> constitutes the main </w:t>
      </w:r>
      <w:r w:rsidRPr="00B80A37">
        <w:rPr>
          <w:rFonts w:ascii="Times New Roman" w:hAnsi="Times New Roman"/>
          <w:color w:val="000000"/>
          <w:spacing w:val="-4"/>
          <w:w w:val="115"/>
          <w:sz w:val="21"/>
        </w:rPr>
        <w:t xml:space="preserve">driving force behind the overall transport costs decrease, in particular for air transport. In </w:t>
      </w:r>
      <w:r w:rsidRPr="00B80A37">
        <w:rPr>
          <w:rFonts w:ascii="Times New Roman" w:hAnsi="Times New Roman"/>
          <w:color w:val="000000"/>
          <w:spacing w:val="-3"/>
          <w:w w:val="115"/>
          <w:sz w:val="21"/>
        </w:rPr>
        <w:t xml:space="preserve">maritime shipment, trade composition effects matter more, but they amplify (rather than </w:t>
      </w:r>
      <w:r w:rsidRPr="00B80A37">
        <w:rPr>
          <w:rFonts w:ascii="Times New Roman" w:hAnsi="Times New Roman"/>
          <w:color w:val="000000"/>
          <w:w w:val="115"/>
          <w:sz w:val="21"/>
        </w:rPr>
        <w:t xml:space="preserve">offset) the reduction in pure transport costs. In this respect, we find that pure transport </w:t>
      </w:r>
      <w:r w:rsidRPr="00B80A37">
        <w:rPr>
          <w:rFonts w:ascii="Times New Roman" w:hAnsi="Times New Roman"/>
          <w:color w:val="000000"/>
          <w:spacing w:val="-2"/>
          <w:w w:val="115"/>
          <w:sz w:val="21"/>
        </w:rPr>
        <w:t>costs declined even less since the 1970s than argued by Hummels (2007).</w:t>
      </w:r>
    </w:p>
    <w:p w14:paraId="49E5CF9D" w14:textId="5732790A" w:rsidR="003A20D6" w:rsidRPr="00B80A37" w:rsidRDefault="002B38CB">
      <w:pPr>
        <w:spacing w:before="108" w:line="321" w:lineRule="exact"/>
        <w:ind w:right="72" w:firstLine="360"/>
        <w:jc w:val="both"/>
        <w:rPr>
          <w:rFonts w:ascii="Times New Roman" w:hAnsi="Times New Roman"/>
          <w:color w:val="000000"/>
          <w:spacing w:val="-7"/>
          <w:w w:val="115"/>
          <w:sz w:val="21"/>
        </w:rPr>
      </w:pPr>
      <w:r w:rsidRPr="00B80A37">
        <w:rPr>
          <w:rFonts w:ascii="Times New Roman" w:hAnsi="Times New Roman"/>
          <w:color w:val="000000"/>
          <w:spacing w:val="-7"/>
          <w:w w:val="115"/>
          <w:sz w:val="21"/>
        </w:rPr>
        <w:t xml:space="preserve">Proving this point drives us to provide a careful </w:t>
      </w:r>
      <w:del w:id="127" w:author="David Quin" w:date="2018-12-03T14:16:00Z">
        <w:r w:rsidRPr="00B80A37" w:rsidDel="00992E6F">
          <w:rPr>
            <w:rFonts w:ascii="Times New Roman" w:hAnsi="Times New Roman"/>
            <w:color w:val="000000"/>
            <w:spacing w:val="-7"/>
            <w:w w:val="115"/>
            <w:sz w:val="21"/>
          </w:rPr>
          <w:delText xml:space="preserve">modelling </w:delText>
        </w:r>
      </w:del>
      <w:ins w:id="128" w:author="David Quin" w:date="2018-12-03T14:16:00Z">
        <w:r w:rsidR="00992E6F" w:rsidRPr="00B80A37">
          <w:rPr>
            <w:rFonts w:ascii="Times New Roman" w:hAnsi="Times New Roman"/>
            <w:color w:val="000000"/>
            <w:spacing w:val="-7"/>
            <w:w w:val="115"/>
            <w:sz w:val="21"/>
          </w:rPr>
          <w:t xml:space="preserve">modeling </w:t>
        </w:r>
      </w:ins>
      <w:r w:rsidRPr="00B80A37">
        <w:rPr>
          <w:rFonts w:ascii="Times New Roman" w:hAnsi="Times New Roman"/>
          <w:color w:val="000000"/>
          <w:spacing w:val="-7"/>
          <w:w w:val="115"/>
          <w:sz w:val="21"/>
        </w:rPr>
        <w:t xml:space="preserve">of transport costs. Following </w:t>
      </w:r>
      <w:r w:rsidRPr="00B80A37">
        <w:rPr>
          <w:rFonts w:ascii="Times New Roman" w:hAnsi="Times New Roman"/>
          <w:color w:val="000000"/>
          <w:spacing w:val="-3"/>
          <w:w w:val="115"/>
          <w:sz w:val="21"/>
        </w:rPr>
        <w:t xml:space="preserve">Samuelson (1954), standard models of international trade have usually modeled trade costs as an </w:t>
      </w:r>
      <w:ins w:id="129" w:author="David Quin" w:date="2018-12-03T18:29:00Z">
        <w:r w:rsidR="00BD2F1E" w:rsidRPr="00B80A37">
          <w:rPr>
            <w:rFonts w:ascii="Times New Roman" w:hAnsi="Times New Roman"/>
            <w:color w:val="000000"/>
            <w:spacing w:val="-3"/>
            <w:sz w:val="21"/>
            <w:rPrChange w:id="130" w:author="David Quin" w:date="2018-12-03T18:29:00Z">
              <w:rPr>
                <w:rFonts w:ascii="Times New Roman" w:hAnsi="Times New Roman"/>
                <w:i/>
                <w:color w:val="000000"/>
                <w:spacing w:val="-3"/>
                <w:sz w:val="21"/>
              </w:rPr>
            </w:rPrChange>
          </w:rPr>
          <w:t>ad-valorem</w:t>
        </w:r>
        <w:r w:rsidR="00BD2F1E" w:rsidRPr="00B80A37">
          <w:rPr>
            <w:rFonts w:ascii="Times New Roman" w:hAnsi="Times New Roman"/>
            <w:i/>
            <w:color w:val="000000"/>
            <w:spacing w:val="-3"/>
            <w:sz w:val="21"/>
          </w:rPr>
          <w:t xml:space="preserve"> </w:t>
        </w:r>
      </w:ins>
      <w:del w:id="131" w:author="David Quin" w:date="2018-12-03T18:29:00Z">
        <w:r w:rsidRPr="00B80A37" w:rsidDel="00BD2F1E">
          <w:rPr>
            <w:rFonts w:ascii="Times New Roman" w:hAnsi="Times New Roman"/>
            <w:i/>
            <w:color w:val="000000"/>
            <w:spacing w:val="-3"/>
            <w:sz w:val="21"/>
          </w:rPr>
          <w:delText>ad</w:delText>
        </w:r>
        <w:r w:rsidRPr="00B80A37" w:rsidDel="00BD2F1E">
          <w:rPr>
            <w:rFonts w:ascii="Times New Roman" w:hAnsi="Times New Roman"/>
            <w:i/>
            <w:color w:val="000000"/>
            <w:spacing w:val="-3"/>
            <w:sz w:val="6"/>
          </w:rPr>
          <w:delText>-</w:delText>
        </w:r>
        <w:r w:rsidRPr="00B80A37" w:rsidDel="00BD2F1E">
          <w:rPr>
            <w:rFonts w:ascii="Times New Roman" w:hAnsi="Times New Roman"/>
            <w:i/>
            <w:color w:val="000000"/>
            <w:spacing w:val="-3"/>
            <w:sz w:val="21"/>
          </w:rPr>
          <w:delText xml:space="preserve">valorem </w:delText>
        </w:r>
      </w:del>
      <w:r w:rsidRPr="00B80A37">
        <w:rPr>
          <w:rFonts w:ascii="Times New Roman" w:hAnsi="Times New Roman"/>
          <w:color w:val="000000"/>
          <w:spacing w:val="-3"/>
          <w:w w:val="115"/>
          <w:sz w:val="21"/>
        </w:rPr>
        <w:t>tax equivalent (</w:t>
      </w:r>
      <w:del w:id="132" w:author="David Quin" w:date="2018-12-03T14:20:00Z">
        <w:r w:rsidRPr="00B80A37" w:rsidDel="00B637CF">
          <w:rPr>
            <w:rFonts w:ascii="Times New Roman" w:hAnsi="Times New Roman"/>
            <w:color w:val="000000"/>
            <w:spacing w:val="-3"/>
            <w:w w:val="115"/>
            <w:sz w:val="21"/>
          </w:rPr>
          <w:delText>ie</w:delText>
        </w:r>
      </w:del>
      <w:ins w:id="133" w:author="David Quin" w:date="2018-12-03T14:20:00Z">
        <w:r w:rsidR="00B637CF" w:rsidRPr="00B80A37">
          <w:rPr>
            <w:rFonts w:ascii="Times New Roman" w:hAnsi="Times New Roman"/>
            <w:color w:val="000000"/>
            <w:spacing w:val="-3"/>
            <w:w w:val="115"/>
            <w:sz w:val="21"/>
          </w:rPr>
          <w:t>i.e.</w:t>
        </w:r>
      </w:ins>
      <w:del w:id="134" w:author="David Quin" w:date="2018-12-03T14:20:00Z">
        <w:r w:rsidRPr="00B80A37" w:rsidDel="00B637CF">
          <w:rPr>
            <w:rFonts w:ascii="Times New Roman" w:hAnsi="Times New Roman"/>
            <w:color w:val="000000"/>
            <w:spacing w:val="-3"/>
            <w:w w:val="115"/>
            <w:sz w:val="21"/>
          </w:rPr>
          <w:delText>,</w:delText>
        </w:r>
      </w:del>
      <w:r w:rsidRPr="00B80A37">
        <w:rPr>
          <w:rFonts w:ascii="Times New Roman" w:hAnsi="Times New Roman"/>
          <w:color w:val="000000"/>
          <w:spacing w:val="-3"/>
          <w:w w:val="115"/>
          <w:sz w:val="21"/>
        </w:rPr>
        <w:t xml:space="preserve"> as a constant percentage of the producer price per unit </w:t>
      </w:r>
      <w:r w:rsidRPr="00B80A37">
        <w:rPr>
          <w:rFonts w:ascii="Times New Roman" w:hAnsi="Times New Roman"/>
          <w:color w:val="000000"/>
          <w:spacing w:val="-2"/>
          <w:w w:val="115"/>
          <w:sz w:val="21"/>
        </w:rPr>
        <w:t>traded, part of the "iceberg cost" hypothesis).</w:t>
      </w:r>
      <w:ins w:id="135" w:author="David Quin" w:date="2018-12-03T14:17:00Z">
        <w:r w:rsidR="00992E6F" w:rsidRPr="00B80A37">
          <w:rPr>
            <w:rStyle w:val="FootnoteReference"/>
            <w:rFonts w:ascii="Times New Roman" w:hAnsi="Times New Roman"/>
            <w:color w:val="000000"/>
            <w:spacing w:val="-2"/>
            <w:w w:val="115"/>
            <w:sz w:val="21"/>
          </w:rPr>
          <w:footnoteReference w:id="2"/>
        </w:r>
      </w:ins>
      <w:del w:id="137" w:author="David Quin" w:date="2018-12-03T14:18:00Z">
        <w:r w:rsidRPr="00B80A37" w:rsidDel="00992E6F">
          <w:rPr>
            <w:rFonts w:ascii="Times New Roman" w:hAnsi="Times New Roman"/>
            <w:color w:val="000000"/>
            <w:spacing w:val="-2"/>
            <w:w w:val="110"/>
            <w:sz w:val="21"/>
            <w:vertAlign w:val="superscript"/>
          </w:rPr>
          <w:delText>2</w:delText>
        </w:r>
      </w:del>
      <w:r w:rsidRPr="00B80A37">
        <w:rPr>
          <w:rFonts w:ascii="Times New Roman" w:hAnsi="Times New Roman"/>
          <w:color w:val="000000"/>
          <w:spacing w:val="-2"/>
          <w:w w:val="115"/>
          <w:sz w:val="21"/>
        </w:rPr>
        <w:t xml:space="preserve"> However, a recent strand of the literature points </w:t>
      </w:r>
      <w:del w:id="138" w:author="David Quin" w:date="2018-12-03T14:18:00Z">
        <w:r w:rsidRPr="00B80A37" w:rsidDel="00992E6F">
          <w:rPr>
            <w:rFonts w:ascii="Times New Roman" w:hAnsi="Times New Roman"/>
            <w:color w:val="000000"/>
            <w:spacing w:val="-2"/>
            <w:w w:val="115"/>
            <w:sz w:val="21"/>
          </w:rPr>
          <w:delText xml:space="preserve">out </w:delText>
        </w:r>
      </w:del>
      <w:r w:rsidRPr="00B80A37">
        <w:rPr>
          <w:rFonts w:ascii="Times New Roman" w:hAnsi="Times New Roman"/>
          <w:color w:val="000000"/>
          <w:spacing w:val="-2"/>
          <w:w w:val="115"/>
          <w:sz w:val="21"/>
        </w:rPr>
        <w:t xml:space="preserve">to the existence of an additive component, that is, a cost per unit traded (see, </w:t>
      </w:r>
      <w:r w:rsidRPr="00B80A37">
        <w:rPr>
          <w:rFonts w:ascii="Times New Roman" w:hAnsi="Times New Roman"/>
          <w:color w:val="000000"/>
          <w:spacing w:val="1"/>
          <w:w w:val="115"/>
          <w:sz w:val="21"/>
        </w:rPr>
        <w:t xml:space="preserve">among others, Irarrazabal </w:t>
      </w:r>
      <w:r w:rsidRPr="00B80A37">
        <w:rPr>
          <w:rFonts w:ascii="Times New Roman" w:hAnsi="Times New Roman"/>
          <w:i/>
          <w:color w:val="000000"/>
          <w:spacing w:val="1"/>
          <w:sz w:val="21"/>
        </w:rPr>
        <w:t xml:space="preserve">et al., </w:t>
      </w:r>
      <w:r w:rsidRPr="00B80A37">
        <w:rPr>
          <w:rFonts w:ascii="Times New Roman" w:hAnsi="Times New Roman"/>
          <w:color w:val="000000"/>
          <w:spacing w:val="1"/>
          <w:w w:val="115"/>
          <w:sz w:val="21"/>
        </w:rPr>
        <w:t>2015</w:t>
      </w:r>
      <w:ins w:id="139" w:author="David Quin" w:date="2018-12-03T14:18:00Z">
        <w:r w:rsidR="00992E6F" w:rsidRPr="00B80A37">
          <w:rPr>
            <w:rFonts w:ascii="Times New Roman" w:hAnsi="Times New Roman"/>
            <w:color w:val="000000"/>
            <w:spacing w:val="1"/>
            <w:w w:val="115"/>
            <w:sz w:val="21"/>
          </w:rPr>
          <w:t>,</w:t>
        </w:r>
      </w:ins>
      <w:r w:rsidRPr="00B80A37">
        <w:rPr>
          <w:rFonts w:ascii="Times New Roman" w:hAnsi="Times New Roman"/>
          <w:color w:val="000000"/>
          <w:spacing w:val="1"/>
          <w:w w:val="115"/>
          <w:sz w:val="21"/>
        </w:rPr>
        <w:t xml:space="preserve"> or Martin, 2012). Based on US sectoral data, our </w:t>
      </w:r>
      <w:r w:rsidRPr="00B80A37">
        <w:rPr>
          <w:rFonts w:ascii="Times New Roman" w:hAnsi="Times New Roman"/>
          <w:color w:val="000000"/>
          <w:w w:val="115"/>
          <w:sz w:val="21"/>
        </w:rPr>
        <w:t xml:space="preserve">own estimates also bring out the importance of additive costs in international transport </w:t>
      </w:r>
      <w:r w:rsidRPr="00B80A37">
        <w:rPr>
          <w:rFonts w:ascii="Times New Roman" w:hAnsi="Times New Roman"/>
          <w:color w:val="000000"/>
          <w:spacing w:val="-4"/>
          <w:w w:val="115"/>
          <w:sz w:val="21"/>
        </w:rPr>
        <w:t xml:space="preserve">costs. We obtain this by providing an empirical decomposition of the structure of transport </w:t>
      </w:r>
      <w:r w:rsidRPr="00B80A37">
        <w:rPr>
          <w:rFonts w:ascii="Times New Roman" w:hAnsi="Times New Roman"/>
          <w:color w:val="000000"/>
          <w:spacing w:val="-2"/>
          <w:w w:val="115"/>
          <w:sz w:val="21"/>
        </w:rPr>
        <w:t>costs over time, in which we explicitly distinguish between</w:t>
      </w:r>
      <w:del w:id="140" w:author="David Quin" w:date="2018-12-03T14:19:00Z">
        <w:r w:rsidRPr="00B80A37" w:rsidDel="00992E6F">
          <w:rPr>
            <w:rFonts w:ascii="Times New Roman" w:hAnsi="Times New Roman"/>
            <w:color w:val="000000"/>
            <w:spacing w:val="-2"/>
            <w:w w:val="115"/>
            <w:sz w:val="21"/>
          </w:rPr>
          <w:delText xml:space="preserve"> </w:delText>
        </w:r>
      </w:del>
      <w:del w:id="141" w:author="David Quin" w:date="2018-12-03T14:18:00Z">
        <w:r w:rsidRPr="00B80A37" w:rsidDel="00992E6F">
          <w:rPr>
            <w:rFonts w:ascii="Times New Roman" w:hAnsi="Times New Roman"/>
            <w:color w:val="000000"/>
            <w:spacing w:val="-2"/>
            <w:w w:val="115"/>
            <w:sz w:val="21"/>
          </w:rPr>
          <w:delText>ad-valorem</w:delText>
        </w:r>
      </w:del>
      <w:ins w:id="142" w:author="David Quin" w:date="2018-12-03T14:18:00Z">
        <w:r w:rsidR="00992E6F" w:rsidRPr="00B80A37">
          <w:rPr>
            <w:rFonts w:ascii="Times New Roman" w:hAnsi="Times New Roman"/>
            <w:i/>
            <w:color w:val="000000"/>
            <w:spacing w:val="-3"/>
            <w:sz w:val="21"/>
          </w:rPr>
          <w:t xml:space="preserve"> </w:t>
        </w:r>
      </w:ins>
      <w:ins w:id="143" w:author="David Quin" w:date="2018-12-03T18:29:00Z">
        <w:r w:rsidR="00BD2F1E" w:rsidRPr="00B80A37">
          <w:rPr>
            <w:rFonts w:ascii="Times New Roman" w:hAnsi="Times New Roman"/>
            <w:color w:val="000000"/>
            <w:spacing w:val="-3"/>
            <w:sz w:val="21"/>
          </w:rPr>
          <w:t xml:space="preserve">ad-valorem </w:t>
        </w:r>
      </w:ins>
      <w:del w:id="144" w:author="David Quin" w:date="2018-12-03T18:29:00Z">
        <w:r w:rsidRPr="00B80A37" w:rsidDel="00BD2F1E">
          <w:rPr>
            <w:rFonts w:ascii="Times New Roman" w:hAnsi="Times New Roman"/>
            <w:color w:val="000000"/>
            <w:spacing w:val="-2"/>
            <w:w w:val="115"/>
            <w:sz w:val="21"/>
          </w:rPr>
          <w:delText xml:space="preserve"> </w:delText>
        </w:r>
      </w:del>
      <w:r w:rsidRPr="00B80A37">
        <w:rPr>
          <w:rFonts w:ascii="Times New Roman" w:hAnsi="Times New Roman"/>
          <w:color w:val="000000"/>
          <w:spacing w:val="-2"/>
          <w:w w:val="115"/>
          <w:sz w:val="21"/>
        </w:rPr>
        <w:t xml:space="preserve">and additive costs. </w:t>
      </w:r>
      <w:r w:rsidRPr="00B80A37">
        <w:rPr>
          <w:rFonts w:ascii="Times New Roman" w:hAnsi="Times New Roman"/>
          <w:color w:val="000000"/>
          <w:spacing w:val="-4"/>
          <w:w w:val="115"/>
          <w:sz w:val="21"/>
        </w:rPr>
        <w:t xml:space="preserve">To do so, we exploit information contained in the Census Bureau's database of US imports </w:t>
      </w:r>
      <w:r w:rsidRPr="00B80A37">
        <w:rPr>
          <w:rFonts w:ascii="Times New Roman" w:hAnsi="Times New Roman"/>
          <w:color w:val="000000"/>
          <w:w w:val="115"/>
          <w:sz w:val="21"/>
        </w:rPr>
        <w:t xml:space="preserve">flows over 1974-2013. This database contains a measure of international transport costs as the difference between the import and the export prices, on a year-product-partner </w:t>
      </w:r>
      <w:r w:rsidRPr="00B80A37">
        <w:rPr>
          <w:rFonts w:ascii="Times New Roman" w:hAnsi="Times New Roman"/>
          <w:color w:val="000000"/>
          <w:spacing w:val="-2"/>
          <w:w w:val="115"/>
          <w:sz w:val="21"/>
        </w:rPr>
        <w:t xml:space="preserve">country basis. This database is the same as </w:t>
      </w:r>
      <w:ins w:id="145" w:author="David Quin" w:date="2018-12-03T14:19:00Z">
        <w:r w:rsidR="00B637CF" w:rsidRPr="00B80A37">
          <w:rPr>
            <w:rFonts w:ascii="Times New Roman" w:hAnsi="Times New Roman"/>
            <w:color w:val="000000"/>
            <w:spacing w:val="-2"/>
            <w:w w:val="115"/>
            <w:sz w:val="21"/>
          </w:rPr>
          <w:t xml:space="preserve">that used by </w:t>
        </w:r>
      </w:ins>
      <w:r w:rsidRPr="00B80A37">
        <w:rPr>
          <w:rFonts w:ascii="Times New Roman" w:hAnsi="Times New Roman"/>
          <w:color w:val="000000"/>
          <w:spacing w:val="-2"/>
          <w:w w:val="115"/>
          <w:sz w:val="21"/>
        </w:rPr>
        <w:t xml:space="preserve">Hummels (2007), extended over more recent </w:t>
      </w:r>
      <w:r w:rsidRPr="00B80A37">
        <w:rPr>
          <w:rFonts w:ascii="Times New Roman" w:hAnsi="Times New Roman"/>
          <w:color w:val="000000"/>
          <w:spacing w:val="-6"/>
          <w:w w:val="115"/>
          <w:sz w:val="21"/>
        </w:rPr>
        <w:t>years (2005-2013).</w:t>
      </w:r>
    </w:p>
    <w:p w14:paraId="105A9D2B" w14:textId="7FB66D24" w:rsidR="003A20D6" w:rsidRPr="00B80A37" w:rsidDel="00ED10CF" w:rsidRDefault="002B38CB" w:rsidP="00ED10CF">
      <w:pPr>
        <w:spacing w:before="108" w:line="320" w:lineRule="exact"/>
        <w:ind w:right="72" w:firstLine="360"/>
        <w:jc w:val="both"/>
        <w:rPr>
          <w:del w:id="146" w:author="David Quin" w:date="2018-12-03T14:36:00Z"/>
          <w:rFonts w:ascii="Times New Roman" w:hAnsi="Times New Roman"/>
          <w:color w:val="000000"/>
          <w:w w:val="115"/>
          <w:sz w:val="21"/>
        </w:rPr>
      </w:pPr>
      <w:r w:rsidRPr="00B80A37">
        <w:rPr>
          <w:rFonts w:ascii="Times New Roman" w:hAnsi="Times New Roman"/>
          <w:color w:val="000000"/>
          <w:w w:val="115"/>
          <w:sz w:val="21"/>
        </w:rPr>
        <w:t xml:space="preserve">Our results may be summarized in two main new findings. First, additive transport </w:t>
      </w:r>
      <w:r w:rsidRPr="00B80A37">
        <w:rPr>
          <w:rFonts w:ascii="Times New Roman" w:hAnsi="Times New Roman"/>
          <w:color w:val="000000"/>
          <w:spacing w:val="-2"/>
          <w:w w:val="115"/>
          <w:sz w:val="21"/>
        </w:rPr>
        <w:t xml:space="preserve">costs are quantitatively sizable. On average over 1974-2013, the additive cost is estimated </w:t>
      </w:r>
      <w:r w:rsidRPr="00B80A37">
        <w:rPr>
          <w:rFonts w:ascii="Times New Roman" w:hAnsi="Times New Roman"/>
          <w:color w:val="000000"/>
          <w:spacing w:val="3"/>
          <w:w w:val="115"/>
          <w:sz w:val="21"/>
        </w:rPr>
        <w:t xml:space="preserve">to be 1.8% and 2.9% of the export price in air and vessel transport respectively (at the </w:t>
      </w:r>
      <w:proofErr w:type="gramStart"/>
      <w:r w:rsidRPr="00B80A37">
        <w:rPr>
          <w:rFonts w:ascii="Times New Roman" w:hAnsi="Times New Roman"/>
          <w:color w:val="000000"/>
          <w:spacing w:val="-4"/>
          <w:w w:val="115"/>
          <w:sz w:val="21"/>
        </w:rPr>
        <w:t>3 digit</w:t>
      </w:r>
      <w:proofErr w:type="gramEnd"/>
      <w:r w:rsidRPr="00B80A37">
        <w:rPr>
          <w:rFonts w:ascii="Times New Roman" w:hAnsi="Times New Roman"/>
          <w:color w:val="000000"/>
          <w:spacing w:val="-4"/>
          <w:w w:val="115"/>
          <w:sz w:val="21"/>
        </w:rPr>
        <w:t xml:space="preserve"> classification level). This is slightly lower than our estimates for the </w:t>
      </w:r>
      <w:ins w:id="147" w:author="David Quin" w:date="2018-12-03T18:30:00Z">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ins>
      <w:del w:id="148" w:author="David Quin" w:date="2018-12-03T18:30:00Z">
        <w:r w:rsidRPr="00B80A37" w:rsidDel="00BD2F1E">
          <w:rPr>
            <w:rFonts w:ascii="Times New Roman" w:hAnsi="Times New Roman"/>
            <w:i/>
            <w:color w:val="000000"/>
            <w:spacing w:val="-4"/>
            <w:w w:val="115"/>
            <w:sz w:val="21"/>
            <w:rPrChange w:id="149" w:author="David Quin" w:date="2018-12-03T14:34:00Z">
              <w:rPr>
                <w:rFonts w:ascii="Times New Roman" w:hAnsi="Times New Roman"/>
                <w:color w:val="000000"/>
                <w:spacing w:val="-4"/>
                <w:w w:val="115"/>
                <w:sz w:val="21"/>
              </w:rPr>
            </w:rPrChange>
          </w:rPr>
          <w:delText>ad</w:delText>
        </w:r>
      </w:del>
      <w:del w:id="150" w:author="David Quin" w:date="2018-12-03T14:34:00Z">
        <w:r w:rsidRPr="00B80A37" w:rsidDel="00ED10CF">
          <w:rPr>
            <w:rFonts w:ascii="Times New Roman" w:hAnsi="Times New Roman"/>
            <w:i/>
            <w:color w:val="000000"/>
            <w:spacing w:val="-4"/>
            <w:w w:val="115"/>
            <w:sz w:val="21"/>
            <w:rPrChange w:id="151" w:author="David Quin" w:date="2018-12-03T14:34:00Z">
              <w:rPr>
                <w:rFonts w:ascii="Times New Roman" w:hAnsi="Times New Roman"/>
                <w:color w:val="000000"/>
                <w:spacing w:val="-4"/>
                <w:w w:val="115"/>
                <w:sz w:val="21"/>
              </w:rPr>
            </w:rPrChange>
          </w:rPr>
          <w:delText>-</w:delText>
        </w:r>
      </w:del>
      <w:del w:id="152" w:author="David Quin" w:date="2018-12-03T18:30:00Z">
        <w:r w:rsidRPr="00B80A37" w:rsidDel="00BD2F1E">
          <w:rPr>
            <w:rFonts w:ascii="Times New Roman" w:hAnsi="Times New Roman"/>
            <w:i/>
            <w:color w:val="000000"/>
            <w:spacing w:val="-4"/>
            <w:w w:val="115"/>
            <w:sz w:val="21"/>
            <w:rPrChange w:id="153" w:author="David Quin" w:date="2018-12-03T14:34:00Z">
              <w:rPr>
                <w:rFonts w:ascii="Times New Roman" w:hAnsi="Times New Roman"/>
                <w:color w:val="000000"/>
                <w:spacing w:val="-4"/>
                <w:w w:val="115"/>
                <w:sz w:val="21"/>
              </w:rPr>
            </w:rPrChange>
          </w:rPr>
          <w:delText>valorem</w:delText>
        </w:r>
        <w:r w:rsidRPr="00B80A37" w:rsidDel="00BD2F1E">
          <w:rPr>
            <w:rFonts w:ascii="Times New Roman" w:hAnsi="Times New Roman"/>
            <w:color w:val="000000"/>
            <w:spacing w:val="-4"/>
            <w:w w:val="115"/>
            <w:sz w:val="21"/>
          </w:rPr>
          <w:delText xml:space="preserve"> </w:delText>
        </w:r>
      </w:del>
      <w:r w:rsidRPr="00B80A37">
        <w:rPr>
          <w:rFonts w:ascii="Times New Roman" w:hAnsi="Times New Roman"/>
          <w:color w:val="000000"/>
          <w:spacing w:val="-5"/>
          <w:w w:val="115"/>
          <w:sz w:val="21"/>
        </w:rPr>
        <w:t xml:space="preserve">component (2.5% and 3.2% for air/vessel respectively on average over the period). Put </w:t>
      </w:r>
      <w:del w:id="154" w:author="David Quin" w:date="2018-12-03T14:34:00Z">
        <w:r w:rsidRPr="00B80A37" w:rsidDel="00ED10CF">
          <w:rPr>
            <w:rFonts w:ascii="Times New Roman" w:hAnsi="Times New Roman"/>
            <w:color w:val="000000"/>
            <w:spacing w:val="-5"/>
            <w:w w:val="115"/>
            <w:sz w:val="21"/>
          </w:rPr>
          <w:delText xml:space="preserve">it </w:delText>
        </w:r>
      </w:del>
      <w:r w:rsidRPr="00B80A37">
        <w:rPr>
          <w:rFonts w:ascii="Times New Roman" w:hAnsi="Times New Roman"/>
          <w:color w:val="000000"/>
          <w:spacing w:val="-4"/>
          <w:w w:val="115"/>
          <w:sz w:val="21"/>
        </w:rPr>
        <w:t>differently, additive costs represent between one</w:t>
      </w:r>
      <w:ins w:id="155" w:author="David Quin" w:date="2018-12-03T14:34:00Z">
        <w:r w:rsidR="00ED10CF" w:rsidRPr="00B80A37">
          <w:rPr>
            <w:rFonts w:ascii="Times New Roman" w:hAnsi="Times New Roman"/>
            <w:color w:val="000000"/>
            <w:spacing w:val="-4"/>
            <w:w w:val="115"/>
            <w:sz w:val="21"/>
          </w:rPr>
          <w:t>-</w:t>
        </w:r>
      </w:ins>
      <w:del w:id="156" w:author="David Quin" w:date="2018-12-03T14:34:00Z">
        <w:r w:rsidRPr="00B80A37" w:rsidDel="00ED10CF">
          <w:rPr>
            <w:rFonts w:ascii="Times New Roman" w:hAnsi="Times New Roman"/>
            <w:color w:val="000000"/>
            <w:spacing w:val="-4"/>
            <w:w w:val="115"/>
            <w:sz w:val="21"/>
          </w:rPr>
          <w:delText xml:space="preserve"> </w:delText>
        </w:r>
      </w:del>
      <w:r w:rsidRPr="00B80A37">
        <w:rPr>
          <w:rFonts w:ascii="Times New Roman" w:hAnsi="Times New Roman"/>
          <w:color w:val="000000"/>
          <w:spacing w:val="-4"/>
          <w:w w:val="115"/>
          <w:sz w:val="21"/>
        </w:rPr>
        <w:t>third and almost one</w:t>
      </w:r>
      <w:ins w:id="157" w:author="David Quin" w:date="2018-12-03T14:34:00Z">
        <w:r w:rsidR="00ED10CF" w:rsidRPr="00B80A37">
          <w:rPr>
            <w:rFonts w:ascii="Times New Roman" w:hAnsi="Times New Roman"/>
            <w:color w:val="000000"/>
            <w:spacing w:val="-4"/>
            <w:w w:val="115"/>
            <w:sz w:val="21"/>
          </w:rPr>
          <w:t>-</w:t>
        </w:r>
      </w:ins>
      <w:del w:id="158" w:author="David Quin" w:date="2018-12-03T14:34:00Z">
        <w:r w:rsidRPr="00B80A37" w:rsidDel="00ED10CF">
          <w:rPr>
            <w:rFonts w:ascii="Times New Roman" w:hAnsi="Times New Roman"/>
            <w:color w:val="000000"/>
            <w:spacing w:val="-4"/>
            <w:w w:val="115"/>
            <w:sz w:val="21"/>
          </w:rPr>
          <w:delText xml:space="preserve"> </w:delText>
        </w:r>
      </w:del>
      <w:r w:rsidRPr="00B80A37">
        <w:rPr>
          <w:rFonts w:ascii="Times New Roman" w:hAnsi="Times New Roman"/>
          <w:color w:val="000000"/>
          <w:spacing w:val="-4"/>
          <w:w w:val="115"/>
          <w:sz w:val="21"/>
        </w:rPr>
        <w:t xml:space="preserve">half of the overall </w:t>
      </w:r>
      <w:r w:rsidRPr="00B80A37">
        <w:rPr>
          <w:rFonts w:ascii="Times New Roman" w:hAnsi="Times New Roman"/>
          <w:color w:val="000000"/>
          <w:spacing w:val="-1"/>
          <w:w w:val="115"/>
          <w:sz w:val="21"/>
        </w:rPr>
        <w:t xml:space="preserve">transport costs. To the best of our knowledge, our paper is the first to provide such an </w:t>
      </w:r>
      <w:r w:rsidRPr="00B80A37">
        <w:rPr>
          <w:rFonts w:ascii="Times New Roman" w:hAnsi="Times New Roman"/>
          <w:color w:val="000000"/>
          <w:w w:val="115"/>
          <w:sz w:val="21"/>
        </w:rPr>
        <w:t xml:space="preserve">extensive quantitative measure of both </w:t>
      </w:r>
      <w:ins w:id="159" w:author="David Quin" w:date="2018-12-03T18:30:00Z">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ins>
      <w:del w:id="160" w:author="David Quin" w:date="2018-12-03T14:34:00Z">
        <w:r w:rsidRPr="00B80A37" w:rsidDel="00ED10CF">
          <w:rPr>
            <w:rFonts w:ascii="Times New Roman" w:hAnsi="Times New Roman"/>
            <w:color w:val="000000"/>
            <w:w w:val="115"/>
            <w:sz w:val="21"/>
          </w:rPr>
          <w:delText xml:space="preserve">ad-valorem </w:delText>
        </w:r>
      </w:del>
      <w:r w:rsidRPr="00B80A37">
        <w:rPr>
          <w:rFonts w:ascii="Times New Roman" w:hAnsi="Times New Roman"/>
          <w:color w:val="000000"/>
          <w:w w:val="115"/>
          <w:sz w:val="21"/>
        </w:rPr>
        <w:t xml:space="preserve">and additive costs in total transport </w:t>
      </w:r>
      <w:r w:rsidRPr="00B80A37">
        <w:rPr>
          <w:rFonts w:ascii="Times New Roman" w:hAnsi="Times New Roman"/>
          <w:color w:val="000000"/>
          <w:spacing w:val="-2"/>
          <w:w w:val="115"/>
          <w:sz w:val="21"/>
        </w:rPr>
        <w:t>costs. This represents a valuable insight for calibrating related international trade or busi</w:t>
      </w:r>
      <w:r w:rsidRPr="00B80A37">
        <w:rPr>
          <w:rFonts w:ascii="Times New Roman" w:hAnsi="Times New Roman"/>
          <w:color w:val="000000"/>
          <w:spacing w:val="-2"/>
          <w:w w:val="115"/>
          <w:sz w:val="21"/>
        </w:rPr>
        <w:softHyphen/>
      </w:r>
      <w:r w:rsidRPr="00B80A37">
        <w:rPr>
          <w:rFonts w:ascii="Times New Roman" w:hAnsi="Times New Roman"/>
          <w:color w:val="000000"/>
          <w:spacing w:val="-4"/>
          <w:w w:val="115"/>
          <w:sz w:val="21"/>
        </w:rPr>
        <w:t xml:space="preserve">ness cycle models. We also provide an empirical assessment of what standard international trade models lose by skipping additive transport costs. Quantitatively, the omission of the </w:t>
      </w:r>
      <w:r w:rsidRPr="00B80A37">
        <w:rPr>
          <w:rFonts w:ascii="Times New Roman" w:hAnsi="Times New Roman"/>
          <w:color w:val="000000"/>
          <w:spacing w:val="-2"/>
          <w:w w:val="115"/>
          <w:sz w:val="21"/>
        </w:rPr>
        <w:t xml:space="preserve">additive term leads to overestimate the </w:t>
      </w:r>
      <w:ins w:id="161" w:author="David Quin" w:date="2018-12-03T18:30:00Z">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ins>
      <w:del w:id="162" w:author="David Quin" w:date="2018-12-03T14:35:00Z">
        <w:r w:rsidRPr="00B80A37" w:rsidDel="00ED10CF">
          <w:rPr>
            <w:rFonts w:ascii="Times New Roman" w:hAnsi="Times New Roman"/>
            <w:color w:val="000000"/>
            <w:spacing w:val="-2"/>
            <w:w w:val="115"/>
            <w:sz w:val="21"/>
          </w:rPr>
          <w:delText xml:space="preserve">ad-valorem </w:delText>
        </w:r>
      </w:del>
      <w:r w:rsidRPr="00B80A37">
        <w:rPr>
          <w:rFonts w:ascii="Times New Roman" w:hAnsi="Times New Roman"/>
          <w:color w:val="000000"/>
          <w:spacing w:val="-2"/>
          <w:w w:val="115"/>
          <w:sz w:val="21"/>
        </w:rPr>
        <w:t>component by roughly a factor 2. Fur</w:t>
      </w:r>
      <w:r w:rsidRPr="00B80A37">
        <w:rPr>
          <w:rFonts w:ascii="Times New Roman" w:hAnsi="Times New Roman"/>
          <w:color w:val="000000"/>
          <w:spacing w:val="-2"/>
          <w:w w:val="115"/>
          <w:sz w:val="21"/>
        </w:rPr>
        <w:softHyphen/>
      </w:r>
      <w:r w:rsidRPr="00B80A37">
        <w:rPr>
          <w:rFonts w:ascii="Times New Roman" w:hAnsi="Times New Roman"/>
          <w:color w:val="000000"/>
          <w:spacing w:val="-1"/>
          <w:w w:val="115"/>
          <w:sz w:val="21"/>
        </w:rPr>
        <w:t xml:space="preserve">ther, the goodness of fit is systematically better when the additive component is included </w:t>
      </w:r>
      <w:r w:rsidRPr="00B80A37">
        <w:rPr>
          <w:rFonts w:ascii="Times New Roman" w:hAnsi="Times New Roman"/>
          <w:color w:val="000000"/>
          <w:spacing w:val="-2"/>
          <w:w w:val="115"/>
          <w:sz w:val="21"/>
        </w:rPr>
        <w:t>in the regression, even when taking into account the removed degree of freedom.</w:t>
      </w:r>
    </w:p>
    <w:p w14:paraId="7F4C3A02" w14:textId="77777777" w:rsidR="00ED10CF" w:rsidRPr="00B80A37" w:rsidRDefault="00ED10CF">
      <w:pPr>
        <w:spacing w:before="108" w:line="320" w:lineRule="exact"/>
        <w:ind w:right="72" w:firstLine="360"/>
        <w:jc w:val="both"/>
        <w:rPr>
          <w:ins w:id="163" w:author="David Quin" w:date="2018-12-03T14:36:00Z"/>
          <w:rFonts w:ascii="Times New Roman" w:hAnsi="Times New Roman"/>
          <w:color w:val="000000"/>
          <w:w w:val="115"/>
          <w:sz w:val="21"/>
        </w:rPr>
      </w:pPr>
    </w:p>
    <w:p w14:paraId="2A5A5231" w14:textId="77777777" w:rsidR="003A20D6" w:rsidRPr="00B80A37" w:rsidDel="00ED10CF" w:rsidRDefault="002B38CB">
      <w:pPr>
        <w:pStyle w:val="Norm"/>
        <w:rPr>
          <w:del w:id="164" w:author="David Quin" w:date="2018-12-03T14:35:00Z"/>
        </w:rPr>
        <w:pPrChange w:id="165" w:author="David Quin" w:date="2018-12-03T14:36:00Z">
          <w:pPr>
            <w:spacing w:before="108" w:after="144" w:line="290" w:lineRule="exact"/>
            <w:ind w:right="72" w:firstLine="360"/>
            <w:jc w:val="both"/>
          </w:pPr>
        </w:pPrChange>
      </w:pPr>
      <w:r w:rsidRPr="00B80A37">
        <w:t xml:space="preserve">Second, we find that the main source of the downward trend in overall transport </w:t>
      </w:r>
      <w:ins w:id="166" w:author="David Quin" w:date="2018-12-03T14:37:00Z">
        <w:r w:rsidR="00ED10CF" w:rsidRPr="00B80A37">
          <w:t xml:space="preserve">costs, by </w:t>
        </w:r>
      </w:ins>
      <w:del w:id="167" w:author="David Quin" w:date="2018-12-03T14:37:00Z">
        <w:r w:rsidRPr="00B80A37" w:rsidDel="00ED10CF">
          <w:delText>costs</w:delText>
        </w:r>
      </w:del>
      <w:del w:id="168" w:author="David Quin" w:date="2018-12-03T14:36:00Z">
        <w:r w:rsidRPr="00B80A37" w:rsidDel="00ED10CF">
          <w:delText xml:space="preserve"> </w:delText>
        </w:r>
      </w:del>
      <w:del w:id="169" w:author="David Quin" w:date="2018-12-03T14:35:00Z">
        <w:r w:rsidRPr="00B80A37" w:rsidDel="00ED10CF">
          <w:delText>-</w:delText>
        </w:r>
      </w:del>
      <w:del w:id="170" w:author="David Quin" w:date="2018-12-03T14:37:00Z">
        <w:r w:rsidRPr="00B80A37" w:rsidDel="00ED10CF">
          <w:delText xml:space="preserve">by </w:delText>
        </w:r>
      </w:del>
      <w:r w:rsidRPr="00B80A37">
        <w:t>roughly 50% in air shipping and 60% in vessel shipping over 1974-2013, comes mainly</w:t>
      </w:r>
      <w:ins w:id="171" w:author="David Quin" w:date="2018-12-03T14:36:00Z">
        <w:r w:rsidR="00ED10CF" w:rsidRPr="00B80A37">
          <w:t xml:space="preserve"> </w:t>
        </w:r>
      </w:ins>
    </w:p>
    <w:p w14:paraId="660FF831" w14:textId="77777777" w:rsidR="003A20D6" w:rsidRPr="00B80A37" w:rsidDel="00ED10CF" w:rsidRDefault="002B38CB">
      <w:pPr>
        <w:pStyle w:val="Norm"/>
        <w:rPr>
          <w:del w:id="172" w:author="David Quin" w:date="2018-12-03T14:35:00Z"/>
          <w:spacing w:val="11"/>
          <w:sz w:val="12"/>
          <w:vertAlign w:val="superscript"/>
        </w:rPr>
        <w:pPrChange w:id="173" w:author="David Quin" w:date="2018-12-03T14:36:00Z">
          <w:pPr>
            <w:spacing w:line="266" w:lineRule="auto"/>
            <w:ind w:right="72" w:firstLine="288"/>
            <w:jc w:val="both"/>
          </w:pPr>
        </w:pPrChange>
      </w:pPr>
      <w:del w:id="174" w:author="David Quin" w:date="2018-12-03T14:35:00Z">
        <w:r w:rsidRPr="00B80A37" w:rsidDel="00ED10CF">
          <w:rPr>
            <w:spacing w:val="11"/>
            <w:sz w:val="12"/>
            <w:vertAlign w:val="superscript"/>
          </w:rPr>
          <w:delText>2</w:delText>
        </w:r>
        <w:r w:rsidRPr="00B80A37" w:rsidDel="00ED10CF">
          <w:rPr>
            <w:spacing w:val="11"/>
            <w:sz w:val="17"/>
          </w:rPr>
          <w:delText xml:space="preserve">Strictly speaking, the "iceberg cost" includes both the ad-valorem dimension of trade cost and the fact </w:delText>
        </w:r>
        <w:r w:rsidRPr="00B80A37" w:rsidDel="00ED10CF">
          <w:rPr>
            <w:spacing w:val="13"/>
            <w:sz w:val="17"/>
          </w:rPr>
          <w:delText xml:space="preserve">that these costs are paid in terms of the good that is traded. As this last element is irrelevant in our case, </w:delText>
        </w:r>
        <w:r w:rsidRPr="00B80A37" w:rsidDel="00ED10CF">
          <w:rPr>
            <w:spacing w:val="12"/>
            <w:sz w:val="17"/>
          </w:rPr>
          <w:delText>we use the terms "iceberg" and "ad-valorem" interchangeably, as it is commonly done in the literature.</w:delText>
        </w:r>
      </w:del>
    </w:p>
    <w:p w14:paraId="0DB15A34" w14:textId="77777777" w:rsidR="003A20D6" w:rsidRPr="00B80A37" w:rsidDel="00ED10CF" w:rsidRDefault="003A20D6">
      <w:pPr>
        <w:pStyle w:val="Norm"/>
        <w:rPr>
          <w:del w:id="175" w:author="David Quin" w:date="2018-12-03T14:36:00Z"/>
        </w:rPr>
        <w:sectPr w:rsidR="003A20D6" w:rsidRPr="00B80A37" w:rsidDel="00ED10CF" w:rsidSect="00125AF5">
          <w:pgSz w:w="11918" w:h="16854"/>
          <w:pgMar w:top="1718" w:right="1571" w:bottom="958" w:left="1644" w:header="720" w:footer="720" w:gutter="0"/>
          <w:pgNumType w:start="1"/>
          <w:cols w:space="720"/>
        </w:sectPr>
        <w:pPrChange w:id="176" w:author="David Quin" w:date="2018-12-03T14:36:00Z">
          <w:pPr/>
        </w:pPrChange>
      </w:pPr>
    </w:p>
    <w:p w14:paraId="67DE2DAB" w14:textId="42BCFE01" w:rsidR="003A20D6" w:rsidRPr="00B80A37" w:rsidRDefault="002B38CB">
      <w:pPr>
        <w:pStyle w:val="Norm"/>
        <w:rPr>
          <w:spacing w:val="-8"/>
        </w:rPr>
        <w:pPrChange w:id="177" w:author="David Quin" w:date="2018-12-03T14:36:00Z">
          <w:pPr>
            <w:spacing w:line="318" w:lineRule="exact"/>
            <w:ind w:right="72"/>
            <w:jc w:val="both"/>
          </w:pPr>
        </w:pPrChange>
      </w:pPr>
      <w:r w:rsidRPr="00B80A37">
        <w:rPr>
          <w:spacing w:val="-8"/>
        </w:rPr>
        <w:t xml:space="preserve">from the reduction of transport cost </w:t>
      </w:r>
      <w:del w:id="178" w:author="David Quin" w:date="2018-12-03T14:36:00Z">
        <w:r w:rsidRPr="00B80A37" w:rsidDel="00ED10CF">
          <w:rPr>
            <w:spacing w:val="-8"/>
          </w:rPr>
          <w:delText>"</w:delText>
        </w:r>
      </w:del>
      <w:r w:rsidRPr="00B80A37">
        <w:rPr>
          <w:i/>
          <w:spacing w:val="-8"/>
          <w:rPrChange w:id="179" w:author="David Quin" w:date="2018-12-03T14:36:00Z">
            <w:rPr>
              <w:spacing w:val="-8"/>
            </w:rPr>
          </w:rPrChange>
        </w:rPr>
        <w:t>per se</w:t>
      </w:r>
      <w:del w:id="180" w:author="David Quin" w:date="2018-12-03T14:36:00Z">
        <w:r w:rsidRPr="00B80A37" w:rsidDel="00ED10CF">
          <w:rPr>
            <w:spacing w:val="-8"/>
          </w:rPr>
          <w:delText xml:space="preserve">" </w:delText>
        </w:r>
      </w:del>
      <w:r w:rsidRPr="00B80A37">
        <w:rPr>
          <w:spacing w:val="-8"/>
        </w:rPr>
        <w:t xml:space="preserve">. Trade composition effects </w:t>
      </w:r>
      <w:del w:id="181" w:author="David Quin" w:date="2018-12-03T14:37:00Z">
        <w:r w:rsidRPr="00B80A37" w:rsidDel="00ED10CF">
          <w:rPr>
            <w:spacing w:val="-8"/>
          </w:rPr>
          <w:delText xml:space="preserve">only </w:delText>
        </w:r>
      </w:del>
      <w:ins w:id="182" w:author="David Quin" w:date="2018-12-03T14:37:00Z">
        <w:r w:rsidR="00ED10CF" w:rsidRPr="00B80A37">
          <w:rPr>
            <w:spacing w:val="-8"/>
          </w:rPr>
          <w:t xml:space="preserve">have only limited </w:t>
        </w:r>
      </w:ins>
      <w:del w:id="183" w:author="David Quin" w:date="2018-12-03T14:37:00Z">
        <w:r w:rsidRPr="00B80A37" w:rsidDel="00ED10CF">
          <w:rPr>
            <w:spacing w:val="-8"/>
          </w:rPr>
          <w:delText xml:space="preserve">have a limited </w:delText>
        </w:r>
      </w:del>
      <w:r w:rsidRPr="00B80A37">
        <w:t xml:space="preserve">influence, and when they matter (in maritime transport), composition effects amplify the </w:t>
      </w:r>
      <w:r w:rsidRPr="00B80A37">
        <w:rPr>
          <w:spacing w:val="1"/>
        </w:rPr>
        <w:t xml:space="preserve">reduction of pure transport costs. Otherwise stated, pure transport costs have declined </w:t>
      </w:r>
      <w:r w:rsidRPr="00B80A37">
        <w:rPr>
          <w:spacing w:val="-3"/>
        </w:rPr>
        <w:t xml:space="preserve">less than observed </w:t>
      </w:r>
      <w:r w:rsidRPr="00B80A37">
        <w:rPr>
          <w:spacing w:val="-3"/>
        </w:rPr>
        <w:lastRenderedPageBreak/>
        <w:t xml:space="preserve">costs. This stands in contrast to the conclusion obtained by Hummels </w:t>
      </w:r>
      <w:r w:rsidRPr="00B80A37">
        <w:rPr>
          <w:spacing w:val="2"/>
        </w:rPr>
        <w:t xml:space="preserve">(2007) on the same database (until 2004). Our result thus deepens the paradox of the </w:t>
      </w:r>
      <w:r w:rsidRPr="00B80A37">
        <w:rPr>
          <w:spacing w:val="-3"/>
        </w:rPr>
        <w:t xml:space="preserve">less-than-expected decline of transport costs. Importantly, we show that the difference of </w:t>
      </w:r>
      <w:r w:rsidRPr="00B80A37">
        <w:t xml:space="preserve">results can be attributed to the new </w:t>
      </w:r>
      <w:del w:id="184" w:author="David Quin" w:date="2018-12-03T14:38:00Z">
        <w:r w:rsidRPr="00B80A37" w:rsidDel="00ED10CF">
          <w:delText xml:space="preserve">way </w:delText>
        </w:r>
      </w:del>
      <w:ins w:id="185" w:author="David Quin" w:date="2018-12-03T14:38:00Z">
        <w:r w:rsidR="00ED10CF" w:rsidRPr="00B80A37">
          <w:t xml:space="preserve">method </w:t>
        </w:r>
      </w:ins>
      <w:r w:rsidRPr="00B80A37">
        <w:t xml:space="preserve">of modeling </w:t>
      </w:r>
      <w:del w:id="186" w:author="David Quin" w:date="2018-12-03T14:38:00Z">
        <w:r w:rsidRPr="00B80A37" w:rsidDel="00ED10CF">
          <w:delText xml:space="preserve">of </w:delText>
        </w:r>
      </w:del>
      <w:r w:rsidRPr="00B80A37">
        <w:t xml:space="preserve">the additive component </w:t>
      </w:r>
      <w:ins w:id="187" w:author="David Quin" w:date="2018-12-03T14:38:00Z">
        <w:r w:rsidR="00ED10CF" w:rsidRPr="00B80A37">
          <w:t xml:space="preserve">that </w:t>
        </w:r>
      </w:ins>
      <w:r w:rsidRPr="00B80A37">
        <w:t xml:space="preserve">we offer. </w:t>
      </w:r>
      <w:r w:rsidRPr="00B80A37">
        <w:rPr>
          <w:spacing w:val="-1"/>
        </w:rPr>
        <w:t xml:space="preserve">Allowing the share of additive costs to vary across time, products and country partners </w:t>
      </w:r>
      <w:r w:rsidRPr="00B80A37">
        <w:rPr>
          <w:spacing w:val="-3"/>
        </w:rPr>
        <w:t xml:space="preserve">(rather than being constant as in Hummels, 2007), </w:t>
      </w:r>
      <w:del w:id="188" w:author="David Quin" w:date="2018-12-03T14:38:00Z">
        <w:r w:rsidRPr="00B80A37" w:rsidDel="00ED10CF">
          <w:rPr>
            <w:spacing w:val="-3"/>
          </w:rPr>
          <w:delText xml:space="preserve">turns </w:delText>
        </w:r>
      </w:del>
      <w:ins w:id="189" w:author="David Quin" w:date="2018-12-03T14:38:00Z">
        <w:r w:rsidR="00ED10CF" w:rsidRPr="00B80A37">
          <w:rPr>
            <w:spacing w:val="-3"/>
          </w:rPr>
          <w:t xml:space="preserve">turn </w:t>
        </w:r>
      </w:ins>
      <w:r w:rsidRPr="00B80A37">
        <w:rPr>
          <w:spacing w:val="-3"/>
        </w:rPr>
        <w:t xml:space="preserve">out to be key in the decomposition </w:t>
      </w:r>
      <w:r w:rsidRPr="00B80A37">
        <w:rPr>
          <w:spacing w:val="-1"/>
        </w:rPr>
        <w:t>of underlying sources of the decrease of overall transport costs observed over the period.</w:t>
      </w:r>
    </w:p>
    <w:p w14:paraId="518ADC7A" w14:textId="7C27D5E1" w:rsidR="003A20D6" w:rsidRPr="00B80A37" w:rsidRDefault="002B38CB">
      <w:pPr>
        <w:pStyle w:val="Norm"/>
        <w:pPrChange w:id="190" w:author="David Quin" w:date="2018-12-03T14:41:00Z">
          <w:pPr>
            <w:spacing w:before="108" w:line="321" w:lineRule="exact"/>
            <w:ind w:right="72" w:firstLine="360"/>
            <w:jc w:val="both"/>
          </w:pPr>
        </w:pPrChange>
      </w:pPr>
      <w:r w:rsidRPr="00B80A37">
        <w:t xml:space="preserve">In both aspects, our results </w:t>
      </w:r>
      <w:ins w:id="191" w:author="David Quin" w:date="2018-12-03T14:38:00Z">
        <w:r w:rsidR="00ED10CF" w:rsidRPr="00B80A37">
          <w:t xml:space="preserve">point to the </w:t>
        </w:r>
      </w:ins>
      <w:del w:id="192" w:author="David Quin" w:date="2018-12-03T14:38:00Z">
        <w:r w:rsidRPr="00B80A37" w:rsidDel="00ED10CF">
          <w:delText xml:space="preserve">point the </w:delText>
        </w:r>
      </w:del>
      <w:r w:rsidRPr="00B80A37">
        <w:t>importance of the additive component in ac</w:t>
      </w:r>
      <w:del w:id="193" w:author="David Quin" w:date="2018-12-03T14:38:00Z">
        <w:r w:rsidRPr="00B80A37" w:rsidDel="00ED10CF">
          <w:softHyphen/>
        </w:r>
      </w:del>
      <w:r w:rsidRPr="00B80A37">
        <w:t xml:space="preserve">counting for international transport costs. In this respect, it contributes to the literature that challenges the dominant role of iceberg costs in international trade (even in the case </w:t>
      </w:r>
      <w:r w:rsidRPr="00B80A37">
        <w:rPr>
          <w:spacing w:val="-1"/>
        </w:rPr>
        <w:t xml:space="preserve">of ice transport, see Bosker and Buringh, 2018). As shown by Alchian and Allen (1964), </w:t>
      </w:r>
      <w:r w:rsidRPr="00B80A37">
        <w:rPr>
          <w:spacing w:val="-2"/>
        </w:rPr>
        <w:t>the relative price of two varieties of some good</w:t>
      </w:r>
      <w:ins w:id="194" w:author="David Quin" w:date="2018-12-03T14:39:00Z">
        <w:r w:rsidR="00ED10CF" w:rsidRPr="00B80A37">
          <w:rPr>
            <w:spacing w:val="-2"/>
          </w:rPr>
          <w:t>s</w:t>
        </w:r>
      </w:ins>
      <w:r w:rsidRPr="00B80A37">
        <w:rPr>
          <w:spacing w:val="-2"/>
        </w:rPr>
        <w:t xml:space="preserve"> will depend on the level of additive trade </w:t>
      </w:r>
      <w:r w:rsidRPr="00B80A37">
        <w:rPr>
          <w:spacing w:val="2"/>
        </w:rPr>
        <w:t>costs. In this context, the relative demand for more expensive/higher</w:t>
      </w:r>
      <w:ins w:id="195" w:author="David Quin" w:date="2018-12-03T14:39:00Z">
        <w:r w:rsidR="00ED10CF" w:rsidRPr="00B80A37">
          <w:rPr>
            <w:spacing w:val="2"/>
          </w:rPr>
          <w:t>-</w:t>
        </w:r>
      </w:ins>
      <w:del w:id="196" w:author="David Quin" w:date="2018-12-03T14:39:00Z">
        <w:r w:rsidRPr="00B80A37" w:rsidDel="00ED10CF">
          <w:rPr>
            <w:spacing w:val="2"/>
          </w:rPr>
          <w:delText xml:space="preserve"> </w:delText>
        </w:r>
      </w:del>
      <w:r w:rsidRPr="00B80A37">
        <w:rPr>
          <w:spacing w:val="2"/>
        </w:rPr>
        <w:t xml:space="preserve">quality product </w:t>
      </w:r>
      <w:r w:rsidRPr="00B80A37">
        <w:rPr>
          <w:spacing w:val="-1"/>
        </w:rPr>
        <w:t xml:space="preserve">goods increases with trade costs ("shipping the good apples out"). This is consistent with </w:t>
      </w:r>
      <w:r w:rsidRPr="00B80A37">
        <w:rPr>
          <w:spacing w:val="-6"/>
        </w:rPr>
        <w:t xml:space="preserve">the findings by Hummels and Skiba (2004), who estimate the elasticity of freight rates with </w:t>
      </w:r>
      <w:r w:rsidRPr="00B80A37">
        <w:rPr>
          <w:spacing w:val="-1"/>
        </w:rPr>
        <w:t xml:space="preserve">respect to price to be well below unity. Also, their estimates imply that doubling freight </w:t>
      </w:r>
      <w:r w:rsidRPr="00B80A37">
        <w:rPr>
          <w:spacing w:val="-2"/>
        </w:rPr>
        <w:t xml:space="preserve">costs increases average </w:t>
      </w:r>
      <w:ins w:id="197" w:author="David Quin" w:date="2018-12-03T18:51:00Z">
        <w:r w:rsidR="004F4387" w:rsidRPr="00B80A37">
          <w:rPr>
            <w:spacing w:val="-2"/>
          </w:rPr>
          <w:t>‘</w:t>
        </w:r>
      </w:ins>
      <w:r w:rsidRPr="00B80A37">
        <w:rPr>
          <w:spacing w:val="-2"/>
        </w:rPr>
        <w:t xml:space="preserve">free alongside </w:t>
      </w:r>
      <w:ins w:id="198" w:author="David Quin" w:date="2018-12-03T18:51:00Z">
        <w:r w:rsidR="004F4387" w:rsidRPr="00B80A37">
          <w:rPr>
            <w:spacing w:val="-2"/>
          </w:rPr>
          <w:t xml:space="preserve">ship’ </w:t>
        </w:r>
      </w:ins>
      <w:r w:rsidRPr="00B80A37">
        <w:rPr>
          <w:spacing w:val="-2"/>
        </w:rPr>
        <w:t>(</w:t>
      </w:r>
      <w:del w:id="199" w:author="David Quin" w:date="2018-12-03T14:40:00Z">
        <w:r w:rsidRPr="00B80A37" w:rsidDel="00ED10CF">
          <w:rPr>
            <w:spacing w:val="-2"/>
          </w:rPr>
          <w:delText>fas</w:delText>
        </w:r>
      </w:del>
      <w:ins w:id="200" w:author="David Quin" w:date="2018-12-03T14:40:00Z">
        <w:r w:rsidR="00ED10CF" w:rsidRPr="00B80A37">
          <w:rPr>
            <w:spacing w:val="-2"/>
          </w:rPr>
          <w:t>FAS</w:t>
        </w:r>
      </w:ins>
      <w:r w:rsidRPr="00B80A37">
        <w:rPr>
          <w:spacing w:val="-2"/>
        </w:rPr>
        <w:t xml:space="preserve">) export prices by </w:t>
      </w:r>
      <w:ins w:id="201" w:author="David Quin" w:date="2018-12-03T14:40:00Z">
        <w:r w:rsidR="00ED10CF" w:rsidRPr="00B80A37">
          <w:rPr>
            <w:spacing w:val="-2"/>
          </w:rPr>
          <w:t>80% to 141%</w:t>
        </w:r>
      </w:ins>
      <w:del w:id="202" w:author="David Quin" w:date="2018-12-03T14:40:00Z">
        <w:r w:rsidRPr="00B80A37" w:rsidDel="00ED10CF">
          <w:rPr>
            <w:spacing w:val="-2"/>
          </w:rPr>
          <w:delText>80 to 141 percent</w:delText>
        </w:r>
      </w:del>
      <w:r w:rsidRPr="00B80A37">
        <w:rPr>
          <w:spacing w:val="-2"/>
        </w:rPr>
        <w:t>, consistent with high</w:t>
      </w:r>
      <w:ins w:id="203" w:author="David Quin" w:date="2018-12-03T14:40:00Z">
        <w:r w:rsidR="00ED10CF" w:rsidRPr="00B80A37">
          <w:rPr>
            <w:spacing w:val="-2"/>
          </w:rPr>
          <w:t>-</w:t>
        </w:r>
      </w:ins>
      <w:del w:id="204" w:author="David Quin" w:date="2018-12-03T14:40:00Z">
        <w:r w:rsidRPr="00B80A37" w:rsidDel="00ED10CF">
          <w:rPr>
            <w:spacing w:val="-2"/>
          </w:rPr>
          <w:delText xml:space="preserve"> </w:delText>
        </w:r>
      </w:del>
      <w:r w:rsidRPr="00B80A37">
        <w:rPr>
          <w:spacing w:val="-2"/>
        </w:rPr>
        <w:t xml:space="preserve">quality goods being sold in markets with high freight costs. Recent empirical studies based on micro-level data also provide </w:t>
      </w:r>
      <w:del w:id="205" w:author="David Quin" w:date="2018-12-03T14:41:00Z">
        <w:r w:rsidRPr="00B80A37" w:rsidDel="00ED10CF">
          <w:rPr>
            <w:spacing w:val="-2"/>
          </w:rPr>
          <w:delText xml:space="preserve">a </w:delText>
        </w:r>
      </w:del>
      <w:r w:rsidRPr="00B80A37">
        <w:rPr>
          <w:spacing w:val="-2"/>
        </w:rPr>
        <w:t xml:space="preserve">strong empirical support </w:t>
      </w:r>
      <w:del w:id="206" w:author="David Quin" w:date="2018-12-03T14:41:00Z">
        <w:r w:rsidRPr="00B80A37" w:rsidDel="00ED10CF">
          <w:rPr>
            <w:spacing w:val="-2"/>
          </w:rPr>
          <w:delText xml:space="preserve">to </w:delText>
        </w:r>
      </w:del>
      <w:ins w:id="207" w:author="David Quin" w:date="2018-12-03T14:41:00Z">
        <w:r w:rsidR="00ED10CF" w:rsidRPr="00B80A37">
          <w:rPr>
            <w:spacing w:val="-2"/>
          </w:rPr>
          <w:t xml:space="preserve">for </w:t>
        </w:r>
      </w:ins>
      <w:r w:rsidRPr="00B80A37">
        <w:rPr>
          <w:spacing w:val="-2"/>
        </w:rPr>
        <w:t>the role of additive costs (i.e.</w:t>
      </w:r>
      <w:ins w:id="208" w:author="David Quin" w:date="2018-12-03T14:41:00Z">
        <w:r w:rsidR="00ED10CF" w:rsidRPr="00B80A37">
          <w:rPr>
            <w:spacing w:val="-2"/>
          </w:rPr>
          <w:t xml:space="preserve"> </w:t>
        </w:r>
      </w:ins>
      <w:del w:id="209" w:author="David Quin" w:date="2018-12-03T14:41:00Z">
        <w:r w:rsidRPr="00B80A37" w:rsidDel="00ED10CF">
          <w:rPr>
            <w:spacing w:val="-2"/>
          </w:rPr>
          <w:delText xml:space="preserve">, </w:delText>
        </w:r>
      </w:del>
      <w:r w:rsidRPr="00B80A37">
        <w:rPr>
          <w:spacing w:val="-2"/>
        </w:rPr>
        <w:t xml:space="preserve">cost per unit exported) in international trade costs. Based on a </w:t>
      </w:r>
      <w:proofErr w:type="spellStart"/>
      <w:r w:rsidRPr="00B80A37">
        <w:rPr>
          <w:spacing w:val="-2"/>
        </w:rPr>
        <w:t>firm</w:t>
      </w:r>
      <w:r w:rsidRPr="00B80A37">
        <w:rPr>
          <w:spacing w:val="-2"/>
        </w:rPr>
        <w:softHyphen/>
      </w:r>
      <w:r w:rsidRPr="00B80A37">
        <w:rPr>
          <w:spacing w:val="-1"/>
        </w:rPr>
        <w:t>product-level</w:t>
      </w:r>
      <w:proofErr w:type="spellEnd"/>
      <w:r w:rsidRPr="00B80A37">
        <w:rPr>
          <w:spacing w:val="-1"/>
        </w:rPr>
        <w:t xml:space="preserve"> database of French exporters, Martin (2012) finds that firms charge higher unit values for exports to more remote countries, supporting the importance of additive </w:t>
      </w:r>
      <w:r w:rsidRPr="00B80A37">
        <w:t xml:space="preserve">costs. Using transaction-level trade data from Colombia, Lashkaripour (2017) estimates </w:t>
      </w:r>
      <w:r w:rsidRPr="00B80A37">
        <w:rPr>
          <w:spacing w:val="1"/>
        </w:rPr>
        <w:t xml:space="preserve">that the transport cost elasticity varies greatly across industries, with a value of 0.8 for </w:t>
      </w:r>
      <w:r w:rsidRPr="00B80A37">
        <w:rPr>
          <w:spacing w:val="-1"/>
        </w:rPr>
        <w:t>the average industry, in contrast with the iceberg specification.</w:t>
      </w:r>
      <w:ins w:id="210" w:author="David Quin" w:date="2018-12-03T18:31:00Z">
        <w:r w:rsidR="00641409" w:rsidRPr="00B80A37">
          <w:rPr>
            <w:rStyle w:val="FootnoteReference"/>
            <w:spacing w:val="-1"/>
          </w:rPr>
          <w:footnoteReference w:id="3"/>
        </w:r>
      </w:ins>
      <w:del w:id="223" w:author="David Quin" w:date="2018-12-03T18:31:00Z">
        <w:r w:rsidRPr="00B80A37" w:rsidDel="00641409">
          <w:rPr>
            <w:spacing w:val="-1"/>
            <w:w w:val="135"/>
            <w:vertAlign w:val="superscript"/>
          </w:rPr>
          <w:delText>3</w:delText>
        </w:r>
      </w:del>
    </w:p>
    <w:p w14:paraId="5739089D" w14:textId="6958BD73" w:rsidR="003A20D6" w:rsidRPr="00B80A37" w:rsidDel="00641409" w:rsidRDefault="002B38CB">
      <w:pPr>
        <w:pStyle w:val="Norm"/>
        <w:rPr>
          <w:del w:id="224" w:author="David Quin" w:date="2018-12-03T18:31:00Z"/>
        </w:rPr>
        <w:pPrChange w:id="225" w:author="David Quin" w:date="2018-12-03T18:31:00Z">
          <w:pPr>
            <w:spacing w:before="36" w:after="144" w:line="316" w:lineRule="exact"/>
            <w:ind w:right="72" w:firstLine="360"/>
            <w:jc w:val="both"/>
          </w:pPr>
        </w:pPrChange>
      </w:pPr>
      <w:r w:rsidRPr="00B80A37">
        <w:t xml:space="preserve">Closely related to our paper is the work by Irarrazabal </w:t>
      </w:r>
      <w:r w:rsidRPr="00B80A37">
        <w:rPr>
          <w:i/>
        </w:rPr>
        <w:t xml:space="preserve">et al. </w:t>
      </w:r>
      <w:r w:rsidRPr="00B80A37">
        <w:t xml:space="preserve">(2015), which develops a structural framework for inferring relative additive trade costs from firm-level trade data. </w:t>
      </w:r>
      <w:r w:rsidRPr="00B80A37">
        <w:rPr>
          <w:spacing w:val="-2"/>
        </w:rPr>
        <w:t xml:space="preserve">Implementing their methodology on Norwegian firm-level export data for the year 2004, </w:t>
      </w:r>
      <w:r w:rsidRPr="00B80A37">
        <w:rPr>
          <w:spacing w:val="-1"/>
        </w:rPr>
        <w:t xml:space="preserve">they find that, for the median shipment, additive costs (in Norwegian crowns) amount to </w:t>
      </w:r>
      <w:r w:rsidRPr="00B80A37">
        <w:rPr>
          <w:spacing w:val="-2"/>
        </w:rPr>
        <w:t xml:space="preserve">6% of the export price multiplied by the </w:t>
      </w:r>
      <w:ins w:id="226" w:author="David Quin" w:date="2018-12-03T18:30:00Z">
        <w:r w:rsidR="00641409" w:rsidRPr="00B80A37">
          <w:rPr>
            <w:spacing w:val="-3"/>
          </w:rPr>
          <w:t>ad-valorem</w:t>
        </w:r>
        <w:r w:rsidR="00641409" w:rsidRPr="00B80A37">
          <w:rPr>
            <w:i/>
            <w:spacing w:val="-3"/>
          </w:rPr>
          <w:t xml:space="preserve"> </w:t>
        </w:r>
      </w:ins>
      <w:del w:id="227" w:author="David Quin" w:date="2018-12-03T18:28:00Z">
        <w:r w:rsidRPr="00B80A37" w:rsidDel="00BD2F1E">
          <w:rPr>
            <w:spacing w:val="-2"/>
          </w:rPr>
          <w:delText xml:space="preserve">ad-valorem </w:delText>
        </w:r>
      </w:del>
      <w:r w:rsidRPr="00B80A37">
        <w:rPr>
          <w:spacing w:val="-2"/>
        </w:rPr>
        <w:t xml:space="preserve">cost (also expressed in Norwegian </w:t>
      </w:r>
      <w:r w:rsidRPr="00B80A37">
        <w:rPr>
          <w:spacing w:val="-1"/>
        </w:rPr>
        <w:t xml:space="preserve">crowns). Our results share in common with Irarrazabal </w:t>
      </w:r>
      <w:r w:rsidRPr="00B80A37">
        <w:rPr>
          <w:i/>
          <w:spacing w:val="-1"/>
        </w:rPr>
        <w:t xml:space="preserve">et al. </w:t>
      </w:r>
      <w:r w:rsidRPr="00B80A37">
        <w:rPr>
          <w:spacing w:val="-1"/>
        </w:rPr>
        <w:t xml:space="preserve">(2015) the important role of </w:t>
      </w:r>
      <w:r w:rsidRPr="00B80A37">
        <w:rPr>
          <w:spacing w:val="1"/>
        </w:rPr>
        <w:t>the additive component of international trade costs. Yet</w:t>
      </w:r>
      <w:del w:id="228" w:author="David Quin" w:date="2018-12-03T18:42:00Z">
        <w:r w:rsidRPr="00B80A37" w:rsidDel="00641409">
          <w:rPr>
            <w:spacing w:val="1"/>
          </w:rPr>
          <w:delText>,</w:delText>
        </w:r>
      </w:del>
      <w:r w:rsidRPr="00B80A37">
        <w:rPr>
          <w:spacing w:val="1"/>
        </w:rPr>
        <w:t xml:space="preserve"> our paper </w:t>
      </w:r>
      <w:r w:rsidRPr="00B80A37">
        <w:rPr>
          <w:rPrChange w:id="229" w:author="David Quin" w:date="2018-12-03T18:31:00Z">
            <w:rPr>
              <w:spacing w:val="1"/>
              <w:w w:val="115"/>
            </w:rPr>
          </w:rPrChange>
        </w:rPr>
        <w:t>complements</w:t>
      </w:r>
      <w:r w:rsidRPr="00B80A37">
        <w:rPr>
          <w:spacing w:val="1"/>
        </w:rPr>
        <w:t xml:space="preserve"> their</w:t>
      </w:r>
      <w:ins w:id="230" w:author="David Quin" w:date="2018-12-03T18:31:00Z">
        <w:r w:rsidR="00641409" w:rsidRPr="00B80A37">
          <w:rPr>
            <w:spacing w:val="1"/>
          </w:rPr>
          <w:t xml:space="preserve"> </w:t>
        </w:r>
      </w:ins>
    </w:p>
    <w:p w14:paraId="420C5623" w14:textId="122B1838" w:rsidR="003A20D6" w:rsidRPr="00B80A37" w:rsidDel="00641409" w:rsidRDefault="002B38CB">
      <w:pPr>
        <w:pStyle w:val="Norm"/>
        <w:rPr>
          <w:del w:id="231" w:author="David Quin" w:date="2018-12-03T18:31:00Z"/>
          <w:spacing w:val="10"/>
          <w:w w:val="140"/>
          <w:sz w:val="12"/>
          <w:vertAlign w:val="superscript"/>
        </w:rPr>
        <w:pPrChange w:id="232" w:author="David Quin" w:date="2018-12-03T18:31:00Z">
          <w:pPr>
            <w:spacing w:before="36" w:line="266" w:lineRule="auto"/>
            <w:ind w:right="72" w:firstLine="288"/>
            <w:jc w:val="both"/>
          </w:pPr>
        </w:pPrChange>
      </w:pPr>
      <w:del w:id="233" w:author="David Quin" w:date="2018-12-03T18:31:00Z">
        <w:r w:rsidRPr="00B80A37" w:rsidDel="00641409">
          <w:rPr>
            <w:spacing w:val="10"/>
            <w:w w:val="140"/>
            <w:sz w:val="12"/>
            <w:vertAlign w:val="superscript"/>
          </w:rPr>
          <w:delText>3</w:delText>
        </w:r>
        <w:r w:rsidRPr="00B80A37" w:rsidDel="00641409">
          <w:rPr>
            <w:spacing w:val="10"/>
            <w:sz w:val="17"/>
          </w:rPr>
          <w:delText xml:space="preserve">Beyond the positive aspect, several recent papers also point out the normative implications of additive </w:delText>
        </w:r>
        <w:r w:rsidRPr="00B80A37" w:rsidDel="00641409">
          <w:rPr>
            <w:spacing w:val="12"/>
            <w:sz w:val="17"/>
          </w:rPr>
          <w:delText xml:space="preserve">trade costs. Sorensen (2014) extends Melitz (2003)'s seminal model of international trade by including additive trade costs, in addition to the ad-valorem component. A key analytical result is that the welfare </w:delText>
        </w:r>
        <w:r w:rsidRPr="00B80A37" w:rsidDel="00641409">
          <w:rPr>
            <w:spacing w:val="13"/>
            <w:sz w:val="17"/>
          </w:rPr>
          <w:delText>gain from a reduction in trade barriers is higher for a decrease in additive costs than a decrease in ad-</w:delText>
        </w:r>
        <w:r w:rsidRPr="00B80A37" w:rsidDel="00641409">
          <w:rPr>
            <w:spacing w:val="11"/>
            <w:sz w:val="17"/>
          </w:rPr>
          <w:delText xml:space="preserve">valorem costs, due to the alteration of relative prices in a heterogeneous-firms trade framework. This is </w:delText>
        </w:r>
        <w:r w:rsidRPr="00B80A37" w:rsidDel="00641409">
          <w:rPr>
            <w:spacing w:val="12"/>
            <w:sz w:val="17"/>
          </w:rPr>
          <w:delText xml:space="preserve">confirmed by Irarrazabal et </w:delText>
        </w:r>
        <w:r w:rsidRPr="00B80A37" w:rsidDel="00641409">
          <w:rPr>
            <w:i/>
            <w:spacing w:val="12"/>
            <w:w w:val="105"/>
            <w:sz w:val="18"/>
          </w:rPr>
          <w:delText xml:space="preserve">al. </w:delText>
        </w:r>
        <w:r w:rsidRPr="00B80A37" w:rsidDel="00641409">
          <w:rPr>
            <w:spacing w:val="12"/>
            <w:sz w:val="17"/>
          </w:rPr>
          <w:delText xml:space="preserve">(2015). While these results suggest that important welfare gains can be </w:delText>
        </w:r>
        <w:r w:rsidRPr="00B80A37" w:rsidDel="00641409">
          <w:rPr>
            <w:spacing w:val="9"/>
            <w:sz w:val="17"/>
          </w:rPr>
          <w:delText xml:space="preserve">achieved by reducing additive trade costs, not much progress has been done in quantifying such gains. One </w:delText>
        </w:r>
        <w:r w:rsidRPr="00B80A37" w:rsidDel="00641409">
          <w:rPr>
            <w:spacing w:val="12"/>
            <w:sz w:val="17"/>
          </w:rPr>
          <w:delText xml:space="preserve">potential reason is the lack of an empirical characterization of the additive component of trade costs (the one exception being Irarrazabal et </w:delText>
        </w:r>
        <w:r w:rsidRPr="00B80A37" w:rsidDel="00641409">
          <w:rPr>
            <w:i/>
            <w:spacing w:val="12"/>
            <w:w w:val="105"/>
            <w:sz w:val="18"/>
          </w:rPr>
          <w:delText xml:space="preserve">al., </w:delText>
        </w:r>
        <w:r w:rsidRPr="00B80A37" w:rsidDel="00641409">
          <w:rPr>
            <w:spacing w:val="12"/>
            <w:sz w:val="17"/>
          </w:rPr>
          <w:delText>2015). One contribution of the paper is to fill this gap.</w:delText>
        </w:r>
      </w:del>
    </w:p>
    <w:p w14:paraId="6E515427" w14:textId="77777777" w:rsidR="003A20D6" w:rsidRPr="00B80A37" w:rsidRDefault="003A20D6">
      <w:pPr>
        <w:pStyle w:val="Norm"/>
        <w:sectPr w:rsidR="003A20D6" w:rsidRPr="00B80A37" w:rsidSect="00125AF5">
          <w:footerReference w:type="default" r:id="rId9"/>
          <w:pgSz w:w="11918" w:h="16854"/>
          <w:pgMar w:top="1718" w:right="1571" w:bottom="958" w:left="1644" w:header="720" w:footer="720" w:gutter="0"/>
          <w:pgNumType w:start="1"/>
          <w:cols w:space="720"/>
        </w:sectPr>
        <w:pPrChange w:id="238" w:author="David Quin" w:date="2018-12-03T18:31:00Z">
          <w:pPr/>
        </w:pPrChange>
      </w:pPr>
    </w:p>
    <w:p w14:paraId="41165B65" w14:textId="0C538DFB" w:rsidR="003A20D6" w:rsidRPr="00B80A37" w:rsidRDefault="005E1B5A">
      <w:pPr>
        <w:spacing w:line="320" w:lineRule="exact"/>
        <w:ind w:right="72"/>
        <w:jc w:val="both"/>
        <w:rPr>
          <w:rFonts w:ascii="Times New Roman" w:hAnsi="Times New Roman"/>
          <w:color w:val="000000"/>
          <w:spacing w:val="4"/>
          <w:w w:val="115"/>
          <w:sz w:val="21"/>
        </w:rPr>
      </w:pPr>
      <w:r w:rsidRPr="00B80A37">
        <w:rPr>
          <w:noProof/>
        </w:rPr>
        <w:lastRenderedPageBreak/>
        <mc:AlternateContent>
          <mc:Choice Requires="wps">
            <w:drawing>
              <wp:anchor distT="0" distB="0" distL="0" distR="0" simplePos="0" relativeHeight="251609600" behindDoc="1" locked="0" layoutInCell="1" allowOverlap="1" wp14:anchorId="59FE2F92" wp14:editId="0EC225AD">
                <wp:simplePos x="0" y="0"/>
                <wp:positionH relativeFrom="column">
                  <wp:posOffset>0</wp:posOffset>
                </wp:positionH>
                <wp:positionV relativeFrom="paragraph">
                  <wp:posOffset>8776335</wp:posOffset>
                </wp:positionV>
                <wp:extent cx="5486400" cy="130810"/>
                <wp:effectExtent l="0" t="0" r="0" b="0"/>
                <wp:wrapSquare wrapText="bothSides"/>
                <wp:docPr id="762"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5915" w14:textId="77777777" w:rsidR="00DC28EF" w:rsidRDefault="00DC28EF">
                            <w:pPr>
                              <w:spacing w:line="204" w:lineRule="auto"/>
                              <w:ind w:left="4176"/>
                              <w:rPr>
                                <w:rFonts w:ascii="Times New Roman" w:hAnsi="Times New Roman"/>
                                <w:color w:val="000000"/>
                                <w:w w:val="115"/>
                                <w:sz w:val="21"/>
                              </w:rPr>
                            </w:pPr>
                            <w:r>
                              <w:rPr>
                                <w:rFonts w:ascii="Times New Roman" w:hAnsi="Times New Roman"/>
                                <w:color w:val="000000"/>
                                <w:w w:val="115"/>
                                <w:sz w:val="2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E2F92" id="_x0000_t202" coordsize="21600,21600" o:spt="202" path="m,l,21600r21600,l21600,xe">
                <v:stroke joinstyle="miter"/>
                <v:path gradientshapeok="t" o:connecttype="rect"/>
              </v:shapetype>
              <v:shape id="Text Box 744" o:spid="_x0000_s1026" type="#_x0000_t202" style="position:absolute;left:0;text-align:left;margin-left:0;margin-top:691.05pt;width:6in;height:10.3pt;z-index:-251706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srMogIAAJYFAAAOAAAAZHJzL2Uyb0RvYy54bWysVG1vmzAQ/j5p/8HydwqkDgFUUrUhTJO6&#13;&#10;F6ndD3DABGtgM9sJdNP++86mSZNWk6ZtfEBn3/l8zz2P7+p67Fq0Z0pzKTIcXgQYMVHKiotthr88&#13;&#10;FF6MkTZUVLSVgmX4kWl8vXz75mroUzaTjWwrphAkETod+gw3xvSp7+uyYR3VF7JnApy1VB01sFRb&#13;&#10;v1J0gOxd68+CIPIHqapeyZJpDbv55MRLl7+uWWk+1bVmBrUZhtqM+yv339i/v7yi6VbRvuHlUxn0&#13;&#10;L6roKBdw6TFVTg1FO8Vfpep4qaSWtbkoZefLuuYlcxgATRi8QHPf0J45LNAc3R/bpP9f2vLj/rNC&#13;&#10;vMrwIpphJGgHJD2w0aBbOaIFIbZDQ69TCLzvIdSM4ACmHVrd38nyq4YQ/yRmOqBt9Gb4ICvISHdG&#13;&#10;uhNjrTrbJ0COIA1Q8nikwd5awuacxBEJwFWCL7wM4tDx5NP0cLpX2rxjskPWyLACml12ur/TxlZD&#13;&#10;00OIvUzIgreto7oVZxsQOO3A3XDU+mwVjrkfSZCs43VMPDKL1h4J8ty7KVbEi4pwMc8v89UqD3/a&#13;&#10;e0OSNryqmLDXHFQUkj9j6UnPE/9HHWnZ8sqmsyVptd2sWoX2FFRcuM/SAsWfhPnnZTg3YHkBKZyR&#13;&#10;4HaWeEUULzxSkLmXLILYC8LkNokCkpC8OId0xwX7d0hoyHAyn80n1fwWW+C+19ho2nEDc6LlXYbj&#13;&#10;YxBNG0artagctYbydrJPWmHLf24FdOxAtBOs1eikVjNuRshiVbyR1SNIV0lQFogQhhsYjVTfMRpg&#13;&#10;UGRYf9tRxTBq3wt4iXaqHAx1MDYHg4oSjmbYYDSZKzNNn12v+LaBzNNLEvIGnkjNnXqfq4DS7QIe&#13;&#10;vwPxNKjsdDldu6jncbr8BQAA//8DAFBLAwQUAAYACAAAACEAEs+F8OQAAAAPAQAADwAAAGRycy9k&#13;&#10;b3ducmV2LnhtbEyPwW7CMBBE75X6D9ZW6q04pBSiEAdVINRD1QO0lTgusYmjxnZkm2D+vtsTvay0&#13;&#10;b7SzM9UqmZ6NyofOWQHTSQZM2cbJzrYCvj63TwWwENFK7J1VAq4qwKq+v6uwlO5id2rcx5aRiQ0l&#13;&#10;CtAxDiXnodHKYJi4QVnSTs4bjLT6lkuPFzI3Pc+zbM4NdpY+aBzUWqvmZ382Ar7Xw/Y9HTR+jC/y&#13;&#10;bZMvdlffJCEeH9JmSeN1CSyqFG8X8NeB8kNNwY7ubGVgvQBqE4k+F/kUGOnFfEboSGiW5QvgdcX/&#13;&#10;96h/AQAA//8DAFBLAQItABQABgAIAAAAIQC2gziS/gAAAOEBAAATAAAAAAAAAAAAAAAAAAAAAABb&#13;&#10;Q29udGVudF9UeXBlc10ueG1sUEsBAi0AFAAGAAgAAAAhADj9If/WAAAAlAEAAAsAAAAAAAAAAAAA&#13;&#10;AAAALwEAAF9yZWxzLy5yZWxzUEsBAi0AFAAGAAgAAAAhAHPCysyiAgAAlgUAAA4AAAAAAAAAAAAA&#13;&#10;AAAALgIAAGRycy9lMm9Eb2MueG1sUEsBAi0AFAAGAAgAAAAhABLPhfDkAAAADwEAAA8AAAAAAAAA&#13;&#10;AAAAAAAA/AQAAGRycy9kb3ducmV2LnhtbFBLBQYAAAAABAAEAPMAAAANBgAAAAA=&#13;&#10;" filled="f" stroked="f">
                <v:path arrowok="t"/>
                <v:textbox inset="0,0,0,0">
                  <w:txbxContent>
                    <w:p w14:paraId="113E5915" w14:textId="77777777" w:rsidR="00DC28EF" w:rsidRDefault="00DC28EF">
                      <w:pPr>
                        <w:spacing w:line="204" w:lineRule="auto"/>
                        <w:ind w:left="4176"/>
                        <w:rPr>
                          <w:rFonts w:ascii="Times New Roman" w:hAnsi="Times New Roman"/>
                          <w:color w:val="000000"/>
                          <w:w w:val="115"/>
                          <w:sz w:val="21"/>
                        </w:rPr>
                      </w:pPr>
                      <w:r>
                        <w:rPr>
                          <w:rFonts w:ascii="Times New Roman" w:hAnsi="Times New Roman"/>
                          <w:color w:val="000000"/>
                          <w:w w:val="115"/>
                          <w:sz w:val="21"/>
                        </w:rPr>
                        <w:t>4</w:t>
                      </w:r>
                    </w:p>
                  </w:txbxContent>
                </v:textbox>
                <w10:wrap type="square"/>
              </v:shape>
            </w:pict>
          </mc:Fallback>
        </mc:AlternateContent>
      </w:r>
      <w:r w:rsidR="002B38CB" w:rsidRPr="00B80A37">
        <w:rPr>
          <w:rFonts w:ascii="Times New Roman" w:hAnsi="Times New Roman"/>
          <w:color w:val="000000"/>
          <w:spacing w:val="4"/>
          <w:w w:val="115"/>
          <w:sz w:val="21"/>
        </w:rPr>
        <w:t xml:space="preserve">findings in two main respects. First, while our study covers a narrower set of trade </w:t>
      </w:r>
      <w:r w:rsidR="002B38CB" w:rsidRPr="00B80A37">
        <w:rPr>
          <w:rFonts w:ascii="Times New Roman" w:hAnsi="Times New Roman"/>
          <w:color w:val="000000"/>
          <w:spacing w:val="3"/>
          <w:w w:val="115"/>
          <w:sz w:val="21"/>
        </w:rPr>
        <w:t>costs focused on transport costs, their data and their empirical approach only allow</w:t>
      </w:r>
      <w:del w:id="239" w:author="David Quin" w:date="2018-12-03T18:42:00Z">
        <w:r w:rsidR="002B38CB" w:rsidRPr="00B80A37" w:rsidDel="00641409">
          <w:rPr>
            <w:rFonts w:ascii="Times New Roman" w:hAnsi="Times New Roman"/>
            <w:color w:val="000000"/>
            <w:spacing w:val="3"/>
            <w:w w:val="115"/>
            <w:sz w:val="21"/>
          </w:rPr>
          <w:delText>s</w:delText>
        </w:r>
      </w:del>
      <w:r w:rsidR="002B38CB" w:rsidRPr="00B80A37">
        <w:rPr>
          <w:rFonts w:ascii="Times New Roman" w:hAnsi="Times New Roman"/>
          <w:color w:val="000000"/>
          <w:spacing w:val="3"/>
          <w:w w:val="115"/>
          <w:sz w:val="21"/>
        </w:rPr>
        <w:t xml:space="preserve"> </w:t>
      </w:r>
      <w:r w:rsidR="002B38CB" w:rsidRPr="00B80A37">
        <w:rPr>
          <w:rFonts w:ascii="Times New Roman" w:hAnsi="Times New Roman"/>
          <w:color w:val="000000"/>
          <w:spacing w:val="2"/>
          <w:w w:val="115"/>
          <w:sz w:val="21"/>
        </w:rPr>
        <w:t xml:space="preserve">the identification of the ratio of the additive cost to the export price multiplied by the </w:t>
      </w:r>
      <w:r w:rsidR="002B38CB" w:rsidRPr="00B80A37">
        <w:rPr>
          <w:rFonts w:ascii="Times New Roman" w:hAnsi="Times New Roman"/>
          <w:color w:val="000000"/>
          <w:spacing w:val="1"/>
          <w:w w:val="115"/>
          <w:sz w:val="21"/>
        </w:rPr>
        <w:t xml:space="preserve">ad-valorem </w:t>
      </w:r>
      <w:ins w:id="240" w:author="David Quin" w:date="2018-12-03T18:42:00Z">
        <w:r w:rsidR="00641409" w:rsidRPr="00B80A37">
          <w:rPr>
            <w:rFonts w:ascii="Times New Roman" w:hAnsi="Times New Roman"/>
            <w:color w:val="000000"/>
            <w:spacing w:val="1"/>
            <w:w w:val="115"/>
            <w:sz w:val="21"/>
          </w:rPr>
          <w:t xml:space="preserve">cost; </w:t>
        </w:r>
      </w:ins>
      <w:del w:id="241" w:author="David Quin" w:date="2018-12-03T18:42:00Z">
        <w:r w:rsidR="002B38CB" w:rsidRPr="00B80A37" w:rsidDel="00641409">
          <w:rPr>
            <w:rFonts w:ascii="Times New Roman" w:hAnsi="Times New Roman"/>
            <w:color w:val="000000"/>
            <w:spacing w:val="1"/>
            <w:w w:val="115"/>
            <w:sz w:val="21"/>
          </w:rPr>
          <w:delText xml:space="preserve">cost ; </w:delText>
        </w:r>
      </w:del>
      <w:r w:rsidR="002B38CB" w:rsidRPr="00B80A37">
        <w:rPr>
          <w:rFonts w:ascii="Times New Roman" w:hAnsi="Times New Roman"/>
          <w:color w:val="000000"/>
          <w:spacing w:val="1"/>
          <w:w w:val="115"/>
          <w:sz w:val="21"/>
        </w:rPr>
        <w:t xml:space="preserve">by contrast, our estimation strategy enables us to uncover separately </w:t>
      </w:r>
      <w:r w:rsidR="002B38CB" w:rsidRPr="00B80A37">
        <w:rPr>
          <w:rFonts w:ascii="Times New Roman" w:hAnsi="Times New Roman"/>
          <w:color w:val="000000"/>
          <w:w w:val="115"/>
          <w:sz w:val="21"/>
        </w:rPr>
        <w:t xml:space="preserve">both values of the ad-valorem and the additive costs. From this, we can rebuild the ratio </w:t>
      </w:r>
      <w:r w:rsidR="002B38CB" w:rsidRPr="00B80A37">
        <w:rPr>
          <w:rFonts w:ascii="Times New Roman" w:hAnsi="Times New Roman"/>
          <w:color w:val="000000"/>
          <w:spacing w:val="1"/>
          <w:w w:val="115"/>
          <w:sz w:val="21"/>
        </w:rPr>
        <w:t xml:space="preserve">in similar terms to them, thereby gaining in generality in this respect. While Irarrazabal </w:t>
      </w:r>
      <w:r w:rsidR="002B38CB" w:rsidRPr="00B80A37">
        <w:rPr>
          <w:rFonts w:ascii="Times New Roman" w:hAnsi="Times New Roman"/>
          <w:i/>
          <w:color w:val="000000"/>
          <w:spacing w:val="-2"/>
        </w:rPr>
        <w:t xml:space="preserve">et al. </w:t>
      </w:r>
      <w:r w:rsidR="002B38CB" w:rsidRPr="00B80A37">
        <w:rPr>
          <w:rFonts w:ascii="Times New Roman" w:hAnsi="Times New Roman"/>
          <w:color w:val="000000"/>
          <w:spacing w:val="-2"/>
          <w:w w:val="115"/>
          <w:sz w:val="21"/>
        </w:rPr>
        <w:t xml:space="preserve">(2015) </w:t>
      </w:r>
      <w:del w:id="242" w:author="David Quin" w:date="2018-12-03T18:43:00Z">
        <w:r w:rsidR="002B38CB" w:rsidRPr="00B80A37" w:rsidDel="004F4387">
          <w:rPr>
            <w:rFonts w:ascii="Times New Roman" w:hAnsi="Times New Roman"/>
            <w:color w:val="000000"/>
            <w:spacing w:val="-2"/>
            <w:w w:val="115"/>
            <w:sz w:val="21"/>
          </w:rPr>
          <w:delText xml:space="preserve">obtain </w:delText>
        </w:r>
      </w:del>
      <w:ins w:id="243" w:author="David Quin" w:date="2018-12-03T18:43:00Z">
        <w:r w:rsidR="004F4387" w:rsidRPr="00B80A37">
          <w:rPr>
            <w:rFonts w:ascii="Times New Roman" w:hAnsi="Times New Roman"/>
            <w:color w:val="000000"/>
            <w:spacing w:val="-2"/>
            <w:w w:val="115"/>
            <w:sz w:val="21"/>
          </w:rPr>
          <w:t xml:space="preserve">find </w:t>
        </w:r>
      </w:ins>
      <w:r w:rsidR="002B38CB" w:rsidRPr="00B80A37">
        <w:rPr>
          <w:rFonts w:ascii="Times New Roman" w:hAnsi="Times New Roman"/>
          <w:color w:val="000000"/>
          <w:spacing w:val="-2"/>
          <w:w w:val="115"/>
          <w:sz w:val="21"/>
        </w:rPr>
        <w:t xml:space="preserve">that, for an export price multiplied by the ad-valorem cost of 100 USD, 6 USD are paid in additive trade costs, our </w:t>
      </w:r>
      <w:del w:id="244" w:author="David Quin" w:date="2018-12-03T18:43:00Z">
        <w:r w:rsidR="002B38CB" w:rsidRPr="00B80A37" w:rsidDel="004F4387">
          <w:rPr>
            <w:rFonts w:ascii="Times New Roman" w:hAnsi="Times New Roman"/>
            <w:color w:val="000000"/>
            <w:spacing w:val="-2"/>
            <w:w w:val="115"/>
            <w:sz w:val="21"/>
          </w:rPr>
          <w:delText xml:space="preserve">own </w:delText>
        </w:r>
      </w:del>
      <w:r w:rsidR="002B38CB" w:rsidRPr="00B80A37">
        <w:rPr>
          <w:rFonts w:ascii="Times New Roman" w:hAnsi="Times New Roman"/>
          <w:color w:val="000000"/>
          <w:spacing w:val="-2"/>
          <w:w w:val="115"/>
          <w:sz w:val="21"/>
        </w:rPr>
        <w:t xml:space="preserve">results point to a value paid in additive transport costs of 2.8 USD for maritime shipping and 1.5 USD for air transport for 2004. </w:t>
      </w:r>
      <w:r w:rsidR="002B38CB" w:rsidRPr="00B80A37">
        <w:rPr>
          <w:rFonts w:ascii="Times New Roman" w:hAnsi="Times New Roman"/>
          <w:color w:val="000000"/>
          <w:spacing w:val="-1"/>
          <w:w w:val="115"/>
          <w:sz w:val="21"/>
        </w:rPr>
        <w:t xml:space="preserve">This comparison of results suggests that between a third and a half of the additive trade </w:t>
      </w:r>
      <w:r w:rsidR="002B38CB" w:rsidRPr="00B80A37">
        <w:rPr>
          <w:rFonts w:ascii="Times New Roman" w:hAnsi="Times New Roman"/>
          <w:color w:val="000000"/>
          <w:w w:val="115"/>
          <w:sz w:val="21"/>
        </w:rPr>
        <w:t xml:space="preserve">costs are attributable to the transport sector (depending on the transport mode). Second, </w:t>
      </w:r>
      <w:r w:rsidR="002B38CB" w:rsidRPr="00B80A37">
        <w:rPr>
          <w:rFonts w:ascii="Times New Roman" w:hAnsi="Times New Roman"/>
          <w:color w:val="000000"/>
          <w:spacing w:val="-4"/>
          <w:w w:val="115"/>
          <w:sz w:val="21"/>
        </w:rPr>
        <w:t xml:space="preserve">we exploit exhaustive information about the imports flows of the US over a </w:t>
      </w:r>
      <w:del w:id="245" w:author="David Quin" w:date="2018-12-03T18:43:00Z">
        <w:r w:rsidR="002B38CB" w:rsidRPr="00B80A37" w:rsidDel="004F4387">
          <w:rPr>
            <w:rFonts w:ascii="Times New Roman" w:hAnsi="Times New Roman"/>
            <w:color w:val="000000"/>
            <w:spacing w:val="-4"/>
            <w:w w:val="115"/>
            <w:sz w:val="21"/>
          </w:rPr>
          <w:delText xml:space="preserve">large </w:delText>
        </w:r>
      </w:del>
      <w:ins w:id="246" w:author="David Quin" w:date="2018-12-03T18:43:00Z">
        <w:r w:rsidR="004F4387" w:rsidRPr="00B80A37">
          <w:rPr>
            <w:rFonts w:ascii="Times New Roman" w:hAnsi="Times New Roman"/>
            <w:color w:val="000000"/>
            <w:spacing w:val="-4"/>
            <w:w w:val="115"/>
            <w:sz w:val="21"/>
          </w:rPr>
          <w:t xml:space="preserve">wide </w:t>
        </w:r>
      </w:ins>
      <w:ins w:id="247" w:author="David Quin" w:date="2018-12-03T19:07:00Z">
        <w:r w:rsidR="00AA1005" w:rsidRPr="00B80A37">
          <w:rPr>
            <w:rFonts w:ascii="Times New Roman" w:hAnsi="Times New Roman"/>
            <w:color w:val="000000"/>
            <w:spacing w:val="-4"/>
            <w:w w:val="115"/>
            <w:sz w:val="21"/>
          </w:rPr>
          <w:t xml:space="preserve">time-span </w:t>
        </w:r>
      </w:ins>
      <w:del w:id="248" w:author="David Quin" w:date="2018-12-03T19:07:00Z">
        <w:r w:rsidR="002B38CB" w:rsidRPr="00B80A37" w:rsidDel="00AA1005">
          <w:rPr>
            <w:rFonts w:ascii="Times New Roman" w:hAnsi="Times New Roman"/>
            <w:color w:val="000000"/>
            <w:spacing w:val="-4"/>
            <w:w w:val="115"/>
            <w:sz w:val="21"/>
          </w:rPr>
          <w:delText xml:space="preserve">time span </w:delText>
        </w:r>
      </w:del>
      <w:r w:rsidR="002B38CB" w:rsidRPr="00B80A37">
        <w:rPr>
          <w:rFonts w:ascii="Times New Roman" w:hAnsi="Times New Roman"/>
          <w:color w:val="000000"/>
          <w:spacing w:val="-4"/>
          <w:w w:val="115"/>
          <w:sz w:val="21"/>
        </w:rPr>
        <w:t xml:space="preserve">from 1974 to 2013. In this respect, our results deliver a broader view of the magnitude of additive costs in international trade over time. In particular, we show that the modeling of additive costs is of critical importance in determining the underlying sources of the trends </w:t>
      </w:r>
      <w:r w:rsidR="002B38CB" w:rsidRPr="00B80A37">
        <w:rPr>
          <w:rFonts w:ascii="Times New Roman" w:hAnsi="Times New Roman"/>
          <w:color w:val="000000"/>
          <w:w w:val="115"/>
          <w:sz w:val="21"/>
        </w:rPr>
        <w:t>patterns of international transport costs observed since 1974.</w:t>
      </w:r>
      <w:ins w:id="249" w:author="David Quin" w:date="2018-12-03T18:48:00Z">
        <w:r w:rsidR="004F4387" w:rsidRPr="00B80A37">
          <w:rPr>
            <w:rStyle w:val="FootnoteReference"/>
            <w:rFonts w:ascii="Times New Roman" w:hAnsi="Times New Roman"/>
            <w:color w:val="000000"/>
            <w:w w:val="115"/>
            <w:sz w:val="21"/>
          </w:rPr>
          <w:footnoteReference w:id="4"/>
        </w:r>
      </w:ins>
      <w:del w:id="257" w:author="David Quin" w:date="2018-12-03T18:47:00Z">
        <w:r w:rsidR="002B38CB" w:rsidRPr="00B80A37" w:rsidDel="004F4387">
          <w:rPr>
            <w:rFonts w:ascii="Times New Roman" w:hAnsi="Times New Roman"/>
            <w:color w:val="000000"/>
            <w:w w:val="120"/>
            <w:sz w:val="21"/>
            <w:vertAlign w:val="superscript"/>
          </w:rPr>
          <w:delText>4</w:delText>
        </w:r>
      </w:del>
    </w:p>
    <w:p w14:paraId="11BD1C05" w14:textId="61EDB5C5" w:rsidR="003A20D6" w:rsidRPr="00B80A37" w:rsidRDefault="002B38CB">
      <w:pPr>
        <w:spacing w:before="108" w:line="317" w:lineRule="exact"/>
        <w:ind w:right="72" w:firstLine="288"/>
        <w:jc w:val="both"/>
        <w:rPr>
          <w:rFonts w:ascii="Times New Roman" w:hAnsi="Times New Roman"/>
          <w:color w:val="000000"/>
          <w:w w:val="115"/>
          <w:sz w:val="21"/>
        </w:rPr>
      </w:pPr>
      <w:r w:rsidRPr="00B80A37">
        <w:rPr>
          <w:rFonts w:ascii="Times New Roman" w:hAnsi="Times New Roman"/>
          <w:color w:val="000000"/>
          <w:w w:val="115"/>
          <w:sz w:val="21"/>
        </w:rPr>
        <w:t xml:space="preserve">The paper is built as follows. First, we estimate the values of international transport </w:t>
      </w:r>
      <w:r w:rsidRPr="00B80A37">
        <w:rPr>
          <w:rFonts w:ascii="Times New Roman" w:hAnsi="Times New Roman"/>
          <w:color w:val="000000"/>
          <w:spacing w:val="-2"/>
          <w:w w:val="115"/>
          <w:sz w:val="21"/>
        </w:rPr>
        <w:t>costs annually throughout the period 1974-2013 by transport mode, explicitly distinguish</w:t>
      </w:r>
      <w:del w:id="258" w:author="David Quin" w:date="2018-12-03T18:44:00Z">
        <w:r w:rsidRPr="00B80A37" w:rsidDel="004F4387">
          <w:rPr>
            <w:rFonts w:ascii="Times New Roman" w:hAnsi="Times New Roman"/>
            <w:color w:val="000000"/>
            <w:spacing w:val="-2"/>
            <w:w w:val="115"/>
            <w:sz w:val="21"/>
          </w:rPr>
          <w:softHyphen/>
        </w:r>
      </w:del>
      <w:r w:rsidRPr="00B80A37">
        <w:rPr>
          <w:rFonts w:ascii="Times New Roman" w:hAnsi="Times New Roman"/>
          <w:color w:val="000000"/>
          <w:spacing w:val="-4"/>
          <w:w w:val="115"/>
          <w:sz w:val="21"/>
        </w:rPr>
        <w:t xml:space="preserve">ing between the additive and the ad-valorem components. Section 2 </w:t>
      </w:r>
      <w:del w:id="259" w:author="David Quin" w:date="2018-12-03T18:44:00Z">
        <w:r w:rsidRPr="00B80A37" w:rsidDel="004F4387">
          <w:rPr>
            <w:rFonts w:ascii="Times New Roman" w:hAnsi="Times New Roman"/>
            <w:color w:val="000000"/>
            <w:spacing w:val="-4"/>
            <w:w w:val="115"/>
            <w:sz w:val="21"/>
          </w:rPr>
          <w:delText xml:space="preserve">thus </w:delText>
        </w:r>
      </w:del>
      <w:r w:rsidRPr="00B80A37">
        <w:rPr>
          <w:rFonts w:ascii="Times New Roman" w:hAnsi="Times New Roman"/>
          <w:color w:val="000000"/>
          <w:spacing w:val="-4"/>
          <w:w w:val="115"/>
          <w:sz w:val="21"/>
        </w:rPr>
        <w:t xml:space="preserve">reports the mean </w:t>
      </w:r>
      <w:r w:rsidRPr="00B80A37">
        <w:rPr>
          <w:rFonts w:ascii="Times New Roman" w:hAnsi="Times New Roman"/>
          <w:color w:val="000000"/>
          <w:w w:val="115"/>
          <w:sz w:val="21"/>
        </w:rPr>
        <w:t xml:space="preserve">values of the transport costs estimated over the period (by transport mode). Relying on these estimation results, we then provide a decomposition of the transport costs trend </w:t>
      </w:r>
      <w:r w:rsidRPr="00B80A37">
        <w:rPr>
          <w:rFonts w:ascii="Times New Roman" w:hAnsi="Times New Roman"/>
          <w:color w:val="000000"/>
          <w:spacing w:val="-3"/>
          <w:w w:val="115"/>
          <w:sz w:val="21"/>
        </w:rPr>
        <w:t xml:space="preserve">patterns, between what </w:t>
      </w:r>
      <w:del w:id="260" w:author="David Quin" w:date="2018-12-03T18:44:00Z">
        <w:r w:rsidRPr="00B80A37" w:rsidDel="004F4387">
          <w:rPr>
            <w:rFonts w:ascii="Times New Roman" w:hAnsi="Times New Roman"/>
            <w:color w:val="000000"/>
            <w:spacing w:val="-3"/>
            <w:w w:val="115"/>
            <w:sz w:val="21"/>
          </w:rPr>
          <w:delText xml:space="preserve">comes </w:delText>
        </w:r>
      </w:del>
      <w:ins w:id="261" w:author="David Quin" w:date="2018-12-03T18:44:00Z">
        <w:r w:rsidR="004F4387" w:rsidRPr="00B80A37">
          <w:rPr>
            <w:rFonts w:ascii="Times New Roman" w:hAnsi="Times New Roman"/>
            <w:color w:val="000000"/>
            <w:spacing w:val="-3"/>
            <w:w w:val="115"/>
            <w:sz w:val="21"/>
          </w:rPr>
          <w:t xml:space="preserve">arises </w:t>
        </w:r>
      </w:ins>
      <w:r w:rsidRPr="00B80A37">
        <w:rPr>
          <w:rFonts w:ascii="Times New Roman" w:hAnsi="Times New Roman"/>
          <w:color w:val="000000"/>
          <w:spacing w:val="-3"/>
          <w:w w:val="115"/>
          <w:sz w:val="21"/>
        </w:rPr>
        <w:t xml:space="preserve">from changes in the trade composition (by product and/or </w:t>
      </w:r>
      <w:r w:rsidRPr="00B80A37">
        <w:rPr>
          <w:rFonts w:ascii="Times New Roman" w:hAnsi="Times New Roman"/>
          <w:color w:val="000000"/>
          <w:spacing w:val="1"/>
          <w:w w:val="115"/>
          <w:sz w:val="21"/>
        </w:rPr>
        <w:t>partner country), and what is attributable to changes in transport costs "</w:t>
      </w:r>
      <w:r w:rsidRPr="00B80A37">
        <w:rPr>
          <w:rFonts w:ascii="Times New Roman" w:hAnsi="Times New Roman"/>
          <w:i/>
          <w:color w:val="000000"/>
          <w:spacing w:val="1"/>
          <w:w w:val="115"/>
          <w:sz w:val="21"/>
          <w:rPrChange w:id="262" w:author="David Quin" w:date="2018-12-03T18:44:00Z">
            <w:rPr>
              <w:rFonts w:ascii="Times New Roman" w:hAnsi="Times New Roman"/>
              <w:color w:val="000000"/>
              <w:spacing w:val="1"/>
              <w:w w:val="115"/>
              <w:sz w:val="21"/>
            </w:rPr>
          </w:rPrChange>
        </w:rPr>
        <w:t xml:space="preserve">per </w:t>
      </w:r>
      <w:ins w:id="263" w:author="David Quin" w:date="2018-12-03T18:44:00Z">
        <w:r w:rsidR="004F4387" w:rsidRPr="00B80A37">
          <w:rPr>
            <w:rFonts w:ascii="Times New Roman" w:hAnsi="Times New Roman"/>
            <w:i/>
            <w:color w:val="000000"/>
            <w:spacing w:val="1"/>
            <w:w w:val="115"/>
            <w:sz w:val="21"/>
          </w:rPr>
          <w:t>se</w:t>
        </w:r>
        <w:r w:rsidR="004F4387" w:rsidRPr="00B80A37">
          <w:rPr>
            <w:rFonts w:ascii="Times New Roman" w:hAnsi="Times New Roman"/>
            <w:color w:val="000000"/>
            <w:spacing w:val="1"/>
            <w:w w:val="115"/>
            <w:sz w:val="21"/>
          </w:rPr>
          <w:t>".</w:t>
        </w:r>
      </w:ins>
      <w:del w:id="264" w:author="David Quin" w:date="2018-12-03T18:44:00Z">
        <w:r w:rsidRPr="00B80A37" w:rsidDel="004F4387">
          <w:rPr>
            <w:rFonts w:ascii="Times New Roman" w:hAnsi="Times New Roman"/>
            <w:i/>
            <w:color w:val="000000"/>
            <w:spacing w:val="1"/>
            <w:w w:val="115"/>
            <w:sz w:val="21"/>
            <w:rPrChange w:id="265" w:author="David Quin" w:date="2018-12-03T18:44:00Z">
              <w:rPr>
                <w:rFonts w:ascii="Times New Roman" w:hAnsi="Times New Roman"/>
                <w:color w:val="000000"/>
                <w:spacing w:val="1"/>
                <w:w w:val="115"/>
                <w:sz w:val="21"/>
              </w:rPr>
            </w:rPrChange>
          </w:rPr>
          <w:delText>se</w:delText>
        </w:r>
        <w:r w:rsidRPr="00B80A37" w:rsidDel="004F4387">
          <w:rPr>
            <w:rFonts w:ascii="Times New Roman" w:hAnsi="Times New Roman"/>
            <w:color w:val="000000"/>
            <w:spacing w:val="1"/>
            <w:w w:val="115"/>
            <w:sz w:val="21"/>
          </w:rPr>
          <w:delText>" .</w:delText>
        </w:r>
      </w:del>
      <w:r w:rsidRPr="00B80A37">
        <w:rPr>
          <w:rFonts w:ascii="Times New Roman" w:hAnsi="Times New Roman"/>
          <w:color w:val="000000"/>
          <w:spacing w:val="1"/>
          <w:w w:val="115"/>
          <w:sz w:val="21"/>
        </w:rPr>
        <w:t xml:space="preserve"> Section </w:t>
      </w:r>
      <w:r w:rsidRPr="00B80A37">
        <w:rPr>
          <w:rFonts w:ascii="Times New Roman" w:hAnsi="Times New Roman"/>
          <w:color w:val="000000"/>
          <w:spacing w:val="-3"/>
          <w:w w:val="115"/>
          <w:sz w:val="21"/>
        </w:rPr>
        <w:t xml:space="preserve">3 is devoted to this analysis, while </w:t>
      </w:r>
      <w:ins w:id="266" w:author="David Quin" w:date="2018-12-03T18:45:00Z">
        <w:r w:rsidR="004F4387" w:rsidRPr="00B80A37">
          <w:rPr>
            <w:rFonts w:ascii="Times New Roman" w:hAnsi="Times New Roman"/>
            <w:color w:val="000000"/>
            <w:spacing w:val="-3"/>
            <w:w w:val="115"/>
            <w:sz w:val="21"/>
          </w:rPr>
          <w:t>S</w:t>
        </w:r>
      </w:ins>
      <w:del w:id="267" w:author="David Quin" w:date="2018-12-03T18:45:00Z">
        <w:r w:rsidRPr="00B80A37" w:rsidDel="004F4387">
          <w:rPr>
            <w:rFonts w:ascii="Times New Roman" w:hAnsi="Times New Roman"/>
            <w:color w:val="000000"/>
            <w:spacing w:val="-3"/>
            <w:w w:val="115"/>
            <w:sz w:val="21"/>
          </w:rPr>
          <w:delText>s</w:delText>
        </w:r>
      </w:del>
      <w:r w:rsidRPr="00B80A37">
        <w:rPr>
          <w:rFonts w:ascii="Times New Roman" w:hAnsi="Times New Roman"/>
          <w:color w:val="000000"/>
          <w:spacing w:val="-3"/>
          <w:w w:val="115"/>
          <w:sz w:val="21"/>
        </w:rPr>
        <w:t xml:space="preserve">ection 4 checks the robustness of our results to the </w:t>
      </w:r>
      <w:r w:rsidRPr="00B80A37">
        <w:rPr>
          <w:rFonts w:ascii="Times New Roman" w:hAnsi="Times New Roman"/>
          <w:color w:val="000000"/>
          <w:spacing w:val="-1"/>
          <w:w w:val="115"/>
          <w:sz w:val="21"/>
        </w:rPr>
        <w:t>separability assumption and the weighting scheme. Section 5 concludes.</w:t>
      </w:r>
    </w:p>
    <w:p w14:paraId="1EE895A1" w14:textId="77777777" w:rsidR="003A20D6" w:rsidRPr="00B80A37" w:rsidRDefault="002B38CB">
      <w:pPr>
        <w:spacing w:before="288" w:line="413" w:lineRule="exact"/>
        <w:ind w:right="2448"/>
        <w:rPr>
          <w:rFonts w:ascii="Times New Roman" w:hAnsi="Times New Roman"/>
          <w:b/>
          <w:color w:val="000000"/>
          <w:spacing w:val="24"/>
          <w:sz w:val="28"/>
        </w:rPr>
      </w:pPr>
      <w:r w:rsidRPr="00B80A37">
        <w:rPr>
          <w:rFonts w:ascii="Times New Roman" w:hAnsi="Times New Roman"/>
          <w:b/>
          <w:color w:val="000000"/>
          <w:spacing w:val="24"/>
          <w:sz w:val="28"/>
        </w:rPr>
        <w:t xml:space="preserve">2 Estimating international transport costs </w:t>
      </w:r>
      <w:r w:rsidRPr="00B80A37">
        <w:rPr>
          <w:rFonts w:ascii="Times New Roman" w:hAnsi="Times New Roman"/>
          <w:b/>
          <w:color w:val="000000"/>
          <w:spacing w:val="6"/>
          <w:w w:val="120"/>
          <w:sz w:val="23"/>
        </w:rPr>
        <w:t>2.1 Data</w:t>
      </w:r>
    </w:p>
    <w:p w14:paraId="5BC10299" w14:textId="3B36481C" w:rsidR="003A20D6" w:rsidRPr="00B80A37" w:rsidDel="004F4387" w:rsidRDefault="002B38CB">
      <w:pPr>
        <w:spacing w:before="180" w:after="288" w:line="316" w:lineRule="exact"/>
        <w:jc w:val="both"/>
        <w:rPr>
          <w:del w:id="268" w:author="David Quin" w:date="2018-12-03T18:52:00Z"/>
          <w:rFonts w:ascii="Times New Roman" w:hAnsi="Times New Roman"/>
          <w:color w:val="000000"/>
          <w:spacing w:val="-5"/>
          <w:w w:val="115"/>
          <w:sz w:val="21"/>
        </w:rPr>
      </w:pPr>
      <w:r w:rsidRPr="00B80A37">
        <w:rPr>
          <w:rFonts w:ascii="Times New Roman" w:hAnsi="Times New Roman"/>
          <w:color w:val="000000"/>
          <w:spacing w:val="-5"/>
          <w:w w:val="115"/>
          <w:sz w:val="21"/>
        </w:rPr>
        <w:t xml:space="preserve">Our analysis of transportation costs consists </w:t>
      </w:r>
      <w:del w:id="269" w:author="David Quin" w:date="2018-12-03T18:45:00Z">
        <w:r w:rsidRPr="00B80A37" w:rsidDel="004F4387">
          <w:rPr>
            <w:rFonts w:ascii="Times New Roman" w:hAnsi="Times New Roman"/>
            <w:color w:val="000000"/>
            <w:spacing w:val="-5"/>
            <w:w w:val="115"/>
            <w:sz w:val="21"/>
          </w:rPr>
          <w:delText xml:space="preserve">in </w:delText>
        </w:r>
      </w:del>
      <w:ins w:id="270" w:author="David Quin" w:date="2018-12-03T18:45:00Z">
        <w:r w:rsidR="004F4387" w:rsidRPr="00B80A37">
          <w:rPr>
            <w:rFonts w:ascii="Times New Roman" w:hAnsi="Times New Roman"/>
            <w:color w:val="000000"/>
            <w:spacing w:val="-5"/>
            <w:w w:val="115"/>
            <w:sz w:val="21"/>
          </w:rPr>
          <w:t xml:space="preserve">of </w:t>
        </w:r>
      </w:ins>
      <w:r w:rsidRPr="00B80A37">
        <w:rPr>
          <w:rFonts w:ascii="Times New Roman" w:hAnsi="Times New Roman"/>
          <w:color w:val="000000"/>
          <w:spacing w:val="-5"/>
          <w:w w:val="115"/>
          <w:sz w:val="21"/>
        </w:rPr>
        <w:t>exploiting the difference between commodity-</w:t>
      </w:r>
      <w:r w:rsidRPr="00B80A37">
        <w:rPr>
          <w:rFonts w:ascii="Times New Roman" w:hAnsi="Times New Roman"/>
          <w:color w:val="000000"/>
          <w:w w:val="115"/>
          <w:sz w:val="21"/>
        </w:rPr>
        <w:t xml:space="preserve">level export and import prices, as in Hummels (2007). The database we use to construct </w:t>
      </w:r>
      <w:r w:rsidRPr="00B80A37">
        <w:rPr>
          <w:rFonts w:ascii="Times New Roman" w:hAnsi="Times New Roman"/>
          <w:color w:val="000000"/>
          <w:spacing w:val="2"/>
          <w:w w:val="115"/>
          <w:sz w:val="21"/>
        </w:rPr>
        <w:t xml:space="preserve">our measure of transport costs comes from </w:t>
      </w:r>
      <w:ins w:id="271" w:author="David Quin" w:date="2018-12-03T18:46:00Z">
        <w:r w:rsidR="004F4387" w:rsidRPr="00B80A37">
          <w:rPr>
            <w:rFonts w:ascii="Times New Roman" w:hAnsi="Times New Roman"/>
            <w:color w:val="000000"/>
            <w:spacing w:val="2"/>
            <w:w w:val="115"/>
            <w:sz w:val="21"/>
          </w:rPr>
          <w:t xml:space="preserve">the </w:t>
        </w:r>
      </w:ins>
      <w:r w:rsidRPr="00B80A37">
        <w:rPr>
          <w:rFonts w:ascii="Times New Roman" w:hAnsi="Times New Roman"/>
          <w:color w:val="000000"/>
          <w:spacing w:val="2"/>
          <w:w w:val="115"/>
          <w:sz w:val="21"/>
        </w:rPr>
        <w:t>US annual "Imports of Merchandise" pro</w:t>
      </w:r>
      <w:r w:rsidRPr="00B80A37">
        <w:rPr>
          <w:rFonts w:ascii="Times New Roman" w:hAnsi="Times New Roman"/>
          <w:color w:val="000000"/>
          <w:spacing w:val="2"/>
          <w:w w:val="115"/>
          <w:sz w:val="21"/>
        </w:rPr>
        <w:softHyphen/>
      </w:r>
      <w:r w:rsidRPr="00B80A37">
        <w:rPr>
          <w:rFonts w:ascii="Times New Roman" w:hAnsi="Times New Roman"/>
          <w:color w:val="000000"/>
          <w:w w:val="115"/>
          <w:sz w:val="21"/>
        </w:rPr>
        <w:t xml:space="preserve">vided by the </w:t>
      </w:r>
      <w:ins w:id="272" w:author="David Quin" w:date="2018-12-03T18:46:00Z">
        <w:r w:rsidR="004F4387" w:rsidRPr="00B80A37">
          <w:rPr>
            <w:rFonts w:ascii="Times New Roman" w:hAnsi="Times New Roman"/>
            <w:color w:val="000000"/>
            <w:w w:val="115"/>
            <w:sz w:val="21"/>
          </w:rPr>
          <w:t>US Census Bureau</w:t>
        </w:r>
      </w:ins>
      <w:del w:id="273" w:author="David Quin" w:date="2018-12-03T18:46:00Z">
        <w:r w:rsidRPr="00B80A37" w:rsidDel="004F4387">
          <w:rPr>
            <w:rFonts w:ascii="Times New Roman" w:hAnsi="Times New Roman"/>
            <w:color w:val="000000"/>
            <w:w w:val="115"/>
            <w:sz w:val="21"/>
          </w:rPr>
          <w:delText>Census bureau</w:delText>
        </w:r>
      </w:del>
      <w:r w:rsidRPr="00B80A37">
        <w:rPr>
          <w:rFonts w:ascii="Times New Roman" w:hAnsi="Times New Roman"/>
          <w:color w:val="000000"/>
          <w:w w:val="115"/>
          <w:sz w:val="21"/>
        </w:rPr>
        <w:t xml:space="preserve">, spanning </w:t>
      </w:r>
      <w:del w:id="274" w:author="David Quin" w:date="2018-12-03T18:46:00Z">
        <w:r w:rsidRPr="00B80A37" w:rsidDel="004F4387">
          <w:rPr>
            <w:rFonts w:ascii="Times New Roman" w:hAnsi="Times New Roman"/>
            <w:color w:val="000000"/>
            <w:w w:val="115"/>
            <w:sz w:val="21"/>
          </w:rPr>
          <w:delText xml:space="preserve">from </w:delText>
        </w:r>
      </w:del>
      <w:r w:rsidRPr="00B80A37">
        <w:rPr>
          <w:rFonts w:ascii="Times New Roman" w:hAnsi="Times New Roman"/>
          <w:color w:val="000000"/>
          <w:w w:val="115"/>
          <w:sz w:val="21"/>
        </w:rPr>
        <w:t>1974 to 2013</w:t>
      </w:r>
      <w:ins w:id="275" w:author="David Quin" w:date="2018-12-03T18:46:00Z">
        <w:r w:rsidR="004F4387" w:rsidRPr="00B80A37">
          <w:rPr>
            <w:rFonts w:ascii="Times New Roman" w:hAnsi="Times New Roman"/>
            <w:color w:val="000000"/>
            <w:w w:val="115"/>
            <w:sz w:val="21"/>
          </w:rPr>
          <w:t xml:space="preserve"> (d</w:t>
        </w:r>
      </w:ins>
      <w:del w:id="276" w:author="David Quin" w:date="2018-12-03T18:46:00Z">
        <w:r w:rsidRPr="00B80A37" w:rsidDel="004F4387">
          <w:rPr>
            <w:rFonts w:ascii="Times New Roman" w:hAnsi="Times New Roman"/>
            <w:color w:val="000000"/>
            <w:w w:val="115"/>
            <w:sz w:val="21"/>
          </w:rPr>
          <w:delText>. D</w:delText>
        </w:r>
      </w:del>
      <w:r w:rsidRPr="00B80A37">
        <w:rPr>
          <w:rFonts w:ascii="Times New Roman" w:hAnsi="Times New Roman"/>
          <w:color w:val="000000"/>
          <w:w w:val="115"/>
          <w:sz w:val="21"/>
        </w:rPr>
        <w:t xml:space="preserve">etails on the database </w:t>
      </w:r>
      <w:del w:id="277" w:author="David Quin" w:date="2018-12-03T18:46:00Z">
        <w:r w:rsidRPr="00B80A37" w:rsidDel="004F4387">
          <w:rPr>
            <w:rFonts w:ascii="Times New Roman" w:hAnsi="Times New Roman"/>
            <w:color w:val="000000"/>
            <w:w w:val="115"/>
            <w:sz w:val="21"/>
          </w:rPr>
          <w:delText xml:space="preserve">are </w:delText>
        </w:r>
      </w:del>
      <w:r w:rsidRPr="00B80A37">
        <w:rPr>
          <w:rFonts w:ascii="Times New Roman" w:hAnsi="Times New Roman"/>
          <w:color w:val="000000"/>
          <w:w w:val="115"/>
          <w:sz w:val="21"/>
        </w:rPr>
        <w:t>provided in Appendix A</w:t>
      </w:r>
      <w:ins w:id="278" w:author="David Quin" w:date="2018-12-03T18:46:00Z">
        <w:r w:rsidR="004F4387" w:rsidRPr="00B80A37">
          <w:rPr>
            <w:rFonts w:ascii="Times New Roman" w:hAnsi="Times New Roman"/>
            <w:color w:val="000000"/>
            <w:w w:val="115"/>
            <w:sz w:val="21"/>
          </w:rPr>
          <w:t>)</w:t>
        </w:r>
      </w:ins>
      <w:r w:rsidRPr="00B80A37">
        <w:rPr>
          <w:rFonts w:ascii="Times New Roman" w:hAnsi="Times New Roman"/>
          <w:color w:val="000000"/>
          <w:w w:val="115"/>
          <w:sz w:val="21"/>
        </w:rPr>
        <w:t>. We first use customs values, quantities and freight costs to re</w:t>
      </w:r>
      <w:del w:id="279" w:author="David Quin" w:date="2018-12-03T18:46:00Z">
        <w:r w:rsidRPr="00B80A37" w:rsidDel="004F4387">
          <w:rPr>
            <w:rFonts w:ascii="Times New Roman" w:hAnsi="Times New Roman"/>
            <w:color w:val="000000"/>
            <w:w w:val="115"/>
            <w:sz w:val="21"/>
          </w:rPr>
          <w:softHyphen/>
        </w:r>
      </w:del>
      <w:r w:rsidRPr="00B80A37">
        <w:rPr>
          <w:rFonts w:ascii="Times New Roman" w:hAnsi="Times New Roman"/>
          <w:color w:val="000000"/>
          <w:w w:val="115"/>
          <w:sz w:val="21"/>
        </w:rPr>
        <w:t xml:space="preserve">cover </w:t>
      </w:r>
      <w:del w:id="280" w:author="David Quin" w:date="2018-12-03T18:53:00Z">
        <w:r w:rsidRPr="00B80A37" w:rsidDel="004F4387">
          <w:rPr>
            <w:rFonts w:ascii="Times New Roman" w:hAnsi="Times New Roman"/>
            <w:color w:val="000000"/>
            <w:w w:val="115"/>
            <w:sz w:val="21"/>
          </w:rPr>
          <w:delText>free-alongside (</w:delText>
        </w:r>
      </w:del>
      <w:del w:id="281" w:author="David Quin" w:date="2018-12-03T18:46:00Z">
        <w:r w:rsidRPr="00B80A37" w:rsidDel="004F4387">
          <w:rPr>
            <w:rFonts w:ascii="Times New Roman" w:hAnsi="Times New Roman"/>
            <w:color w:val="000000"/>
            <w:w w:val="115"/>
            <w:sz w:val="21"/>
          </w:rPr>
          <w:delText>fas</w:delText>
        </w:r>
      </w:del>
      <w:ins w:id="282" w:author="David Quin" w:date="2018-12-03T18:46:00Z">
        <w:r w:rsidR="004F4387" w:rsidRPr="00B80A37">
          <w:rPr>
            <w:rFonts w:ascii="Times New Roman" w:hAnsi="Times New Roman"/>
            <w:color w:val="000000"/>
            <w:w w:val="115"/>
            <w:sz w:val="21"/>
          </w:rPr>
          <w:t>FAS</w:t>
        </w:r>
      </w:ins>
      <w:del w:id="283" w:author="David Quin" w:date="2018-12-03T18:53:00Z">
        <w:r w:rsidRPr="00B80A37" w:rsidDel="004F4387">
          <w:rPr>
            <w:rFonts w:ascii="Times New Roman" w:hAnsi="Times New Roman"/>
            <w:color w:val="000000"/>
            <w:w w:val="115"/>
            <w:sz w:val="21"/>
          </w:rPr>
          <w:delText>)</w:delText>
        </w:r>
      </w:del>
      <w:r w:rsidRPr="00B80A37">
        <w:rPr>
          <w:rFonts w:ascii="Times New Roman" w:hAnsi="Times New Roman"/>
          <w:color w:val="000000"/>
          <w:w w:val="115"/>
          <w:sz w:val="21"/>
        </w:rPr>
        <w:t xml:space="preserve"> and cost-insurance-</w:t>
      </w:r>
      <w:del w:id="284" w:author="David Quin" w:date="2018-12-03T18:47:00Z">
        <w:r w:rsidRPr="00B80A37" w:rsidDel="004F4387">
          <w:rPr>
            <w:rFonts w:ascii="Times New Roman" w:hAnsi="Times New Roman"/>
            <w:color w:val="000000"/>
            <w:w w:val="115"/>
            <w:sz w:val="21"/>
          </w:rPr>
          <w:delText xml:space="preserve">fret </w:delText>
        </w:r>
      </w:del>
      <w:ins w:id="285" w:author="David Quin" w:date="2018-12-03T18:47:00Z">
        <w:r w:rsidR="004F4387" w:rsidRPr="00B80A37">
          <w:rPr>
            <w:rFonts w:ascii="Times New Roman" w:hAnsi="Times New Roman"/>
            <w:color w:val="000000"/>
            <w:w w:val="115"/>
            <w:sz w:val="21"/>
          </w:rPr>
          <w:t xml:space="preserve">freight </w:t>
        </w:r>
      </w:ins>
      <w:r w:rsidRPr="00B80A37">
        <w:rPr>
          <w:rFonts w:ascii="Times New Roman" w:hAnsi="Times New Roman"/>
          <w:color w:val="000000"/>
          <w:w w:val="115"/>
          <w:sz w:val="21"/>
        </w:rPr>
        <w:t>(</w:t>
      </w:r>
      <w:del w:id="286" w:author="David Quin" w:date="2018-12-03T18:47:00Z">
        <w:r w:rsidRPr="00B80A37" w:rsidDel="004F4387">
          <w:rPr>
            <w:rFonts w:ascii="Times New Roman" w:hAnsi="Times New Roman"/>
            <w:color w:val="000000"/>
            <w:w w:val="115"/>
            <w:sz w:val="21"/>
          </w:rPr>
          <w:delText>cif</w:delText>
        </w:r>
      </w:del>
      <w:ins w:id="287" w:author="David Quin" w:date="2018-12-03T18:47:00Z">
        <w:r w:rsidR="004F4387" w:rsidRPr="00B80A37">
          <w:rPr>
            <w:rFonts w:ascii="Times New Roman" w:hAnsi="Times New Roman"/>
            <w:color w:val="000000"/>
            <w:w w:val="115"/>
            <w:sz w:val="21"/>
          </w:rPr>
          <w:t>CIF</w:t>
        </w:r>
      </w:ins>
      <w:r w:rsidRPr="00B80A37">
        <w:rPr>
          <w:rFonts w:ascii="Times New Roman" w:hAnsi="Times New Roman"/>
          <w:color w:val="000000"/>
          <w:w w:val="115"/>
          <w:sz w:val="21"/>
        </w:rPr>
        <w:t xml:space="preserve">) prices, by good, country of origin </w:t>
      </w:r>
      <w:r w:rsidRPr="00B80A37">
        <w:rPr>
          <w:rFonts w:ascii="Times New Roman" w:hAnsi="Times New Roman"/>
          <w:color w:val="000000"/>
          <w:spacing w:val="2"/>
          <w:w w:val="115"/>
          <w:sz w:val="21"/>
        </w:rPr>
        <w:t>and transportation mode.</w:t>
      </w:r>
      <w:ins w:id="288" w:author="David Quin" w:date="2018-12-03T18:49:00Z">
        <w:r w:rsidR="004F4387" w:rsidRPr="00B80A37">
          <w:rPr>
            <w:rStyle w:val="FootnoteReference"/>
            <w:rFonts w:ascii="Times New Roman" w:hAnsi="Times New Roman"/>
            <w:color w:val="000000"/>
            <w:spacing w:val="2"/>
            <w:w w:val="115"/>
            <w:sz w:val="21"/>
          </w:rPr>
          <w:footnoteReference w:id="5"/>
        </w:r>
      </w:ins>
      <w:del w:id="302" w:author="David Quin" w:date="2018-12-03T18:49:00Z">
        <w:r w:rsidRPr="00B80A37" w:rsidDel="004F4387">
          <w:rPr>
            <w:rFonts w:ascii="Times New Roman" w:hAnsi="Times New Roman"/>
            <w:color w:val="000000"/>
            <w:spacing w:val="2"/>
            <w:w w:val="120"/>
            <w:sz w:val="21"/>
            <w:vertAlign w:val="superscript"/>
          </w:rPr>
          <w:delText>5</w:delText>
        </w:r>
      </w:del>
      <w:r w:rsidRPr="00B80A37">
        <w:rPr>
          <w:rFonts w:ascii="Times New Roman" w:hAnsi="Times New Roman"/>
          <w:color w:val="000000"/>
          <w:spacing w:val="2"/>
          <w:w w:val="115"/>
          <w:sz w:val="21"/>
        </w:rPr>
        <w:t xml:space="preserve"> More </w:t>
      </w:r>
      <w:r w:rsidRPr="00B80A37">
        <w:rPr>
          <w:rFonts w:ascii="Times New Roman" w:hAnsi="Times New Roman"/>
          <w:color w:val="000000"/>
          <w:spacing w:val="2"/>
          <w:w w:val="115"/>
          <w:sz w:val="21"/>
        </w:rPr>
        <w:lastRenderedPageBreak/>
        <w:t xml:space="preserve">precisely, the (unit) </w:t>
      </w:r>
      <w:del w:id="303" w:author="David Quin" w:date="2018-12-03T18:47:00Z">
        <w:r w:rsidRPr="00B80A37" w:rsidDel="004F4387">
          <w:rPr>
            <w:rFonts w:ascii="Times New Roman" w:hAnsi="Times New Roman"/>
            <w:color w:val="000000"/>
            <w:spacing w:val="2"/>
            <w:w w:val="115"/>
            <w:sz w:val="21"/>
          </w:rPr>
          <w:delText xml:space="preserve">fas </w:delText>
        </w:r>
      </w:del>
      <w:ins w:id="304" w:author="David Quin" w:date="2018-12-03T18:47:00Z">
        <w:r w:rsidR="004F4387" w:rsidRPr="00B80A37">
          <w:rPr>
            <w:rFonts w:ascii="Times New Roman" w:hAnsi="Times New Roman"/>
            <w:color w:val="000000"/>
            <w:spacing w:val="2"/>
            <w:w w:val="115"/>
            <w:sz w:val="21"/>
          </w:rPr>
          <w:t xml:space="preserve">FAS </w:t>
        </w:r>
      </w:ins>
      <w:r w:rsidRPr="00B80A37">
        <w:rPr>
          <w:rFonts w:ascii="Times New Roman" w:hAnsi="Times New Roman"/>
          <w:color w:val="000000"/>
          <w:spacing w:val="2"/>
          <w:w w:val="115"/>
          <w:sz w:val="21"/>
        </w:rPr>
        <w:t>price is computed as the total</w:t>
      </w:r>
      <w:ins w:id="305" w:author="David Quin" w:date="2018-12-03T18:59:00Z">
        <w:r w:rsidR="00A47DD4" w:rsidRPr="00B80A37">
          <w:rPr>
            <w:spacing w:val="2"/>
          </w:rPr>
          <w:t xml:space="preserve"> </w:t>
        </w:r>
      </w:ins>
    </w:p>
    <w:p w14:paraId="168DA1DE" w14:textId="6BA8D6E6" w:rsidR="003A20D6" w:rsidRPr="00B80A37" w:rsidDel="004F4387" w:rsidRDefault="005E1B5A">
      <w:pPr>
        <w:spacing w:before="180" w:after="288" w:line="316" w:lineRule="exact"/>
        <w:ind w:right="72" w:firstLine="216"/>
        <w:jc w:val="both"/>
        <w:rPr>
          <w:del w:id="306" w:author="David Quin" w:date="2018-12-03T18:49:00Z"/>
          <w:rFonts w:ascii="Times New Roman" w:hAnsi="Times New Roman"/>
          <w:color w:val="000000"/>
          <w:spacing w:val="12"/>
          <w:w w:val="130"/>
          <w:sz w:val="12"/>
          <w:vertAlign w:val="superscript"/>
        </w:rPr>
        <w:pPrChange w:id="307" w:author="David Quin" w:date="2018-12-03T18:52:00Z">
          <w:pPr>
            <w:spacing w:before="36" w:line="266" w:lineRule="auto"/>
            <w:ind w:right="72" w:firstLine="216"/>
            <w:jc w:val="both"/>
          </w:pPr>
        </w:pPrChange>
      </w:pPr>
      <w:del w:id="308" w:author="David Quin" w:date="2018-12-03T18:49:00Z">
        <w:r w:rsidRPr="00B80A37">
          <w:rPr>
            <w:noProof/>
          </w:rPr>
          <mc:AlternateContent>
            <mc:Choice Requires="wps">
              <w:drawing>
                <wp:anchor distT="0" distB="0" distL="114300" distR="114300" simplePos="0" relativeHeight="251346432" behindDoc="0" locked="0" layoutInCell="1" allowOverlap="1" wp14:anchorId="7797437D" wp14:editId="5F0AA2EF">
                  <wp:simplePos x="0" y="0"/>
                  <wp:positionH relativeFrom="column">
                    <wp:posOffset>0</wp:posOffset>
                  </wp:positionH>
                  <wp:positionV relativeFrom="paragraph">
                    <wp:posOffset>3175</wp:posOffset>
                  </wp:positionV>
                  <wp:extent cx="2168525" cy="0"/>
                  <wp:effectExtent l="0" t="0" r="3175" b="0"/>
                  <wp:wrapNone/>
                  <wp:docPr id="761"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6852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9C87C" id="Line 743" o:spid="_x0000_s1026" style="position:absolute;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0.7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Tb1FA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vksw0iR&#13;&#10;Fpq0E4qjef4UqtMZV0DSWu1t0Ecv6tXsNP3qIJY8BMPCGUA7dB80Axhy8joW5VLbNhwGuegSa38d&#13;&#10;as8vHlHYnGSzxXQyxYjeYwkp7geNdf491y0KkxJL4BeByXnnfCBCintKuEfprZAytlYq1JU4z/Np&#13;&#10;POC0FCwEQ5qzx8NaWnQmwRzxC4oB7CEtIFfENX1eDPW2sfqkWLyl4YRtbnNPhOznACRVuAg0As/b&#13;&#10;rLfFt+f0ebPYLPJRPpltRnlaVaN323U+mm2z+bR6qtbrKvseOGd50QjGuAq07xbN8r+zwO2x9OYa&#13;&#10;TDrUJ3lEj9qB7P0fSccmh772Xjhodt3bUKbQb3BlTL69oGD7X9cx6+c7X/0AAAD//wMAUEsDBBQA&#13;&#10;BgAIAAAAIQAGIECD3gAAAAcBAAAPAAAAZHJzL2Rvd25yZXYueG1sTI/NTsNADITvSLzDykjc6KZQ&#13;&#10;QpVmU1X8XZCoKIhe3aybRGS9UXbbpG+Pe4KL5dHI42/y5ehadaQ+NJ4NTCcJKOLS24YrA1+fLzdz&#13;&#10;UCEiW2w9k4ETBVgWlxc5ZtYP/EHHTayUhHDI0EAdY5dpHcqaHIaJ74jF2/veYRTZV9r2OEi4a/Vt&#13;&#10;kqTaYcPyocaOHmsqfzYHZ2C+xWH93KzSWVlt0/376eH1e/1mzPXV+LSQsVqAijTGvws4dxB+KARs&#13;&#10;5w9sg2oNSJto4B6UeHezqSy7s9RFrv/zF78AAAD//wMAUEsBAi0AFAAGAAgAAAAhALaDOJL+AAAA&#13;&#10;4QEAABMAAAAAAAAAAAAAAAAAAAAAAFtDb250ZW50X1R5cGVzXS54bWxQSwECLQAUAAYACAAAACEA&#13;&#10;OP0h/9YAAACUAQAACwAAAAAAAAAAAAAAAAAvAQAAX3JlbHMvLnJlbHNQSwECLQAUAAYACAAAACEA&#13;&#10;m3U29RQCAAAvBAAADgAAAAAAAAAAAAAAAAAuAgAAZHJzL2Uyb0RvYy54bWxQSwECLQAUAAYACAAA&#13;&#10;ACEABiBAg94AAAAHAQAADwAAAAAAAAAAAAAAAABuBAAAZHJzL2Rvd25yZXYueG1sUEsFBgAAAAAE&#13;&#10;AAQA8wAAAHkFAAAAAA==&#13;&#10;" strokeweight=".35pt">
                  <o:lock v:ext="edit" shapetype="f"/>
                </v:line>
              </w:pict>
            </mc:Fallback>
          </mc:AlternateContent>
        </w:r>
        <w:r w:rsidR="002B38CB" w:rsidRPr="00B80A37" w:rsidDel="004F4387">
          <w:rPr>
            <w:rFonts w:ascii="Times New Roman" w:hAnsi="Times New Roman"/>
            <w:color w:val="000000"/>
            <w:spacing w:val="12"/>
            <w:w w:val="130"/>
            <w:sz w:val="12"/>
            <w:vertAlign w:val="superscript"/>
          </w:rPr>
          <w:delText>4</w:delText>
        </w:r>
        <w:r w:rsidR="002B38CB" w:rsidRPr="00B80A37" w:rsidDel="004F4387">
          <w:rPr>
            <w:rFonts w:ascii="Times New Roman" w:hAnsi="Times New Roman"/>
            <w:color w:val="000000"/>
            <w:spacing w:val="12"/>
            <w:sz w:val="17"/>
          </w:rPr>
          <w:delText xml:space="preserve">0n top of the previously cited papers about additive costs, our paper also relates to Kropf and Saure </w:delText>
        </w:r>
        <w:r w:rsidR="002B38CB" w:rsidRPr="00B80A37" w:rsidDel="004F4387">
          <w:rPr>
            <w:rFonts w:ascii="Times New Roman" w:hAnsi="Times New Roman"/>
            <w:color w:val="000000"/>
            <w:spacing w:val="14"/>
            <w:sz w:val="17"/>
          </w:rPr>
          <w:delText xml:space="preserve">(2016), which estimate the size and shape of per-shipment costs bases on Swiss data, and to Alessandria </w:delText>
        </w:r>
        <w:r w:rsidR="002B38CB" w:rsidRPr="00B80A37" w:rsidDel="004F4387">
          <w:rPr>
            <w:rFonts w:ascii="Times New Roman" w:hAnsi="Times New Roman"/>
            <w:color w:val="000000"/>
            <w:spacing w:val="6"/>
            <w:sz w:val="17"/>
          </w:rPr>
          <w:delText xml:space="preserve">et </w:delText>
        </w:r>
        <w:r w:rsidR="002B38CB" w:rsidRPr="00B80A37" w:rsidDel="004F4387">
          <w:rPr>
            <w:rFonts w:ascii="Times New Roman" w:hAnsi="Times New Roman"/>
            <w:i/>
            <w:color w:val="000000"/>
            <w:spacing w:val="6"/>
            <w:w w:val="105"/>
            <w:sz w:val="18"/>
          </w:rPr>
          <w:delText xml:space="preserve">al. </w:delText>
        </w:r>
        <w:r w:rsidR="002B38CB" w:rsidRPr="00B80A37" w:rsidDel="004F4387">
          <w:rPr>
            <w:rFonts w:ascii="Times New Roman" w:hAnsi="Times New Roman"/>
            <w:color w:val="000000"/>
            <w:spacing w:val="6"/>
            <w:sz w:val="17"/>
          </w:rPr>
          <w:delText xml:space="preserve">(2010) or Hornok and Koren (2015a,b), which point out the role of per-shipment costs (among which, </w:delText>
        </w:r>
        <w:r w:rsidR="002B38CB" w:rsidRPr="00B80A37" w:rsidDel="004F4387">
          <w:rPr>
            <w:rFonts w:ascii="Times New Roman" w:hAnsi="Times New Roman"/>
            <w:color w:val="000000"/>
            <w:spacing w:val="13"/>
            <w:sz w:val="17"/>
          </w:rPr>
          <w:delText>administrative costs) in generating some "lumpiness" in international trade transactions.</w:delText>
        </w:r>
      </w:del>
    </w:p>
    <w:p w14:paraId="528785E8" w14:textId="1D8AAE69" w:rsidR="003A20D6" w:rsidRPr="00B80A37" w:rsidDel="004F4387" w:rsidRDefault="002B38CB">
      <w:pPr>
        <w:spacing w:line="271" w:lineRule="auto"/>
        <w:ind w:right="72" w:firstLine="216"/>
        <w:jc w:val="both"/>
        <w:rPr>
          <w:del w:id="309" w:author="David Quin" w:date="2018-12-03T18:52:00Z"/>
          <w:rFonts w:ascii="Times New Roman" w:hAnsi="Times New Roman"/>
          <w:color w:val="000000"/>
          <w:spacing w:val="14"/>
          <w:w w:val="130"/>
          <w:sz w:val="12"/>
          <w:vertAlign w:val="superscript"/>
        </w:rPr>
      </w:pPr>
      <w:del w:id="310" w:author="David Quin" w:date="2018-12-03T18:52:00Z">
        <w:r w:rsidRPr="00B80A37" w:rsidDel="004F4387">
          <w:rPr>
            <w:rFonts w:ascii="Times New Roman" w:hAnsi="Times New Roman"/>
            <w:color w:val="000000"/>
            <w:spacing w:val="14"/>
            <w:w w:val="130"/>
            <w:sz w:val="12"/>
            <w:vertAlign w:val="superscript"/>
          </w:rPr>
          <w:delText>5</w:delText>
        </w:r>
        <w:r w:rsidRPr="00B80A37" w:rsidDel="004F4387">
          <w:rPr>
            <w:rFonts w:ascii="Times New Roman" w:hAnsi="Times New Roman"/>
            <w:color w:val="000000"/>
            <w:spacing w:val="14"/>
            <w:sz w:val="17"/>
          </w:rPr>
          <w:delText xml:space="preserve">The related literature commonly refers to the fob price rather than the fas price. The fas price (for </w:delText>
        </w:r>
        <w:r w:rsidRPr="00B80A37" w:rsidDel="004F4387">
          <w:rPr>
            <w:rFonts w:ascii="Times New Roman" w:hAnsi="Times New Roman"/>
            <w:color w:val="000000"/>
            <w:spacing w:val="15"/>
            <w:sz w:val="17"/>
          </w:rPr>
          <w:delText xml:space="preserve">"Free Alongside Ship") means that the seller must transport the goods all the way to the dock, close </w:delText>
        </w:r>
        <w:r w:rsidRPr="00B80A37" w:rsidDel="004F4387">
          <w:rPr>
            <w:rFonts w:ascii="Times New Roman" w:hAnsi="Times New Roman"/>
            <w:color w:val="000000"/>
            <w:spacing w:val="12"/>
            <w:sz w:val="17"/>
          </w:rPr>
          <w:delText>enough to be reached by the crane of the ship it will be transported in. It is also the seller's responsibility</w:delText>
        </w:r>
      </w:del>
    </w:p>
    <w:p w14:paraId="34290154" w14:textId="3BD44AED" w:rsidR="003A20D6" w:rsidRPr="00B80A37" w:rsidDel="004F4387" w:rsidRDefault="003A20D6">
      <w:pPr>
        <w:rPr>
          <w:del w:id="311" w:author="David Quin" w:date="2018-12-03T18:52:00Z"/>
        </w:rPr>
        <w:sectPr w:rsidR="003A20D6" w:rsidRPr="00B80A37" w:rsidDel="004F4387" w:rsidSect="00AA166F">
          <w:pgSz w:w="11918" w:h="16854"/>
          <w:pgMar w:top="1718" w:right="1571" w:bottom="958" w:left="1644" w:header="720" w:footer="720" w:gutter="0"/>
          <w:cols w:space="720"/>
        </w:sectPr>
      </w:pPr>
    </w:p>
    <w:p w14:paraId="2424CA82" w14:textId="114DEC4A" w:rsidR="003A20D6" w:rsidRPr="00B80A37" w:rsidRDefault="002B38CB">
      <w:pPr>
        <w:pStyle w:val="Norm"/>
        <w:ind w:firstLine="0"/>
        <w:pPrChange w:id="312" w:author="David Quin" w:date="2018-12-03T18:59:00Z">
          <w:pPr>
            <w:spacing w:line="318" w:lineRule="exact"/>
            <w:ind w:right="72"/>
            <w:jc w:val="both"/>
          </w:pPr>
        </w:pPrChange>
      </w:pPr>
      <w:r w:rsidRPr="00B80A37">
        <w:t xml:space="preserve">"customs value" in the US trade statistics divided by the shipping weight; in other words, it is the price for one kg of the </w:t>
      </w:r>
      <w:del w:id="313" w:author="David Quin" w:date="2018-12-03T18:55:00Z">
        <w:r w:rsidRPr="00B80A37" w:rsidDel="004F4387">
          <w:delText xml:space="preserve">good </w:delText>
        </w:r>
      </w:del>
      <w:ins w:id="314" w:author="David Quin" w:date="2018-12-03T18:55:00Z">
        <w:r w:rsidR="004F4387" w:rsidRPr="00B80A37">
          <w:t xml:space="preserve">goods </w:t>
        </w:r>
      </w:ins>
      <w:r w:rsidRPr="00B80A37">
        <w:t xml:space="preserve">net of transportation costs. The </w:t>
      </w:r>
      <w:del w:id="315" w:author="David Quin" w:date="2018-12-03T18:55:00Z">
        <w:r w:rsidRPr="00B80A37" w:rsidDel="004F4387">
          <w:delText xml:space="preserve">cif </w:delText>
        </w:r>
      </w:del>
      <w:ins w:id="316" w:author="David Quin" w:date="2018-12-03T18:55:00Z">
        <w:r w:rsidR="004F4387" w:rsidRPr="00B80A37">
          <w:t xml:space="preserve">CIF </w:t>
        </w:r>
      </w:ins>
      <w:r w:rsidRPr="00B80A37">
        <w:t xml:space="preserve">price is then </w:t>
      </w:r>
      <w:r w:rsidRPr="00B80A37">
        <w:rPr>
          <w:spacing w:val="-4"/>
        </w:rPr>
        <w:t xml:space="preserve">computed as the sum of the customs value and freight charges, once again divided by the </w:t>
      </w:r>
      <w:r w:rsidRPr="00B80A37">
        <w:rPr>
          <w:spacing w:val="-2"/>
        </w:rPr>
        <w:t xml:space="preserve">shipping weight. Our </w:t>
      </w:r>
      <w:del w:id="317" w:author="David Quin" w:date="2018-12-03T14:21:00Z">
        <w:r w:rsidRPr="00B80A37" w:rsidDel="00B637CF">
          <w:rPr>
            <w:spacing w:val="-2"/>
          </w:rPr>
          <w:delText>dependant</w:delText>
        </w:r>
      </w:del>
      <w:ins w:id="318" w:author="David Quin" w:date="2018-12-03T14:21:00Z">
        <w:r w:rsidR="00B637CF" w:rsidRPr="00B80A37">
          <w:rPr>
            <w:spacing w:val="-2"/>
          </w:rPr>
          <w:t>dependent</w:t>
        </w:r>
      </w:ins>
      <w:r w:rsidRPr="00B80A37">
        <w:rPr>
          <w:spacing w:val="-2"/>
        </w:rPr>
        <w:t xml:space="preserve"> variable is finally computed as the ratio of the </w:t>
      </w:r>
      <w:del w:id="319" w:author="David Quin" w:date="2018-12-03T18:55:00Z">
        <w:r w:rsidRPr="00B80A37" w:rsidDel="004F4387">
          <w:rPr>
            <w:spacing w:val="-2"/>
          </w:rPr>
          <w:delText xml:space="preserve">cif </w:delText>
        </w:r>
      </w:del>
      <w:ins w:id="320" w:author="David Quin" w:date="2018-12-03T18:55:00Z">
        <w:r w:rsidR="004F4387" w:rsidRPr="00B80A37">
          <w:rPr>
            <w:spacing w:val="-2"/>
          </w:rPr>
          <w:t xml:space="preserve">CIF </w:t>
        </w:r>
      </w:ins>
      <w:r w:rsidRPr="00B80A37">
        <w:rPr>
          <w:spacing w:val="-2"/>
        </w:rPr>
        <w:t xml:space="preserve">price </w:t>
      </w:r>
      <w:r w:rsidRPr="00B80A37">
        <w:rPr>
          <w:spacing w:val="1"/>
        </w:rPr>
        <w:t xml:space="preserve">divided by the </w:t>
      </w:r>
      <w:del w:id="321" w:author="David Quin" w:date="2018-12-03T18:55:00Z">
        <w:r w:rsidRPr="00B80A37" w:rsidDel="004F4387">
          <w:rPr>
            <w:spacing w:val="1"/>
          </w:rPr>
          <w:delText xml:space="preserve">fas </w:delText>
        </w:r>
      </w:del>
      <w:ins w:id="322" w:author="David Quin" w:date="2018-12-03T18:55:00Z">
        <w:r w:rsidR="004F4387" w:rsidRPr="00B80A37">
          <w:rPr>
            <w:spacing w:val="1"/>
          </w:rPr>
          <w:t xml:space="preserve">FAS </w:t>
        </w:r>
      </w:ins>
      <w:r w:rsidRPr="00B80A37">
        <w:rPr>
          <w:spacing w:val="1"/>
        </w:rPr>
        <w:t xml:space="preserve">price. By construction higher than 1, the variable provides a measure </w:t>
      </w:r>
      <w:r w:rsidRPr="00B80A37">
        <w:rPr>
          <w:spacing w:val="4"/>
        </w:rPr>
        <w:t xml:space="preserve">of transport costs as a proportion of the </w:t>
      </w:r>
      <w:ins w:id="323" w:author="David Quin" w:date="2018-12-03T18:55:00Z">
        <w:r w:rsidR="004F4387" w:rsidRPr="00B80A37">
          <w:rPr>
            <w:spacing w:val="4"/>
          </w:rPr>
          <w:t xml:space="preserve">goods’ </w:t>
        </w:r>
      </w:ins>
      <w:del w:id="324" w:author="David Quin" w:date="2018-12-03T18:55:00Z">
        <w:r w:rsidRPr="00B80A37" w:rsidDel="004F4387">
          <w:rPr>
            <w:spacing w:val="4"/>
          </w:rPr>
          <w:delText xml:space="preserve">good's </w:delText>
        </w:r>
      </w:del>
      <w:r w:rsidRPr="00B80A37">
        <w:rPr>
          <w:spacing w:val="4"/>
        </w:rPr>
        <w:t xml:space="preserve">price, an </w:t>
      </w:r>
      <w:r w:rsidRPr="00B80A37">
        <w:rPr>
          <w:spacing w:val="4"/>
          <w:rPrChange w:id="325" w:author="David Quin" w:date="2018-12-03T18:59:00Z">
            <w:rPr>
              <w:i/>
              <w:spacing w:val="4"/>
            </w:rPr>
          </w:rPrChange>
        </w:rPr>
        <w:t>ad</w:t>
      </w:r>
      <w:ins w:id="326" w:author="David Quin" w:date="2018-12-03T18:59:00Z">
        <w:r w:rsidR="00A47DD4" w:rsidRPr="00B80A37">
          <w:rPr>
            <w:spacing w:val="4"/>
          </w:rPr>
          <w:t>-</w:t>
        </w:r>
      </w:ins>
      <w:del w:id="327" w:author="David Quin" w:date="2018-12-03T18:59:00Z">
        <w:r w:rsidRPr="00B80A37" w:rsidDel="00A47DD4">
          <w:rPr>
            <w:spacing w:val="4"/>
            <w:sz w:val="6"/>
            <w:rPrChange w:id="328" w:author="David Quin" w:date="2018-12-03T18:59:00Z">
              <w:rPr>
                <w:i/>
                <w:spacing w:val="4"/>
                <w:sz w:val="6"/>
              </w:rPr>
            </w:rPrChange>
          </w:rPr>
          <w:delText>-</w:delText>
        </w:r>
      </w:del>
      <w:r w:rsidRPr="00B80A37">
        <w:rPr>
          <w:spacing w:val="4"/>
          <w:rPrChange w:id="329" w:author="David Quin" w:date="2018-12-03T18:59:00Z">
            <w:rPr>
              <w:i/>
              <w:spacing w:val="4"/>
            </w:rPr>
          </w:rPrChange>
        </w:rPr>
        <w:t>valorem</w:t>
      </w:r>
      <w:r w:rsidRPr="00B80A37">
        <w:rPr>
          <w:i/>
          <w:spacing w:val="4"/>
        </w:rPr>
        <w:t xml:space="preserve"> </w:t>
      </w:r>
      <w:r w:rsidRPr="00B80A37">
        <w:rPr>
          <w:spacing w:val="4"/>
        </w:rPr>
        <w:t xml:space="preserve">equivalent. This </w:t>
      </w:r>
      <w:ins w:id="330" w:author="David Quin" w:date="2018-12-03T18:56:00Z">
        <w:r w:rsidR="00A47DD4" w:rsidRPr="00B80A37">
          <w:rPr>
            <w:spacing w:val="4"/>
          </w:rPr>
          <w:t xml:space="preserve">is </w:t>
        </w:r>
        <w:r w:rsidR="00A47DD4" w:rsidRPr="00B80A37">
          <w:rPr>
            <w:spacing w:val="-4"/>
          </w:rPr>
          <w:t xml:space="preserve">quite a </w:t>
        </w:r>
      </w:ins>
      <w:del w:id="331" w:author="David Quin" w:date="2018-12-03T18:56:00Z">
        <w:r w:rsidRPr="00B80A37" w:rsidDel="00A47DD4">
          <w:rPr>
            <w:spacing w:val="4"/>
          </w:rPr>
          <w:delText xml:space="preserve">is </w:delText>
        </w:r>
      </w:del>
      <w:del w:id="332" w:author="David Quin" w:date="2018-12-03T18:55:00Z">
        <w:r w:rsidRPr="00B80A37" w:rsidDel="00A47DD4">
          <w:rPr>
            <w:spacing w:val="-4"/>
          </w:rPr>
          <w:delText xml:space="preserve">a </w:delText>
        </w:r>
      </w:del>
      <w:del w:id="333" w:author="David Quin" w:date="2018-12-03T18:56:00Z">
        <w:r w:rsidRPr="00B80A37" w:rsidDel="00A47DD4">
          <w:rPr>
            <w:spacing w:val="-4"/>
          </w:rPr>
          <w:delText xml:space="preserve">quite </w:delText>
        </w:r>
      </w:del>
      <w:r w:rsidRPr="00B80A37">
        <w:rPr>
          <w:spacing w:val="-4"/>
        </w:rPr>
        <w:t xml:space="preserve">standard and widespread strategy, as emphasized by Anderson and Van Wincoop </w:t>
      </w:r>
      <w:r w:rsidRPr="00B80A37">
        <w:t>(2004).</w:t>
      </w:r>
    </w:p>
    <w:p w14:paraId="3279B2A5" w14:textId="5AFBBAF1" w:rsidR="003A20D6" w:rsidRPr="00B80A37" w:rsidDel="00A47DD4" w:rsidRDefault="002B38CB" w:rsidP="00A47DD4">
      <w:pPr>
        <w:pStyle w:val="Norm"/>
        <w:rPr>
          <w:del w:id="334" w:author="David Quin" w:date="2018-12-03T18:59:00Z"/>
          <w:spacing w:val="-1"/>
          <w:w w:val="120"/>
          <w:vertAlign w:val="superscript"/>
        </w:rPr>
      </w:pPr>
      <w:r w:rsidRPr="00B80A37">
        <w:rPr>
          <w:spacing w:val="-3"/>
        </w:rPr>
        <w:t xml:space="preserve">Obviously, this dataset has limitations. First, it restricts our analysis to the study of </w:t>
      </w:r>
      <w:r w:rsidRPr="00B80A37">
        <w:t xml:space="preserve">international </w:t>
      </w:r>
      <w:r w:rsidRPr="00B80A37">
        <w:rPr>
          <w:i/>
        </w:rPr>
        <w:t xml:space="preserve">transport </w:t>
      </w:r>
      <w:r w:rsidRPr="00B80A37">
        <w:t xml:space="preserve">costs, as our measure of the </w:t>
      </w:r>
      <w:ins w:id="335" w:author="David Quin" w:date="2018-12-03T18:56:00Z">
        <w:r w:rsidR="00A47DD4" w:rsidRPr="00B80A37">
          <w:t xml:space="preserve">CIF-FAS </w:t>
        </w:r>
      </w:ins>
      <w:del w:id="336" w:author="David Quin" w:date="2018-12-03T18:56:00Z">
        <w:r w:rsidRPr="00B80A37" w:rsidDel="00A47DD4">
          <w:delText xml:space="preserve">cif-fas </w:delText>
        </w:r>
      </w:del>
      <w:r w:rsidRPr="00B80A37">
        <w:t xml:space="preserve">price gap only covers freight, insurance and handling costs. It is thus silent about the </w:t>
      </w:r>
      <w:del w:id="337" w:author="David Quin" w:date="2018-12-03T18:56:00Z">
        <w:r w:rsidRPr="00B80A37" w:rsidDel="00A47DD4">
          <w:delText xml:space="preserve">others </w:delText>
        </w:r>
      </w:del>
      <w:ins w:id="338" w:author="David Quin" w:date="2018-12-03T18:56:00Z">
        <w:r w:rsidR="00A47DD4" w:rsidRPr="00B80A37">
          <w:t xml:space="preserve">other </w:t>
        </w:r>
      </w:ins>
      <w:r w:rsidRPr="00B80A37">
        <w:t xml:space="preserve">dimensions of international trade costs. Second, in terms of transport costs </w:t>
      </w:r>
      <w:r w:rsidRPr="00B80A37">
        <w:rPr>
          <w:i/>
        </w:rPr>
        <w:t xml:space="preserve">per se, </w:t>
      </w:r>
      <w:r w:rsidRPr="00B80A37">
        <w:t>our measure omits the "indirect" costs related to the time value of goods on their way to their export market (including holding cost for the goods in transit, inventory cost due to buffering the variability of delivery dates, preparation costs associated with shipment size</w:t>
      </w:r>
      <w:ins w:id="339" w:author="David Quin" w:date="2018-12-03T18:56:00Z">
        <w:r w:rsidR="00A47DD4" w:rsidRPr="00B80A37">
          <w:t xml:space="preserve">, </w:t>
        </w:r>
        <w:proofErr w:type="spellStart"/>
        <w:r w:rsidR="00A47DD4" w:rsidRPr="00B80A37">
          <w:t>etc</w:t>
        </w:r>
      </w:ins>
      <w:proofErr w:type="spellEnd"/>
      <w:del w:id="340" w:author="David Quin" w:date="2018-12-03T18:56:00Z">
        <w:r w:rsidRPr="00B80A37" w:rsidDel="00A47DD4">
          <w:delText>...</w:delText>
        </w:r>
      </w:del>
      <w:r w:rsidRPr="00B80A37">
        <w:t xml:space="preserve">). In this respect, this </w:t>
      </w:r>
      <w:r w:rsidRPr="00B80A37">
        <w:rPr>
          <w:spacing w:val="-3"/>
        </w:rPr>
        <w:t xml:space="preserve">dataset embraces only a partial view of international transport barriers. However, it is also </w:t>
      </w:r>
      <w:r w:rsidRPr="00B80A37">
        <w:t xml:space="preserve">clear that these direct transport costs do represent a sizable share of trade costs. According </w:t>
      </w:r>
      <w:r w:rsidRPr="00B80A37">
        <w:rPr>
          <w:spacing w:val="-8"/>
        </w:rPr>
        <w:t xml:space="preserve">to Anderson and Van Wincoop (2004), the 21% markup over production costs coming from </w:t>
      </w:r>
      <w:r w:rsidRPr="00B80A37">
        <w:t xml:space="preserve">transport costs includes both directly measured freight costs (11%) and "indirect" costs that amount to a 9% tax equivalent. Further, the evidence summarized in Anderson and </w:t>
      </w:r>
      <w:r w:rsidRPr="00B80A37">
        <w:rPr>
          <w:spacing w:val="-6"/>
        </w:rPr>
        <w:t xml:space="preserve">Van Wincoop (2004) points to </w:t>
      </w:r>
      <w:del w:id="341" w:author="David Quin" w:date="2018-12-03T18:57:00Z">
        <w:r w:rsidRPr="00B80A37" w:rsidDel="00A47DD4">
          <w:rPr>
            <w:spacing w:val="-6"/>
          </w:rPr>
          <w:delText xml:space="preserve">a </w:delText>
        </w:r>
      </w:del>
      <w:ins w:id="342" w:author="David Quin" w:date="2018-12-03T18:57:00Z">
        <w:r w:rsidR="00A47DD4" w:rsidRPr="00B80A37">
          <w:rPr>
            <w:spacing w:val="-6"/>
          </w:rPr>
          <w:t xml:space="preserve">the </w:t>
        </w:r>
      </w:ins>
      <w:r w:rsidRPr="00B80A37">
        <w:rPr>
          <w:spacing w:val="-6"/>
        </w:rPr>
        <w:t xml:space="preserve">persisting importance of direct transport costs, especially </w:t>
      </w:r>
      <w:r w:rsidRPr="00B80A37">
        <w:rPr>
          <w:rPrChange w:id="343" w:author="David Quin" w:date="2018-12-03T18:58:00Z">
            <w:rPr>
              <w:spacing w:val="-1"/>
            </w:rPr>
          </w:rPrChange>
        </w:rPr>
        <w:t>compared</w:t>
      </w:r>
      <w:r w:rsidRPr="00B80A37">
        <w:rPr>
          <w:spacing w:val="-1"/>
        </w:rPr>
        <w:t xml:space="preserve"> to other trade barriers. They remain more important than, e.g., policy barriers (8% tax equivalent), language barrier (7%) or information cost (6%).</w:t>
      </w:r>
      <w:ins w:id="344" w:author="David Quin" w:date="2018-12-03T18:57:00Z">
        <w:r w:rsidR="00A47DD4" w:rsidRPr="00B80A37">
          <w:rPr>
            <w:rStyle w:val="FootnoteReference"/>
            <w:spacing w:val="-1"/>
          </w:rPr>
          <w:footnoteReference w:id="6"/>
        </w:r>
      </w:ins>
      <w:del w:id="351" w:author="David Quin" w:date="2018-12-03T18:57:00Z">
        <w:r w:rsidRPr="00B80A37" w:rsidDel="00A47DD4">
          <w:rPr>
            <w:spacing w:val="-1"/>
            <w:w w:val="120"/>
            <w:vertAlign w:val="superscript"/>
          </w:rPr>
          <w:delText>6</w:delText>
        </w:r>
      </w:del>
    </w:p>
    <w:p w14:paraId="063FA950" w14:textId="77777777" w:rsidR="00A47DD4" w:rsidRPr="00B80A37" w:rsidRDefault="00A47DD4">
      <w:pPr>
        <w:pStyle w:val="Norm"/>
        <w:rPr>
          <w:ins w:id="352" w:author="David Quin" w:date="2018-12-03T18:59:00Z"/>
          <w:spacing w:val="-3"/>
        </w:rPr>
        <w:pPrChange w:id="353" w:author="David Quin" w:date="2018-12-03T18:58:00Z">
          <w:pPr>
            <w:spacing w:before="36" w:line="321" w:lineRule="exact"/>
            <w:ind w:right="72" w:firstLine="360"/>
            <w:jc w:val="both"/>
          </w:pPr>
        </w:pPrChange>
      </w:pPr>
    </w:p>
    <w:p w14:paraId="01C7407B" w14:textId="1D2C8D3F" w:rsidR="003A20D6" w:rsidRPr="00B80A37" w:rsidDel="00A47DD4" w:rsidRDefault="002B38CB">
      <w:pPr>
        <w:spacing w:before="72" w:after="108" w:line="320" w:lineRule="exact"/>
        <w:ind w:right="72" w:firstLine="360"/>
        <w:jc w:val="both"/>
        <w:rPr>
          <w:del w:id="354" w:author="David Quin" w:date="2018-12-03T18:58:00Z"/>
          <w:rFonts w:ascii="Times New Roman" w:hAnsi="Times New Roman"/>
          <w:color w:val="000000"/>
          <w:spacing w:val="-2"/>
          <w:w w:val="115"/>
          <w:sz w:val="21"/>
        </w:rPr>
      </w:pPr>
      <w:r w:rsidRPr="00B80A37">
        <w:rPr>
          <w:rFonts w:ascii="Times New Roman" w:hAnsi="Times New Roman"/>
          <w:color w:val="000000"/>
          <w:spacing w:val="-2"/>
          <w:w w:val="115"/>
          <w:sz w:val="21"/>
        </w:rPr>
        <w:t>Exploiting this dataset also has three advantages. First, it comes from a single, ho</w:t>
      </w:r>
      <w:del w:id="355" w:author="David Quin" w:date="2018-12-03T19:04:00Z">
        <w:r w:rsidRPr="00B80A37" w:rsidDel="00AA1005">
          <w:rPr>
            <w:rFonts w:ascii="Times New Roman" w:hAnsi="Times New Roman"/>
            <w:color w:val="000000"/>
            <w:spacing w:val="-2"/>
            <w:w w:val="115"/>
            <w:sz w:val="21"/>
          </w:rPr>
          <w:softHyphen/>
        </w:r>
      </w:del>
      <w:r w:rsidRPr="00B80A37">
        <w:rPr>
          <w:rFonts w:ascii="Times New Roman" w:hAnsi="Times New Roman"/>
          <w:color w:val="000000"/>
          <w:spacing w:val="-1"/>
          <w:w w:val="115"/>
          <w:sz w:val="21"/>
        </w:rPr>
        <w:t xml:space="preserve">mogenous and trustworthy customs source. This limits the measurement error bias. Based </w:t>
      </w:r>
      <w:r w:rsidRPr="00B80A37">
        <w:rPr>
          <w:rFonts w:ascii="Times New Roman" w:hAnsi="Times New Roman"/>
          <w:color w:val="000000"/>
          <w:w w:val="115"/>
          <w:sz w:val="21"/>
        </w:rPr>
        <w:t xml:space="preserve">on customs declarations, the US Imports Database inventories all imports (both values </w:t>
      </w:r>
      <w:r w:rsidRPr="00B80A37">
        <w:rPr>
          <w:rFonts w:ascii="Times New Roman" w:hAnsi="Times New Roman"/>
          <w:color w:val="000000"/>
          <w:spacing w:val="-5"/>
          <w:w w:val="115"/>
          <w:sz w:val="21"/>
        </w:rPr>
        <w:t xml:space="preserve">and quantities), by country of origin, to the United </w:t>
      </w:r>
      <w:del w:id="356" w:author="David Quin" w:date="2018-12-03T19:04:00Z">
        <w:r w:rsidRPr="00B80A37" w:rsidDel="00AA1005">
          <w:rPr>
            <w:rFonts w:ascii="Times New Roman" w:hAnsi="Times New Roman"/>
            <w:color w:val="000000"/>
            <w:spacing w:val="-5"/>
            <w:w w:val="115"/>
            <w:sz w:val="21"/>
          </w:rPr>
          <w:delText xml:space="preserve">states </w:delText>
        </w:r>
      </w:del>
      <w:ins w:id="357" w:author="David Quin" w:date="2018-12-03T19:04:00Z">
        <w:r w:rsidR="00AA1005" w:rsidRPr="00B80A37">
          <w:t>States</w:t>
        </w:r>
        <w:r w:rsidR="00AA1005" w:rsidRPr="00B80A37">
          <w:rPr>
            <w:rFonts w:ascii="Times New Roman" w:hAnsi="Times New Roman"/>
            <w:color w:val="000000"/>
            <w:spacing w:val="-5"/>
            <w:w w:val="115"/>
            <w:sz w:val="21"/>
          </w:rPr>
          <w:t xml:space="preserve"> </w:t>
        </w:r>
      </w:ins>
      <w:r w:rsidRPr="00B80A37">
        <w:rPr>
          <w:rFonts w:ascii="Times New Roman" w:hAnsi="Times New Roman"/>
          <w:color w:val="000000"/>
          <w:spacing w:val="-5"/>
          <w:w w:val="115"/>
          <w:sz w:val="21"/>
        </w:rPr>
        <w:t>at the HS 10-digit level, with a concordance code to the SITC 5-digit coding system. In addition, the database reports in</w:t>
      </w:r>
      <w:del w:id="358" w:author="David Quin" w:date="2018-12-03T19:05:00Z">
        <w:r w:rsidRPr="00B80A37" w:rsidDel="00AA1005">
          <w:rPr>
            <w:rFonts w:ascii="Times New Roman" w:hAnsi="Times New Roman"/>
            <w:color w:val="000000"/>
            <w:spacing w:val="-5"/>
            <w:w w:val="115"/>
            <w:sz w:val="21"/>
          </w:rPr>
          <w:softHyphen/>
        </w:r>
      </w:del>
      <w:r w:rsidRPr="00B80A37">
        <w:rPr>
          <w:rFonts w:ascii="Times New Roman" w:hAnsi="Times New Roman"/>
          <w:color w:val="000000"/>
          <w:spacing w:val="-5"/>
          <w:w w:val="115"/>
          <w:sz w:val="21"/>
        </w:rPr>
        <w:t xml:space="preserve">formation regarding freight, insurance and handling expenditures by transportation mode, </w:t>
      </w:r>
      <w:r w:rsidRPr="00B80A37">
        <w:rPr>
          <w:rFonts w:ascii="Times New Roman" w:hAnsi="Times New Roman"/>
          <w:color w:val="000000"/>
          <w:w w:val="115"/>
          <w:sz w:val="21"/>
        </w:rPr>
        <w:t xml:space="preserve">land/ocean (or "vessel") and air. We will make use of this to </w:t>
      </w:r>
      <w:del w:id="359" w:author="David Quin" w:date="2018-12-03T19:05:00Z">
        <w:r w:rsidRPr="00B80A37" w:rsidDel="00AA1005">
          <w:rPr>
            <w:rFonts w:ascii="Times New Roman" w:hAnsi="Times New Roman"/>
            <w:color w:val="000000"/>
            <w:w w:val="115"/>
            <w:sz w:val="21"/>
          </w:rPr>
          <w:delText xml:space="preserve">enlighten </w:delText>
        </w:r>
      </w:del>
      <w:ins w:id="360" w:author="David Quin" w:date="2018-12-03T19:05:00Z">
        <w:r w:rsidR="00AA1005" w:rsidRPr="00B80A37">
          <w:t>highlight</w:t>
        </w:r>
        <w:r w:rsidR="00AA1005" w:rsidRPr="00B80A37">
          <w:rPr>
            <w:rFonts w:ascii="Times New Roman" w:hAnsi="Times New Roman"/>
            <w:color w:val="000000"/>
            <w:w w:val="115"/>
            <w:sz w:val="21"/>
          </w:rPr>
          <w:t xml:space="preserve"> </w:t>
        </w:r>
      </w:ins>
      <w:r w:rsidRPr="00B80A37">
        <w:rPr>
          <w:rFonts w:ascii="Times New Roman" w:hAnsi="Times New Roman"/>
          <w:color w:val="000000"/>
          <w:w w:val="115"/>
          <w:sz w:val="21"/>
        </w:rPr>
        <w:t>potential differ</w:t>
      </w:r>
      <w:r w:rsidRPr="00B80A37">
        <w:rPr>
          <w:rFonts w:ascii="Times New Roman" w:hAnsi="Times New Roman"/>
          <w:color w:val="000000"/>
          <w:w w:val="115"/>
          <w:sz w:val="21"/>
        </w:rPr>
        <w:softHyphen/>
      </w:r>
      <w:r w:rsidRPr="00B80A37">
        <w:rPr>
          <w:rFonts w:ascii="Times New Roman" w:hAnsi="Times New Roman"/>
          <w:color w:val="000000"/>
          <w:spacing w:val="-4"/>
          <w:w w:val="115"/>
          <w:sz w:val="21"/>
        </w:rPr>
        <w:t>ences in the dynamics of transport costs across transportation mode. Second, this dataset provides both the import price and the export price for the same good</w:t>
      </w:r>
      <w:ins w:id="361" w:author="David Quin" w:date="2018-12-03T19:05:00Z">
        <w:r w:rsidR="00AA1005" w:rsidRPr="00B80A37">
          <w:rPr>
            <w:spacing w:val="-4"/>
          </w:rPr>
          <w:t>s</w:t>
        </w:r>
      </w:ins>
      <w:r w:rsidRPr="00B80A37">
        <w:rPr>
          <w:rFonts w:ascii="Times New Roman" w:hAnsi="Times New Roman"/>
          <w:color w:val="000000"/>
          <w:spacing w:val="-4"/>
          <w:w w:val="115"/>
          <w:sz w:val="21"/>
        </w:rPr>
        <w:t xml:space="preserve"> (for a given origin </w:t>
      </w:r>
      <w:r w:rsidRPr="00B80A37">
        <w:rPr>
          <w:rFonts w:ascii="Times New Roman" w:hAnsi="Times New Roman"/>
          <w:color w:val="000000"/>
          <w:spacing w:val="-2"/>
          <w:w w:val="115"/>
          <w:sz w:val="21"/>
        </w:rPr>
        <w:t xml:space="preserve">country). This is highly valuable, as it gives us a direct measure of international transport </w:t>
      </w:r>
      <w:r w:rsidRPr="00B80A37">
        <w:rPr>
          <w:rFonts w:ascii="Times New Roman" w:hAnsi="Times New Roman"/>
          <w:color w:val="000000"/>
          <w:spacing w:val="1"/>
          <w:w w:val="115"/>
          <w:sz w:val="21"/>
        </w:rPr>
        <w:t xml:space="preserve">costs (at the country/sector level), from which we can estimate separately the </w:t>
      </w:r>
      <w:r w:rsidRPr="00B80A37">
        <w:rPr>
          <w:rFonts w:ascii="Times New Roman" w:hAnsi="Times New Roman"/>
          <w:i/>
          <w:color w:val="000000"/>
          <w:spacing w:val="1"/>
        </w:rPr>
        <w:t xml:space="preserve">levels </w:t>
      </w:r>
      <w:r w:rsidRPr="00B80A37">
        <w:rPr>
          <w:rFonts w:ascii="Times New Roman" w:hAnsi="Times New Roman"/>
          <w:color w:val="000000"/>
          <w:spacing w:val="1"/>
          <w:w w:val="115"/>
          <w:sz w:val="21"/>
        </w:rPr>
        <w:t xml:space="preserve">of </w:t>
      </w:r>
      <w:r w:rsidRPr="00B80A37">
        <w:rPr>
          <w:rFonts w:ascii="Times New Roman" w:hAnsi="Times New Roman"/>
          <w:color w:val="000000"/>
          <w:spacing w:val="-3"/>
          <w:w w:val="115"/>
          <w:sz w:val="21"/>
        </w:rPr>
        <w:t xml:space="preserve">both the iceberg costs and </w:t>
      </w:r>
      <w:del w:id="362" w:author="David Quin" w:date="2018-12-03T19:05:00Z">
        <w:r w:rsidRPr="00B80A37" w:rsidDel="00AA1005">
          <w:rPr>
            <w:rFonts w:ascii="Times New Roman" w:hAnsi="Times New Roman"/>
            <w:color w:val="000000"/>
            <w:spacing w:val="-3"/>
            <w:w w:val="115"/>
            <w:sz w:val="21"/>
          </w:rPr>
          <w:delText xml:space="preserve">of </w:delText>
        </w:r>
      </w:del>
      <w:r w:rsidRPr="00B80A37">
        <w:rPr>
          <w:rFonts w:ascii="Times New Roman" w:hAnsi="Times New Roman"/>
          <w:color w:val="000000"/>
          <w:spacing w:val="-3"/>
          <w:w w:val="115"/>
          <w:sz w:val="21"/>
        </w:rPr>
        <w:t>the additive costs, in contrast to</w:t>
      </w:r>
      <w:ins w:id="363" w:author="David Quin" w:date="2018-12-03T19:05:00Z">
        <w:r w:rsidR="00AA1005" w:rsidRPr="00B80A37">
          <w:rPr>
            <w:spacing w:val="-3"/>
          </w:rPr>
          <w:t>,</w:t>
        </w:r>
      </w:ins>
      <w:r w:rsidRPr="00B80A37">
        <w:rPr>
          <w:rFonts w:ascii="Times New Roman" w:hAnsi="Times New Roman"/>
          <w:color w:val="000000"/>
          <w:spacing w:val="-3"/>
          <w:w w:val="115"/>
          <w:sz w:val="21"/>
        </w:rPr>
        <w:t xml:space="preserve"> e.g.</w:t>
      </w:r>
      <w:ins w:id="364" w:author="David Quin" w:date="2018-12-03T19:05:00Z">
        <w:r w:rsidR="00AA1005" w:rsidRPr="00B80A37">
          <w:rPr>
            <w:spacing w:val="-3"/>
          </w:rPr>
          <w:t>,</w:t>
        </w:r>
      </w:ins>
      <w:r w:rsidRPr="00B80A37">
        <w:rPr>
          <w:rFonts w:ascii="Times New Roman" w:hAnsi="Times New Roman"/>
          <w:color w:val="000000"/>
          <w:spacing w:val="-3"/>
          <w:w w:val="115"/>
          <w:sz w:val="21"/>
        </w:rPr>
        <w:t xml:space="preserve"> Irarrazabal </w:t>
      </w:r>
      <w:r w:rsidRPr="00B80A37">
        <w:rPr>
          <w:rFonts w:ascii="Times New Roman" w:hAnsi="Times New Roman"/>
          <w:i/>
          <w:color w:val="000000"/>
          <w:spacing w:val="-3"/>
        </w:rPr>
        <w:t xml:space="preserve">et al. </w:t>
      </w:r>
      <w:r w:rsidRPr="00B80A37">
        <w:rPr>
          <w:rFonts w:ascii="Times New Roman" w:hAnsi="Times New Roman"/>
          <w:color w:val="000000"/>
          <w:spacing w:val="-3"/>
          <w:w w:val="115"/>
          <w:sz w:val="21"/>
        </w:rPr>
        <w:t xml:space="preserve">(2015). </w:t>
      </w:r>
      <w:r w:rsidRPr="00B80A37">
        <w:rPr>
          <w:rFonts w:ascii="Times New Roman" w:hAnsi="Times New Roman"/>
          <w:color w:val="000000"/>
          <w:w w:val="115"/>
          <w:sz w:val="21"/>
        </w:rPr>
        <w:t>Third, this dataset is available over a long time</w:t>
      </w:r>
      <w:ins w:id="365" w:author="David Quin" w:date="2018-12-03T19:07:00Z">
        <w:r w:rsidR="00AA1005" w:rsidRPr="00B80A37">
          <w:t>-</w:t>
        </w:r>
      </w:ins>
      <w:del w:id="366" w:author="David Quin" w:date="2018-12-03T19:07:00Z">
        <w:r w:rsidRPr="00B80A37" w:rsidDel="00AA1005">
          <w:rPr>
            <w:rFonts w:ascii="Times New Roman" w:hAnsi="Times New Roman"/>
            <w:color w:val="000000"/>
            <w:w w:val="115"/>
            <w:sz w:val="21"/>
          </w:rPr>
          <w:delText xml:space="preserve"> </w:delText>
        </w:r>
      </w:del>
      <w:r w:rsidRPr="00B80A37">
        <w:rPr>
          <w:rFonts w:ascii="Times New Roman" w:hAnsi="Times New Roman"/>
          <w:color w:val="000000"/>
          <w:w w:val="115"/>
          <w:sz w:val="21"/>
        </w:rPr>
        <w:t xml:space="preserve">span, which </w:t>
      </w:r>
      <w:ins w:id="367" w:author="David Quin" w:date="2018-12-03T19:06:00Z">
        <w:r w:rsidR="00AA1005" w:rsidRPr="00B80A37">
          <w:t>enables us to analyze</w:t>
        </w:r>
      </w:ins>
      <w:ins w:id="368" w:author="David Quin" w:date="2018-12-03T19:07:00Z">
        <w:r w:rsidR="00AA1005" w:rsidRPr="00B80A37">
          <w:t xml:space="preserve"> </w:t>
        </w:r>
      </w:ins>
      <w:del w:id="369" w:author="David Quin" w:date="2018-12-03T19:06:00Z">
        <w:r w:rsidRPr="00B80A37" w:rsidDel="00AA1005">
          <w:rPr>
            <w:rFonts w:ascii="Times New Roman" w:hAnsi="Times New Roman"/>
            <w:color w:val="000000"/>
            <w:w w:val="115"/>
            <w:sz w:val="21"/>
          </w:rPr>
          <w:delText>we exploit for providing an</w:delText>
        </w:r>
      </w:del>
    </w:p>
    <w:p w14:paraId="54016EAC" w14:textId="7830867B" w:rsidR="003A20D6" w:rsidRPr="00B80A37" w:rsidDel="00A47DD4" w:rsidRDefault="005E1B5A">
      <w:pPr>
        <w:spacing w:before="72" w:after="108" w:line="320" w:lineRule="exact"/>
        <w:ind w:right="72" w:firstLine="360"/>
        <w:jc w:val="both"/>
        <w:rPr>
          <w:del w:id="370" w:author="David Quin" w:date="2018-12-03T18:57:00Z"/>
          <w:rFonts w:ascii="Times New Roman" w:hAnsi="Times New Roman"/>
          <w:color w:val="000000"/>
          <w:spacing w:val="14"/>
          <w:sz w:val="17"/>
        </w:rPr>
        <w:pPrChange w:id="371" w:author="David Quin" w:date="2018-12-03T18:58:00Z">
          <w:pPr>
            <w:spacing w:before="36" w:line="268" w:lineRule="auto"/>
            <w:ind w:right="72"/>
            <w:jc w:val="both"/>
          </w:pPr>
        </w:pPrChange>
      </w:pPr>
      <w:del w:id="372" w:author="David Quin" w:date="2018-12-03T19:00:00Z">
        <w:r w:rsidRPr="00B80A37">
          <w:rPr>
            <w:noProof/>
          </w:rPr>
          <mc:AlternateContent>
            <mc:Choice Requires="wps">
              <w:drawing>
                <wp:anchor distT="0" distB="0" distL="114300" distR="114300" simplePos="0" relativeHeight="251351552" behindDoc="0" locked="0" layoutInCell="1" allowOverlap="1" wp14:anchorId="60D6E193" wp14:editId="66D5511D">
                  <wp:simplePos x="0" y="0"/>
                  <wp:positionH relativeFrom="column">
                    <wp:posOffset>0</wp:posOffset>
                  </wp:positionH>
                  <wp:positionV relativeFrom="paragraph">
                    <wp:posOffset>3175</wp:posOffset>
                  </wp:positionV>
                  <wp:extent cx="2198370" cy="0"/>
                  <wp:effectExtent l="0" t="0" r="0" b="0"/>
                  <wp:wrapNone/>
                  <wp:docPr id="760"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D2AF3" id="Line 742" o:spid="_x0000_s1026" style="position:absolute;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1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HUVFAIAAC8EAAAOAAAAZHJzL2Uyb0RvYy54bWysU8uu2yAQ3VfqPyD2ie1c3zysOFdVnHST&#13;&#10;tpFu+wEEcIyKAQGJHVX99w44SZt2U1X1AgMzHM6cOSxf+laiM7dOaFXibJxixBXVTKhjib983o7m&#13;&#10;GDlPFCNSK17iC3f4ZfX2zbIzBZ/oRkvGLQIQ5YrOlLjx3hRJ4mjDW+LG2nAFwVrblnhY2mPCLOkA&#13;&#10;vZXJJE2nSactM1ZT7hzsVkMQryJ+XXPqP9W14x7JEgM3H0cbx0MYk9WSFEdLTCPolQb5BxYtEQou&#13;&#10;vUNVxBN0suIPqFZQq52u/ZjqNtF1LSiPNUA1WfpbNa8NMTzWAuI4c5fJ/T9Y+vG8t0iwEs+moI8i&#13;&#10;LTRpJxRHs3wS1OmMKyBprfY21Ed79Wp2mn51EEsegmHhDKAdug+aAQw5eR1F6WvbhsNQLuqj9pe7&#13;&#10;9rz3iMLmJFvMn2ZAgd5iCSluB411/j3XLQqTEkvgF4HJeed8IEKKW0q4R+mtkDK2VirUlTjP8+d4&#13;&#10;wGkpWAiGNGePh7W06EyCOeIXKgawh7SAXBHXDHkxNNjG6pNi8ZaGE7a5zj0RcpgDkFThIqgReF5n&#13;&#10;gy2+LdLFZr6Z56N8Mt2M8rSqRu+263w03Waz5+qpWq+r7HvgnOVFIxjjKtC+WTTL/84C18cymOtu&#13;&#10;0rs+ySN6rB3I3v6RdGxy6OvghYNml70NMoV+gytj8vUFBdv/uo5ZP9/56gcAAAD//wMAUEsDBBQA&#13;&#10;BgAIAAAAIQCIp9OV3gAAAAcBAAAPAAAAZHJzL2Rvd25yZXYueG1sTI9PS8NAEMXvgt9hGcGb3Vhr&#13;&#10;LGk2pfjvIlisYq/T7DQJZmdDdtuk397pSS8Dj8d783v5cnStOlIfGs8GbicJKOLS24YrA1+fLzdz&#13;&#10;UCEiW2w9k4ETBVgWlxc5ZtYP/EHHTayUlHDI0EAdY5dpHcqaHIaJ74jF2/veYRTZV9r2OEi5a/U0&#13;&#10;SVLtsGH5UGNHjzWVP5uDMzDf4rB+blbprKy26f799PD6vX4z5vpqfFrIWS1ARRrjXwLOG4QfCgHb&#13;&#10;+QPboFoDsiYauAcl3t0snYLanaUucv2fv/gFAAD//wMAUEsBAi0AFAAGAAgAAAAhALaDOJL+AAAA&#13;&#10;4QEAABMAAAAAAAAAAAAAAAAAAAAAAFtDb250ZW50X1R5cGVzXS54bWxQSwECLQAUAAYACAAAACEA&#13;&#10;OP0h/9YAAACUAQAACwAAAAAAAAAAAAAAAAAvAQAAX3JlbHMvLnJlbHNQSwECLQAUAAYACAAAACEA&#13;&#10;D9B1FRQCAAAvBAAADgAAAAAAAAAAAAAAAAAuAgAAZHJzL2Uyb0RvYy54bWxQSwECLQAUAAYACAAA&#13;&#10;ACEAiKfTld4AAAAHAQAADwAAAAAAAAAAAAAAAABuBAAAZHJzL2Rvd25yZXYueG1sUEsFBgAAAAAE&#13;&#10;AAQA8wAAAHkFAAAAAA==&#13;&#10;" strokeweight=".35pt">
                  <o:lock v:ext="edit" shapetype="f"/>
                </v:line>
              </w:pict>
            </mc:Fallback>
          </mc:AlternateContent>
        </w:r>
      </w:del>
      <w:del w:id="373" w:author="David Quin" w:date="2018-12-03T18:52:00Z">
        <w:r w:rsidR="002B38CB" w:rsidRPr="00B80A37" w:rsidDel="004F4387">
          <w:rPr>
            <w:rFonts w:ascii="Times New Roman" w:hAnsi="Times New Roman"/>
            <w:color w:val="000000"/>
            <w:spacing w:val="14"/>
            <w:sz w:val="17"/>
          </w:rPr>
          <w:delText xml:space="preserve">to clear the goods for export. The fob price (for "Free on Board") means that the seller is obligated to </w:delText>
        </w:r>
        <w:r w:rsidR="002B38CB" w:rsidRPr="00B80A37" w:rsidDel="004F4387">
          <w:rPr>
            <w:rFonts w:ascii="Times New Roman" w:hAnsi="Times New Roman"/>
            <w:color w:val="000000"/>
            <w:spacing w:val="13"/>
            <w:sz w:val="17"/>
          </w:rPr>
          <w:delText xml:space="preserve">bring the goods all the way to the port, clear the goods for export, and see that they are loaded onto the ship nominated by the buyer. Once the goods clear the railing of the vessel the buyer assumes the risk. </w:delText>
        </w:r>
        <w:r w:rsidR="002B38CB" w:rsidRPr="00B80A37" w:rsidDel="004F4387">
          <w:rPr>
            <w:rFonts w:ascii="Times New Roman" w:hAnsi="Times New Roman"/>
            <w:color w:val="000000"/>
            <w:spacing w:val="11"/>
            <w:sz w:val="17"/>
          </w:rPr>
          <w:delText xml:space="preserve">Note that this term is used exclusively for maritime and inland waterway transport. While both terms are </w:delText>
        </w:r>
        <w:r w:rsidR="002B38CB" w:rsidRPr="00B80A37" w:rsidDel="004F4387">
          <w:rPr>
            <w:rFonts w:ascii="Times New Roman" w:hAnsi="Times New Roman"/>
            <w:color w:val="000000"/>
            <w:spacing w:val="12"/>
            <w:sz w:val="17"/>
          </w:rPr>
          <w:delText>closely related, the US Foreign Trade Statistics reports fas prices</w:delText>
        </w:r>
      </w:del>
      <w:del w:id="374" w:author="David Quin" w:date="2018-12-03T18:57:00Z">
        <w:r w:rsidR="002B38CB" w:rsidRPr="00B80A37" w:rsidDel="00A47DD4">
          <w:rPr>
            <w:rFonts w:ascii="Times New Roman" w:hAnsi="Times New Roman"/>
            <w:color w:val="000000"/>
            <w:spacing w:val="12"/>
            <w:sz w:val="17"/>
          </w:rPr>
          <w:delText>.</w:delText>
        </w:r>
      </w:del>
    </w:p>
    <w:p w14:paraId="55FF9AF8" w14:textId="467D331F" w:rsidR="003A20D6" w:rsidRPr="00B80A37" w:rsidDel="00A47DD4" w:rsidRDefault="002B38CB">
      <w:pPr>
        <w:spacing w:before="36" w:line="268" w:lineRule="auto"/>
        <w:ind w:right="72"/>
        <w:jc w:val="both"/>
        <w:rPr>
          <w:del w:id="375" w:author="David Quin" w:date="2018-12-03T18:58:00Z"/>
          <w:rFonts w:ascii="Times New Roman" w:hAnsi="Times New Roman"/>
          <w:color w:val="000000"/>
          <w:spacing w:val="13"/>
          <w:w w:val="130"/>
          <w:sz w:val="12"/>
          <w:vertAlign w:val="superscript"/>
        </w:rPr>
        <w:pPrChange w:id="376" w:author="David Quin" w:date="2018-12-03T18:57:00Z">
          <w:pPr>
            <w:spacing w:line="271" w:lineRule="auto"/>
            <w:ind w:right="72" w:firstLine="288"/>
            <w:jc w:val="both"/>
          </w:pPr>
        </w:pPrChange>
      </w:pPr>
      <w:del w:id="377" w:author="David Quin" w:date="2018-12-03T18:57:00Z">
        <w:r w:rsidRPr="00B80A37" w:rsidDel="00A47DD4">
          <w:rPr>
            <w:rFonts w:ascii="Times New Roman" w:hAnsi="Times New Roman"/>
            <w:color w:val="000000"/>
            <w:spacing w:val="13"/>
            <w:w w:val="130"/>
            <w:sz w:val="12"/>
            <w:vertAlign w:val="superscript"/>
          </w:rPr>
          <w:delText>6</w:delText>
        </w:r>
        <w:r w:rsidRPr="00B80A37" w:rsidDel="00A47DD4">
          <w:rPr>
            <w:rFonts w:ascii="Times New Roman" w:hAnsi="Times New Roman"/>
            <w:color w:val="000000"/>
            <w:spacing w:val="13"/>
            <w:sz w:val="17"/>
          </w:rPr>
          <w:delText xml:space="preserve">In his survey, Hummels (1999) mentions several papers which all point that transport costs pose a </w:delText>
        </w:r>
        <w:r w:rsidRPr="00B80A37" w:rsidDel="00A47DD4">
          <w:rPr>
            <w:rFonts w:ascii="Times New Roman" w:hAnsi="Times New Roman"/>
            <w:color w:val="000000"/>
            <w:spacing w:val="10"/>
            <w:sz w:val="17"/>
          </w:rPr>
          <w:delText xml:space="preserve">barrier similar in size, or larger than tariffs. In the same vein, Limao and Venables (2001) highlight the </w:delText>
        </w:r>
        <w:r w:rsidRPr="00B80A37" w:rsidDel="00A47DD4">
          <w:rPr>
            <w:rFonts w:ascii="Times New Roman" w:hAnsi="Times New Roman"/>
            <w:color w:val="000000"/>
            <w:spacing w:val="13"/>
            <w:sz w:val="17"/>
          </w:rPr>
          <w:delText>importance of infrastructures for trade costs in general, through their impact on transport costs.</w:delText>
        </w:r>
      </w:del>
    </w:p>
    <w:p w14:paraId="49E90ECF" w14:textId="127BF2DE" w:rsidR="003A20D6" w:rsidRPr="00B80A37" w:rsidDel="00AA1005" w:rsidRDefault="003A20D6">
      <w:pPr>
        <w:pStyle w:val="Norm"/>
        <w:rPr>
          <w:del w:id="378" w:author="David Quin" w:date="2018-12-03T19:07:00Z"/>
        </w:rPr>
        <w:sectPr w:rsidR="003A20D6" w:rsidRPr="00B80A37" w:rsidDel="00AA1005" w:rsidSect="00AA166F">
          <w:pgSz w:w="11918" w:h="16854"/>
          <w:pgMar w:top="1718" w:right="1571" w:bottom="958" w:left="1644" w:header="720" w:footer="720" w:gutter="0"/>
          <w:cols w:space="720"/>
        </w:sectPr>
        <w:pPrChange w:id="379" w:author="David Quin" w:date="2018-12-03T18:59:00Z">
          <w:pPr/>
        </w:pPrChange>
      </w:pPr>
    </w:p>
    <w:p w14:paraId="0CE9F890" w14:textId="7C3D158B" w:rsidR="003A20D6" w:rsidRPr="00B80A37" w:rsidRDefault="002B38CB">
      <w:pPr>
        <w:pStyle w:val="Norm"/>
        <w:pPrChange w:id="380" w:author="David Quin" w:date="2018-12-03T19:07:00Z">
          <w:pPr>
            <w:spacing w:line="288" w:lineRule="auto"/>
          </w:pPr>
        </w:pPrChange>
      </w:pPr>
      <w:del w:id="381" w:author="David Quin" w:date="2018-12-03T19:07:00Z">
        <w:r w:rsidRPr="00B80A37" w:rsidDel="00AA1005">
          <w:delText xml:space="preserve">analysis of </w:delText>
        </w:r>
      </w:del>
      <w:r w:rsidRPr="00B80A37">
        <w:t>the trend patterns of international transport costs over the period 1974-2013.</w:t>
      </w:r>
      <w:ins w:id="382" w:author="David Quin" w:date="2018-12-03T19:08:00Z">
        <w:r w:rsidR="00AA1005" w:rsidRPr="00B80A37">
          <w:rPr>
            <w:rStyle w:val="FootnoteReference"/>
          </w:rPr>
          <w:footnoteReference w:id="7"/>
        </w:r>
      </w:ins>
      <w:del w:id="387" w:author="David Quin" w:date="2018-12-03T19:08:00Z">
        <w:r w:rsidRPr="00B80A37" w:rsidDel="00AA1005">
          <w:rPr>
            <w:vertAlign w:val="superscript"/>
          </w:rPr>
          <w:delText>7</w:delText>
        </w:r>
      </w:del>
    </w:p>
    <w:p w14:paraId="06F16C3B" w14:textId="6F8527B5" w:rsidR="003A20D6" w:rsidRPr="00B80A37" w:rsidRDefault="002B38CB">
      <w:pPr>
        <w:pStyle w:val="Norm"/>
        <w:rPr>
          <w:spacing w:val="-2"/>
        </w:rPr>
        <w:pPrChange w:id="388" w:author="David Quin" w:date="2018-12-03T19:07:00Z">
          <w:pPr>
            <w:spacing w:before="432" w:line="324" w:lineRule="auto"/>
            <w:ind w:right="72" w:firstLine="360"/>
            <w:jc w:val="both"/>
          </w:pPr>
        </w:pPrChange>
      </w:pPr>
      <w:r w:rsidRPr="00B80A37">
        <w:rPr>
          <w:spacing w:val="-2"/>
        </w:rPr>
        <w:lastRenderedPageBreak/>
        <w:t xml:space="preserve">As detailed below, the use of a </w:t>
      </w:r>
      <w:del w:id="389" w:author="David Quin" w:date="2018-12-06T23:20:00Z">
        <w:r w:rsidRPr="00B80A37" w:rsidDel="002827DB">
          <w:rPr>
            <w:spacing w:val="-2"/>
          </w:rPr>
          <w:delText>nonlinear</w:delText>
        </w:r>
      </w:del>
      <w:ins w:id="390" w:author="David Quin" w:date="2018-12-06T23:20:00Z">
        <w:r w:rsidR="002827DB">
          <w:rPr>
            <w:spacing w:val="-2"/>
          </w:rPr>
          <w:t>non-linear</w:t>
        </w:r>
      </w:ins>
      <w:r w:rsidRPr="00B80A37">
        <w:rPr>
          <w:spacing w:val="-2"/>
        </w:rPr>
        <w:t xml:space="preserve"> estimator triggers computational limitations </w:t>
      </w:r>
      <w:r w:rsidRPr="00B80A37">
        <w:t xml:space="preserve">that limit the level of possible detail, especially when covering a long period of time. We </w:t>
      </w:r>
      <w:r w:rsidRPr="00B80A37">
        <w:rPr>
          <w:spacing w:val="-1"/>
        </w:rPr>
        <w:t xml:space="preserve">estimate international transport costs at the 3-digit classification level, even if data series </w:t>
      </w:r>
      <w:r w:rsidRPr="00B80A37">
        <w:rPr>
          <w:spacing w:val="1"/>
        </w:rPr>
        <w:t xml:space="preserve">on the </w:t>
      </w:r>
      <w:del w:id="391" w:author="David Quin" w:date="2018-12-03T19:16:00Z">
        <w:r w:rsidRPr="00B80A37" w:rsidDel="00125AF5">
          <w:rPr>
            <w:spacing w:val="1"/>
          </w:rPr>
          <w:delText xml:space="preserve">cif </w:delText>
        </w:r>
      </w:del>
      <w:ins w:id="392" w:author="David Quin" w:date="2018-12-03T19:16:00Z">
        <w:r w:rsidR="00125AF5" w:rsidRPr="00B80A37">
          <w:rPr>
            <w:spacing w:val="1"/>
          </w:rPr>
          <w:t xml:space="preserve">CIF and FAS </w:t>
        </w:r>
      </w:ins>
      <w:ins w:id="393" w:author="David Quin" w:date="2018-12-03T19:17:00Z">
        <w:r w:rsidR="00125AF5" w:rsidRPr="00B80A37">
          <w:rPr>
            <w:spacing w:val="1"/>
          </w:rPr>
          <w:t xml:space="preserve">prices </w:t>
        </w:r>
      </w:ins>
      <w:del w:id="394" w:author="David Quin" w:date="2018-12-03T19:16:00Z">
        <w:r w:rsidRPr="00B80A37" w:rsidDel="00125AF5">
          <w:rPr>
            <w:spacing w:val="1"/>
          </w:rPr>
          <w:delText xml:space="preserve">and fas prices </w:delText>
        </w:r>
      </w:del>
      <w:r w:rsidRPr="00B80A37">
        <w:rPr>
          <w:spacing w:val="1"/>
        </w:rPr>
        <w:t xml:space="preserve">are available at the 5-digit </w:t>
      </w:r>
      <w:del w:id="395" w:author="David Quin" w:date="2018-12-03T19:17:00Z">
        <w:r w:rsidRPr="00B80A37" w:rsidDel="00125AF5">
          <w:rPr>
            <w:spacing w:val="1"/>
          </w:rPr>
          <w:delText xml:space="preserve">classification </w:delText>
        </w:r>
      </w:del>
      <w:r w:rsidRPr="00B80A37">
        <w:rPr>
          <w:spacing w:val="1"/>
        </w:rPr>
        <w:t xml:space="preserve">level. </w:t>
      </w:r>
      <w:del w:id="396" w:author="David Quin" w:date="2018-12-03T19:17:00Z">
        <w:r w:rsidRPr="00B80A37" w:rsidDel="00125AF5">
          <w:rPr>
            <w:spacing w:val="1"/>
          </w:rPr>
          <w:delText>Yet</w:delText>
        </w:r>
      </w:del>
      <w:ins w:id="397" w:author="David Quin" w:date="2018-12-03T19:17:00Z">
        <w:r w:rsidR="00125AF5" w:rsidRPr="00B80A37">
          <w:rPr>
            <w:spacing w:val="1"/>
          </w:rPr>
          <w:t>However</w:t>
        </w:r>
      </w:ins>
      <w:r w:rsidRPr="00B80A37">
        <w:rPr>
          <w:spacing w:val="1"/>
        </w:rPr>
        <w:t xml:space="preserve">, we ensure </w:t>
      </w:r>
      <w:r w:rsidRPr="00B80A37">
        <w:t xml:space="preserve">the robustness of these results by conducting the estimations at the 4-digit level for some </w:t>
      </w:r>
      <w:r w:rsidRPr="00B80A37">
        <w:rPr>
          <w:spacing w:val="-1"/>
        </w:rPr>
        <w:t>selected years.</w:t>
      </w:r>
      <w:ins w:id="398" w:author="David Quin" w:date="2018-12-04T18:20:00Z">
        <w:r w:rsidR="00233BE7" w:rsidRPr="00B80A37">
          <w:rPr>
            <w:rStyle w:val="FootnoteReference"/>
            <w:spacing w:val="-1"/>
          </w:rPr>
          <w:footnoteReference w:id="8"/>
        </w:r>
      </w:ins>
      <w:del w:id="402" w:author="David Quin" w:date="2018-12-04T18:20:00Z">
        <w:r w:rsidRPr="00B80A37" w:rsidDel="00233BE7">
          <w:rPr>
            <w:spacing w:val="-1"/>
            <w:vertAlign w:val="superscript"/>
          </w:rPr>
          <w:delText>8</w:delText>
        </w:r>
      </w:del>
      <w:r w:rsidRPr="00B80A37">
        <w:rPr>
          <w:spacing w:val="-1"/>
        </w:rPr>
        <w:t xml:space="preserve"> Depending on the </w:t>
      </w:r>
      <w:del w:id="403" w:author="David Quin" w:date="2018-12-03T19:17:00Z">
        <w:r w:rsidRPr="00B80A37" w:rsidDel="00125AF5">
          <w:rPr>
            <w:spacing w:val="-1"/>
          </w:rPr>
          <w:delText xml:space="preserve">considered </w:delText>
        </w:r>
      </w:del>
      <w:r w:rsidRPr="00B80A37">
        <w:rPr>
          <w:spacing w:val="-1"/>
        </w:rPr>
        <w:t>year, this leaves us with around 200 sectors at the 3-digit level, from around 200 countries of origin.</w:t>
      </w:r>
    </w:p>
    <w:p w14:paraId="76D1C495" w14:textId="04767194" w:rsidR="003A20D6" w:rsidRPr="00B80A37" w:rsidRDefault="002B38CB">
      <w:pPr>
        <w:spacing w:before="288"/>
        <w:rPr>
          <w:rFonts w:ascii="Times New Roman" w:hAnsi="Times New Roman"/>
          <w:b/>
          <w:color w:val="000000"/>
          <w:spacing w:val="26"/>
        </w:rPr>
      </w:pPr>
      <w:r w:rsidRPr="00B80A37">
        <w:rPr>
          <w:rFonts w:ascii="Times New Roman" w:hAnsi="Times New Roman"/>
          <w:b/>
          <w:color w:val="000000"/>
          <w:spacing w:val="26"/>
        </w:rPr>
        <w:t xml:space="preserve">2.2 Estimating transport costs: </w:t>
      </w:r>
      <w:ins w:id="404" w:author="David Quin" w:date="2018-12-04T18:17:00Z">
        <w:r w:rsidR="00C03B5C" w:rsidRPr="00B80A37">
          <w:rPr>
            <w:rFonts w:ascii="Times New Roman" w:hAnsi="Times New Roman"/>
            <w:b/>
            <w:color w:val="000000"/>
            <w:spacing w:val="26"/>
          </w:rPr>
          <w:t>e</w:t>
        </w:r>
      </w:ins>
      <w:del w:id="405" w:author="David Quin" w:date="2018-12-04T18:17:00Z">
        <w:r w:rsidRPr="00B80A37" w:rsidDel="00C03B5C">
          <w:rPr>
            <w:rFonts w:ascii="Times New Roman" w:hAnsi="Times New Roman"/>
            <w:b/>
            <w:color w:val="000000"/>
            <w:spacing w:val="26"/>
          </w:rPr>
          <w:delText>E</w:delText>
        </w:r>
      </w:del>
      <w:r w:rsidRPr="00B80A37">
        <w:rPr>
          <w:rFonts w:ascii="Times New Roman" w:hAnsi="Times New Roman"/>
          <w:b/>
          <w:color w:val="000000"/>
          <w:spacing w:val="26"/>
        </w:rPr>
        <w:t>mpirical specification</w:t>
      </w:r>
    </w:p>
    <w:p w14:paraId="686F8E53" w14:textId="5A2F87BC" w:rsidR="003A20D6" w:rsidRPr="00B80A37" w:rsidRDefault="002B38CB">
      <w:pPr>
        <w:spacing w:before="216" w:line="324" w:lineRule="auto"/>
        <w:ind w:right="72"/>
        <w:jc w:val="both"/>
        <w:rPr>
          <w:rFonts w:ascii="Times New Roman" w:hAnsi="Times New Roman"/>
          <w:b/>
          <w:color w:val="000000"/>
          <w:spacing w:val="5"/>
        </w:rPr>
      </w:pPr>
      <w:r w:rsidRPr="00B80A37">
        <w:rPr>
          <w:rFonts w:ascii="Times New Roman" w:hAnsi="Times New Roman"/>
          <w:b/>
          <w:color w:val="000000"/>
          <w:spacing w:val="5"/>
        </w:rPr>
        <w:t xml:space="preserve">The estimated equation </w:t>
      </w:r>
      <w:ins w:id="406" w:author="David Quin" w:date="2018-12-04T18:17:00Z">
        <w:r w:rsidR="00C03B5C" w:rsidRPr="00B80A37">
          <w:rPr>
            <w:rFonts w:ascii="Times New Roman" w:hAnsi="Times New Roman"/>
            <w:b/>
            <w:color w:val="000000"/>
            <w:spacing w:val="5"/>
          </w:rPr>
          <w:t xml:space="preserve">– </w:t>
        </w:r>
      </w:ins>
      <w:r w:rsidRPr="00B80A37">
        <w:rPr>
          <w:rFonts w:ascii="Times New Roman" w:hAnsi="Times New Roman"/>
          <w:color w:val="000000"/>
          <w:spacing w:val="5"/>
          <w:w w:val="115"/>
          <w:sz w:val="21"/>
        </w:rPr>
        <w:t xml:space="preserve">Our purpose is to provide time-varying estimates of the size </w:t>
      </w:r>
      <w:r w:rsidRPr="00B80A37">
        <w:rPr>
          <w:rFonts w:ascii="Times New Roman" w:hAnsi="Times New Roman"/>
          <w:color w:val="000000"/>
          <w:w w:val="115"/>
          <w:sz w:val="21"/>
        </w:rPr>
        <w:t xml:space="preserve">of ad-valorem transport costs and additive transport </w:t>
      </w:r>
      <w:ins w:id="407" w:author="David Quin" w:date="2018-12-03T14:22:00Z">
        <w:r w:rsidR="00B637CF" w:rsidRPr="00B80A37">
          <w:rPr>
            <w:rFonts w:ascii="Times New Roman" w:hAnsi="Times New Roman"/>
            <w:color w:val="000000"/>
            <w:w w:val="115"/>
            <w:sz w:val="21"/>
          </w:rPr>
          <w:t>costs</w:t>
        </w:r>
      </w:ins>
      <w:del w:id="408" w:author="David Quin" w:date="2018-12-03T14:22:00Z">
        <w:r w:rsidRPr="00B80A37" w:rsidDel="00B637CF">
          <w:rPr>
            <w:rFonts w:ascii="Times New Roman" w:hAnsi="Times New Roman"/>
            <w:color w:val="000000"/>
            <w:w w:val="115"/>
            <w:sz w:val="21"/>
          </w:rPr>
          <w:delText>costs costs</w:delText>
        </w:r>
      </w:del>
      <w:r w:rsidRPr="00B80A37">
        <w:rPr>
          <w:rFonts w:ascii="Times New Roman" w:hAnsi="Times New Roman"/>
          <w:color w:val="000000"/>
          <w:w w:val="115"/>
          <w:sz w:val="21"/>
        </w:rPr>
        <w:t xml:space="preserve">. To do so, we start from </w:t>
      </w:r>
      <w:r w:rsidRPr="00B80A37">
        <w:rPr>
          <w:rFonts w:ascii="Times New Roman" w:hAnsi="Times New Roman"/>
          <w:color w:val="000000"/>
          <w:spacing w:val="1"/>
          <w:w w:val="115"/>
          <w:sz w:val="21"/>
        </w:rPr>
        <w:t xml:space="preserve">the equation that expresses the price </w:t>
      </w:r>
      <w:r w:rsidRPr="00B80A37">
        <w:rPr>
          <w:rFonts w:ascii="Times New Roman" w:hAnsi="Times New Roman"/>
          <w:i/>
          <w:color w:val="000000"/>
          <w:spacing w:val="1"/>
          <w:sz w:val="23"/>
        </w:rPr>
        <w:t xml:space="preserve">p </w:t>
      </w:r>
      <w:r w:rsidRPr="00B80A37">
        <w:rPr>
          <w:rFonts w:ascii="Times New Roman" w:hAnsi="Times New Roman"/>
          <w:color w:val="000000"/>
          <w:spacing w:val="1"/>
          <w:w w:val="115"/>
          <w:sz w:val="21"/>
        </w:rPr>
        <w:t xml:space="preserve">(per kg) of </w:t>
      </w:r>
      <w:del w:id="409" w:author="David Quin" w:date="2018-12-04T18:18:00Z">
        <w:r w:rsidRPr="00B80A37" w:rsidDel="00233BE7">
          <w:rPr>
            <w:rFonts w:ascii="Times New Roman" w:hAnsi="Times New Roman"/>
            <w:color w:val="000000"/>
            <w:spacing w:val="1"/>
            <w:w w:val="115"/>
            <w:sz w:val="21"/>
          </w:rPr>
          <w:delText xml:space="preserve">a </w:delText>
        </w:r>
      </w:del>
      <w:r w:rsidRPr="00B80A37">
        <w:rPr>
          <w:rFonts w:ascii="Times New Roman" w:hAnsi="Times New Roman"/>
          <w:color w:val="000000"/>
          <w:spacing w:val="1"/>
          <w:w w:val="115"/>
          <w:sz w:val="21"/>
        </w:rPr>
        <w:t>good</w:t>
      </w:r>
      <w:ins w:id="410" w:author="David Quin" w:date="2018-12-04T18:18:00Z">
        <w:r w:rsidR="00233BE7" w:rsidRPr="00B80A37">
          <w:rPr>
            <w:rFonts w:ascii="Times New Roman" w:hAnsi="Times New Roman"/>
            <w:color w:val="000000"/>
            <w:spacing w:val="1"/>
            <w:w w:val="115"/>
            <w:sz w:val="21"/>
          </w:rPr>
          <w:t>s</w:t>
        </w:r>
      </w:ins>
      <w:r w:rsidRPr="00B80A37">
        <w:rPr>
          <w:rFonts w:ascii="Times New Roman" w:hAnsi="Times New Roman"/>
          <w:color w:val="000000"/>
          <w:spacing w:val="1"/>
          <w:w w:val="115"/>
          <w:sz w:val="21"/>
        </w:rPr>
        <w:t xml:space="preserve"> paid by the importer (import, </w:t>
      </w:r>
      <w:r w:rsidRPr="00B80A37">
        <w:rPr>
          <w:rFonts w:ascii="Times New Roman" w:hAnsi="Times New Roman"/>
          <w:color w:val="000000"/>
          <w:spacing w:val="-6"/>
          <w:w w:val="115"/>
          <w:sz w:val="21"/>
        </w:rPr>
        <w:t xml:space="preserve">or </w:t>
      </w:r>
      <w:del w:id="411" w:author="David Quin" w:date="2018-12-04T18:18:00Z">
        <w:r w:rsidRPr="00B80A37" w:rsidDel="00233BE7">
          <w:rPr>
            <w:rFonts w:ascii="Times New Roman" w:hAnsi="Times New Roman"/>
            <w:color w:val="000000"/>
            <w:spacing w:val="-6"/>
            <w:w w:val="115"/>
            <w:sz w:val="21"/>
          </w:rPr>
          <w:delText xml:space="preserve">cif </w:delText>
        </w:r>
      </w:del>
      <w:ins w:id="412" w:author="David Quin" w:date="2018-12-04T18:18:00Z">
        <w:r w:rsidR="00233BE7" w:rsidRPr="00B80A37">
          <w:rPr>
            <w:rFonts w:ascii="Times New Roman" w:hAnsi="Times New Roman"/>
            <w:color w:val="000000"/>
            <w:spacing w:val="-6"/>
            <w:w w:val="115"/>
            <w:sz w:val="21"/>
          </w:rPr>
          <w:t xml:space="preserve">CIF </w:t>
        </w:r>
      </w:ins>
      <w:r w:rsidRPr="00B80A37">
        <w:rPr>
          <w:rFonts w:ascii="Times New Roman" w:hAnsi="Times New Roman"/>
          <w:color w:val="000000"/>
          <w:spacing w:val="-6"/>
          <w:w w:val="115"/>
          <w:sz w:val="21"/>
        </w:rPr>
        <w:t xml:space="preserve">price) as a function of the producer price 15 (per kg) (export, or </w:t>
      </w:r>
      <w:del w:id="413" w:author="David Quin" w:date="2018-12-04T18:18:00Z">
        <w:r w:rsidRPr="00B80A37" w:rsidDel="00233BE7">
          <w:rPr>
            <w:rFonts w:ascii="Times New Roman" w:hAnsi="Times New Roman"/>
            <w:color w:val="000000"/>
            <w:spacing w:val="-6"/>
            <w:w w:val="115"/>
            <w:sz w:val="21"/>
          </w:rPr>
          <w:delText xml:space="preserve">fas </w:delText>
        </w:r>
      </w:del>
      <w:ins w:id="414" w:author="David Quin" w:date="2018-12-04T18:18:00Z">
        <w:r w:rsidR="00233BE7" w:rsidRPr="00B80A37">
          <w:rPr>
            <w:rFonts w:ascii="Times New Roman" w:hAnsi="Times New Roman"/>
            <w:color w:val="000000"/>
            <w:spacing w:val="-6"/>
            <w:w w:val="115"/>
            <w:sz w:val="21"/>
          </w:rPr>
          <w:t xml:space="preserve">FAS </w:t>
        </w:r>
      </w:ins>
      <w:r w:rsidRPr="00B80A37">
        <w:rPr>
          <w:rFonts w:ascii="Times New Roman" w:hAnsi="Times New Roman"/>
          <w:color w:val="000000"/>
          <w:spacing w:val="-6"/>
          <w:w w:val="115"/>
          <w:sz w:val="21"/>
        </w:rPr>
        <w:t xml:space="preserve">price), given both </w:t>
      </w:r>
      <w:r w:rsidRPr="00B80A37">
        <w:rPr>
          <w:rFonts w:ascii="Times New Roman" w:hAnsi="Times New Roman"/>
          <w:color w:val="000000"/>
          <w:spacing w:val="1"/>
          <w:w w:val="115"/>
          <w:sz w:val="21"/>
        </w:rPr>
        <w:t xml:space="preserve">additive (or per kg) transport costs </w:t>
      </w:r>
      <w:r w:rsidRPr="00B80A37">
        <w:rPr>
          <w:rFonts w:ascii="Times New Roman" w:hAnsi="Times New Roman"/>
          <w:i/>
          <w:color w:val="000000"/>
          <w:spacing w:val="1"/>
          <w:sz w:val="23"/>
        </w:rPr>
        <w:t xml:space="preserve">(t) </w:t>
      </w:r>
      <w:r w:rsidRPr="00B80A37">
        <w:rPr>
          <w:rFonts w:ascii="Times New Roman" w:hAnsi="Times New Roman"/>
          <w:color w:val="000000"/>
          <w:spacing w:val="1"/>
          <w:w w:val="115"/>
          <w:sz w:val="21"/>
        </w:rPr>
        <w:t xml:space="preserve">and ad-valorem </w:t>
      </w:r>
      <w:r w:rsidRPr="00B80A37">
        <w:rPr>
          <w:rFonts w:ascii="Times New Roman" w:hAnsi="Times New Roman"/>
          <w:i/>
          <w:color w:val="000000"/>
          <w:spacing w:val="1"/>
          <w:sz w:val="16"/>
        </w:rPr>
        <w:t xml:space="preserve">(T) </w:t>
      </w:r>
      <w:r w:rsidRPr="00B80A37">
        <w:rPr>
          <w:rFonts w:ascii="Times New Roman" w:hAnsi="Times New Roman"/>
          <w:color w:val="000000"/>
          <w:spacing w:val="1"/>
          <w:w w:val="115"/>
          <w:sz w:val="21"/>
        </w:rPr>
        <w:t>transport costs, according to:</w:t>
      </w:r>
    </w:p>
    <w:p w14:paraId="1AB3EC48" w14:textId="77777777" w:rsidR="003A20D6" w:rsidRPr="00B80A37" w:rsidRDefault="002B38CB">
      <w:pPr>
        <w:tabs>
          <w:tab w:val="right" w:pos="8552"/>
        </w:tabs>
        <w:spacing w:before="324"/>
        <w:ind w:left="3816"/>
        <w:rPr>
          <w:rFonts w:ascii="Times New Roman" w:hAnsi="Times New Roman"/>
          <w:i/>
          <w:color w:val="000000"/>
          <w:spacing w:val="-6"/>
          <w:sz w:val="23"/>
        </w:rPr>
      </w:pPr>
      <w:r w:rsidRPr="00B80A37">
        <w:rPr>
          <w:rFonts w:ascii="Times New Roman" w:hAnsi="Times New Roman"/>
          <w:i/>
          <w:color w:val="000000"/>
          <w:spacing w:val="-6"/>
          <w:sz w:val="23"/>
        </w:rPr>
        <w:t>p = Ti  ± t</w:t>
      </w:r>
      <w:r w:rsidRPr="00B80A37">
        <w:rPr>
          <w:rFonts w:ascii="Times New Roman" w:hAnsi="Times New Roman"/>
          <w:i/>
          <w:color w:val="000000"/>
          <w:spacing w:val="-6"/>
          <w:sz w:val="23"/>
        </w:rPr>
        <w:tab/>
      </w:r>
      <w:r w:rsidRPr="00B80A37">
        <w:rPr>
          <w:rFonts w:ascii="Times New Roman" w:hAnsi="Times New Roman"/>
          <w:i/>
          <w:color w:val="000000"/>
          <w:sz w:val="23"/>
        </w:rPr>
        <w:t>(1)</w:t>
      </w:r>
    </w:p>
    <w:p w14:paraId="037C4FBD" w14:textId="77777777" w:rsidR="003A20D6" w:rsidRPr="00B80A37" w:rsidRDefault="002B38CB">
      <w:pPr>
        <w:spacing w:before="180" w:line="314" w:lineRule="auto"/>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As is usual in the literature, the iceberg trade costs are denoted </w:t>
      </w:r>
      <w:r w:rsidRPr="00B80A37">
        <w:rPr>
          <w:rFonts w:ascii="Times New Roman" w:hAnsi="Times New Roman"/>
          <w:i/>
          <w:color w:val="000000"/>
          <w:spacing w:val="2"/>
          <w:sz w:val="23"/>
        </w:rPr>
        <w:t xml:space="preserve">'r (with 'r &gt; 1, 'r = </w:t>
      </w:r>
      <w:r w:rsidRPr="00B80A37">
        <w:rPr>
          <w:rFonts w:ascii="Times New Roman" w:hAnsi="Times New Roman"/>
          <w:color w:val="000000"/>
          <w:spacing w:val="2"/>
          <w:w w:val="115"/>
          <w:sz w:val="21"/>
        </w:rPr>
        <w:t xml:space="preserve">1 </w:t>
      </w:r>
      <w:r w:rsidRPr="00B80A37">
        <w:rPr>
          <w:rFonts w:ascii="Times New Roman" w:hAnsi="Times New Roman"/>
          <w:color w:val="000000"/>
          <w:spacing w:val="1"/>
          <w:w w:val="115"/>
          <w:sz w:val="21"/>
        </w:rPr>
        <w:t xml:space="preserve">meaning no ad-valorem trade costs), while additive trade costs are labeled </w:t>
      </w:r>
      <w:r w:rsidRPr="00B80A37">
        <w:rPr>
          <w:rFonts w:ascii="Times New Roman" w:hAnsi="Times New Roman"/>
          <w:i/>
          <w:color w:val="000000"/>
          <w:spacing w:val="1"/>
          <w:sz w:val="23"/>
        </w:rPr>
        <w:t xml:space="preserve">t </w:t>
      </w:r>
      <w:r w:rsidRPr="00B80A37">
        <w:rPr>
          <w:rFonts w:ascii="Times New Roman" w:hAnsi="Times New Roman"/>
          <w:color w:val="000000"/>
          <w:spacing w:val="1"/>
          <w:w w:val="115"/>
          <w:sz w:val="21"/>
        </w:rPr>
        <w:t xml:space="preserve">(with </w:t>
      </w:r>
      <w:r w:rsidRPr="00B80A37">
        <w:rPr>
          <w:rFonts w:ascii="Times New Roman" w:hAnsi="Times New Roman"/>
          <w:i/>
          <w:color w:val="000000"/>
          <w:spacing w:val="1"/>
          <w:sz w:val="23"/>
        </w:rPr>
        <w:t xml:space="preserve">t &gt; </w:t>
      </w:r>
      <w:r w:rsidRPr="00B80A37">
        <w:rPr>
          <w:rFonts w:ascii="Times New Roman" w:hAnsi="Times New Roman"/>
          <w:color w:val="000000"/>
          <w:spacing w:val="1"/>
          <w:w w:val="115"/>
          <w:sz w:val="21"/>
        </w:rPr>
        <w:t xml:space="preserve">0, </w:t>
      </w:r>
      <w:r w:rsidRPr="00B80A37">
        <w:rPr>
          <w:rFonts w:ascii="Times New Roman" w:hAnsi="Times New Roman"/>
          <w:i/>
          <w:color w:val="000000"/>
          <w:spacing w:val="1"/>
          <w:sz w:val="23"/>
        </w:rPr>
        <w:t xml:space="preserve">t = </w:t>
      </w:r>
      <w:r w:rsidRPr="00B80A37">
        <w:rPr>
          <w:rFonts w:ascii="Times New Roman" w:hAnsi="Times New Roman"/>
          <w:color w:val="000000"/>
          <w:spacing w:val="1"/>
          <w:w w:val="115"/>
          <w:sz w:val="21"/>
        </w:rPr>
        <w:t xml:space="preserve">0 implying no additive costs). Let us denote i the origin country, and </w:t>
      </w:r>
      <w:r w:rsidRPr="00B80A37">
        <w:rPr>
          <w:rFonts w:ascii="Times New Roman" w:hAnsi="Times New Roman"/>
          <w:i/>
          <w:color w:val="000000"/>
          <w:spacing w:val="1"/>
          <w:sz w:val="23"/>
        </w:rPr>
        <w:t>k</w:t>
      </w:r>
      <w:del w:id="415" w:author="David Quin" w:date="2018-12-04T18:18:00Z">
        <w:r w:rsidRPr="00B80A37" w:rsidDel="00233BE7">
          <w:rPr>
            <w:rFonts w:ascii="Times New Roman" w:hAnsi="Times New Roman"/>
            <w:i/>
            <w:color w:val="000000"/>
            <w:spacing w:val="1"/>
            <w:sz w:val="23"/>
          </w:rPr>
          <w:delText>,</w:delText>
        </w:r>
      </w:del>
      <w:r w:rsidRPr="00B80A37">
        <w:rPr>
          <w:rFonts w:ascii="Times New Roman" w:hAnsi="Times New Roman"/>
          <w:i/>
          <w:color w:val="000000"/>
          <w:spacing w:val="1"/>
          <w:sz w:val="23"/>
        </w:rPr>
        <w:t xml:space="preserve"> </w:t>
      </w:r>
      <w:r w:rsidRPr="00B80A37">
        <w:rPr>
          <w:rFonts w:ascii="Times New Roman" w:hAnsi="Times New Roman"/>
          <w:color w:val="000000"/>
          <w:spacing w:val="1"/>
          <w:w w:val="115"/>
          <w:sz w:val="21"/>
        </w:rPr>
        <w:t xml:space="preserve">the product </w:t>
      </w:r>
      <w:r w:rsidRPr="00B80A37">
        <w:rPr>
          <w:rFonts w:ascii="Times New Roman" w:hAnsi="Times New Roman"/>
          <w:color w:val="000000"/>
          <w:spacing w:val="2"/>
          <w:w w:val="115"/>
          <w:sz w:val="21"/>
        </w:rPr>
        <w:t xml:space="preserve">at the 5-digit level. Transforming the above equation (1) into a ratio, and removing 1 </w:t>
      </w:r>
      <w:r w:rsidRPr="00B80A37">
        <w:rPr>
          <w:rFonts w:ascii="Times New Roman" w:hAnsi="Times New Roman"/>
          <w:color w:val="000000"/>
          <w:w w:val="115"/>
          <w:sz w:val="21"/>
        </w:rPr>
        <w:t xml:space="preserve">on both sides, in order to get the percentage change in prices induced by transportation </w:t>
      </w:r>
      <w:r w:rsidRPr="00B80A37">
        <w:rPr>
          <w:rFonts w:ascii="Times New Roman" w:hAnsi="Times New Roman"/>
          <w:color w:val="000000"/>
          <w:spacing w:val="-2"/>
          <w:w w:val="115"/>
          <w:sz w:val="21"/>
        </w:rPr>
        <w:t xml:space="preserve">(and get rid of the kg unit), we get the following baseline specification underlying our </w:t>
      </w:r>
      <w:r w:rsidRPr="00B80A37">
        <w:rPr>
          <w:rFonts w:ascii="Times New Roman" w:hAnsi="Times New Roman"/>
          <w:color w:val="000000"/>
          <w:spacing w:val="-5"/>
          <w:w w:val="115"/>
          <w:sz w:val="21"/>
        </w:rPr>
        <w:t xml:space="preserve">estimation (skipping the year and transport-mode dimensions in the notations for reading </w:t>
      </w:r>
      <w:r w:rsidRPr="00B80A37">
        <w:rPr>
          <w:rFonts w:ascii="Times New Roman" w:hAnsi="Times New Roman"/>
          <w:color w:val="000000"/>
          <w:spacing w:val="-8"/>
          <w:w w:val="115"/>
          <w:sz w:val="21"/>
        </w:rPr>
        <w:t>convenience):</w:t>
      </w:r>
    </w:p>
    <w:tbl>
      <w:tblPr>
        <w:tblW w:w="0" w:type="auto"/>
        <w:tblLayout w:type="fixed"/>
        <w:tblCellMar>
          <w:left w:w="0" w:type="dxa"/>
          <w:right w:w="0" w:type="dxa"/>
        </w:tblCellMar>
        <w:tblLook w:val="0000" w:firstRow="0" w:lastRow="0" w:firstColumn="0" w:lastColumn="0" w:noHBand="0" w:noVBand="0"/>
      </w:tblPr>
      <w:tblGrid>
        <w:gridCol w:w="6845"/>
        <w:gridCol w:w="1795"/>
      </w:tblGrid>
      <w:tr w:rsidR="003A20D6" w:rsidRPr="00B80A37" w14:paraId="0DA36162" w14:textId="77777777">
        <w:trPr>
          <w:trHeight w:hRule="exact" w:val="510"/>
        </w:trPr>
        <w:tc>
          <w:tcPr>
            <w:tcW w:w="6845" w:type="dxa"/>
            <w:tcBorders>
              <w:top w:val="none" w:sz="0" w:space="0" w:color="000000"/>
              <w:left w:val="none" w:sz="0" w:space="0" w:color="000000"/>
              <w:bottom w:val="none" w:sz="0" w:space="0" w:color="000000"/>
              <w:right w:val="none" w:sz="0" w:space="0" w:color="000000"/>
            </w:tcBorders>
          </w:tcPr>
          <w:p w14:paraId="530BC75F" w14:textId="77777777" w:rsidR="003A20D6" w:rsidRPr="00B80A37" w:rsidRDefault="002B38CB">
            <w:pPr>
              <w:tabs>
                <w:tab w:val="left" w:pos="3814"/>
                <w:tab w:val="left" w:pos="4736"/>
                <w:tab w:val="right" w:pos="5355"/>
              </w:tabs>
              <w:spacing w:line="200" w:lineRule="exact"/>
              <w:ind w:left="3227"/>
              <w:rPr>
                <w:rFonts w:ascii="Times New Roman" w:hAnsi="Times New Roman"/>
                <w:i/>
                <w:color w:val="000000"/>
                <w:sz w:val="18"/>
                <w:u w:val="single"/>
              </w:rPr>
            </w:pPr>
            <w:r w:rsidRPr="00B80A37">
              <w:rPr>
                <w:rFonts w:ascii="Times New Roman" w:hAnsi="Times New Roman"/>
                <w:i/>
                <w:color w:val="000000"/>
                <w:sz w:val="18"/>
                <w:u w:val="single"/>
              </w:rPr>
              <w:t>Pik</w:t>
            </w:r>
            <w:r w:rsidRPr="00B80A37">
              <w:rPr>
                <w:rFonts w:ascii="Times New Roman" w:hAnsi="Times New Roman"/>
                <w:i/>
                <w:color w:val="000000"/>
                <w:sz w:val="16"/>
              </w:rPr>
              <w:tab/>
              <w:t>,</w:t>
            </w:r>
            <w:r w:rsidRPr="00B80A37">
              <w:rPr>
                <w:rFonts w:ascii="Times New Roman" w:hAnsi="Times New Roman"/>
                <w:i/>
                <w:color w:val="000000"/>
                <w:sz w:val="16"/>
              </w:rPr>
              <w:tab/>
              <w:t>,</w:t>
            </w:r>
            <w:r w:rsidRPr="00B80A37">
              <w:rPr>
                <w:rFonts w:ascii="Times New Roman" w:hAnsi="Times New Roman"/>
                <w:i/>
                <w:color w:val="000000"/>
                <w:sz w:val="16"/>
              </w:rPr>
              <w:tab/>
              <w:t>tik</w:t>
            </w:r>
          </w:p>
          <w:p w14:paraId="05EC6CD2" w14:textId="77777777" w:rsidR="003A20D6" w:rsidRPr="00B80A37" w:rsidRDefault="002B38CB">
            <w:pPr>
              <w:tabs>
                <w:tab w:val="left" w:pos="3814"/>
                <w:tab w:val="right" w:pos="5254"/>
              </w:tabs>
              <w:spacing w:line="153" w:lineRule="exact"/>
              <w:ind w:left="3227"/>
              <w:rPr>
                <w:rFonts w:ascii="Times New Roman" w:hAnsi="Times New Roman"/>
                <w:i/>
                <w:color w:val="000000"/>
                <w:sz w:val="16"/>
              </w:rPr>
            </w:pPr>
            <w:r w:rsidRPr="00B80A37">
              <w:rPr>
                <w:rFonts w:ascii="Times New Roman" w:hAnsi="Times New Roman"/>
                <w:i/>
                <w:color w:val="000000"/>
                <w:sz w:val="16"/>
              </w:rPr>
              <w:t>—</w:t>
            </w:r>
            <w:r w:rsidRPr="00B80A37">
              <w:rPr>
                <w:rFonts w:ascii="Times New Roman" w:hAnsi="Times New Roman"/>
                <w:i/>
                <w:color w:val="000000"/>
                <w:sz w:val="16"/>
              </w:rPr>
              <w:tab/>
              <w:t>1 = Tik</w:t>
            </w:r>
            <w:r w:rsidRPr="00B80A37">
              <w:rPr>
                <w:rFonts w:ascii="Times New Roman" w:hAnsi="Times New Roman"/>
                <w:i/>
                <w:color w:val="000000"/>
                <w:sz w:val="16"/>
              </w:rPr>
              <w:tab/>
            </w:r>
            <w:r w:rsidRPr="00B80A37">
              <w:rPr>
                <w:rFonts w:ascii="Times New Roman" w:hAnsi="Times New Roman"/>
                <w:i/>
                <w:color w:val="000000"/>
                <w:spacing w:val="2"/>
                <w:sz w:val="16"/>
              </w:rPr>
              <w:t>1 ± ,...„</w:t>
            </w:r>
          </w:p>
          <w:p w14:paraId="5A175794" w14:textId="77777777" w:rsidR="003A20D6" w:rsidRPr="00B80A37" w:rsidRDefault="002B38CB">
            <w:pPr>
              <w:tabs>
                <w:tab w:val="right" w:pos="5373"/>
              </w:tabs>
              <w:spacing w:line="177" w:lineRule="exact"/>
              <w:ind w:left="3227"/>
              <w:rPr>
                <w:rFonts w:ascii="Times New Roman" w:hAnsi="Times New Roman"/>
                <w:i/>
                <w:color w:val="000000"/>
                <w:sz w:val="16"/>
              </w:rPr>
            </w:pPr>
            <w:r w:rsidRPr="00B80A37">
              <w:rPr>
                <w:rFonts w:ascii="Times New Roman" w:hAnsi="Times New Roman"/>
                <w:i/>
                <w:color w:val="000000"/>
                <w:sz w:val="16"/>
              </w:rPr>
              <w:t>Pik</w:t>
            </w:r>
            <w:r w:rsidRPr="00B80A37">
              <w:rPr>
                <w:rFonts w:ascii="Times New Roman" w:hAnsi="Times New Roman"/>
                <w:i/>
                <w:color w:val="000000"/>
                <w:sz w:val="16"/>
              </w:rPr>
              <w:tab/>
            </w:r>
            <w:proofErr w:type="spellStart"/>
            <w:r w:rsidRPr="00B80A37">
              <w:rPr>
                <w:rFonts w:ascii="Times New Roman" w:hAnsi="Times New Roman"/>
                <w:i/>
                <w:color w:val="000000"/>
                <w:sz w:val="16"/>
              </w:rPr>
              <w:t>Pik</w:t>
            </w:r>
            <w:proofErr w:type="spellEnd"/>
          </w:p>
        </w:tc>
        <w:tc>
          <w:tcPr>
            <w:tcW w:w="1795" w:type="dxa"/>
            <w:tcBorders>
              <w:top w:val="none" w:sz="0" w:space="0" w:color="000000"/>
              <w:left w:val="none" w:sz="0" w:space="0" w:color="000000"/>
              <w:bottom w:val="none" w:sz="0" w:space="0" w:color="000000"/>
              <w:right w:val="none" w:sz="0" w:space="0" w:color="000000"/>
            </w:tcBorders>
            <w:vAlign w:val="center"/>
          </w:tcPr>
          <w:p w14:paraId="4C87B7CF" w14:textId="77777777" w:rsidR="003A20D6" w:rsidRPr="00B80A37" w:rsidRDefault="002B38CB">
            <w:pPr>
              <w:ind w:right="88"/>
              <w:jc w:val="right"/>
              <w:rPr>
                <w:rFonts w:ascii="Times New Roman" w:hAnsi="Times New Roman"/>
                <w:color w:val="000000"/>
                <w:sz w:val="21"/>
              </w:rPr>
            </w:pPr>
            <w:r w:rsidRPr="00B80A37">
              <w:rPr>
                <w:rFonts w:ascii="Times New Roman" w:hAnsi="Times New Roman"/>
                <w:color w:val="000000"/>
                <w:sz w:val="21"/>
              </w:rPr>
              <w:t>(2)</w:t>
            </w:r>
          </w:p>
        </w:tc>
      </w:tr>
    </w:tbl>
    <w:p w14:paraId="4FDBB6A1" w14:textId="77777777" w:rsidR="003A20D6" w:rsidRPr="00B80A37" w:rsidRDefault="003A20D6">
      <w:pPr>
        <w:spacing w:after="268" w:line="20" w:lineRule="exact"/>
      </w:pPr>
    </w:p>
    <w:p w14:paraId="3AFA2A03" w14:textId="10CDA0A1" w:rsidR="003A20D6" w:rsidRPr="00B80A37" w:rsidDel="00233BE7" w:rsidRDefault="002B38CB">
      <w:pPr>
        <w:rPr>
          <w:del w:id="416" w:author="David Quin" w:date="2018-12-04T18:24:00Z"/>
          <w:rFonts w:ascii="Times New Roman" w:hAnsi="Times New Roman"/>
          <w:color w:val="000000"/>
          <w:spacing w:val="1"/>
          <w:w w:val="115"/>
          <w:sz w:val="21"/>
        </w:rPr>
      </w:pPr>
      <w:r w:rsidRPr="00B80A37">
        <w:rPr>
          <w:rFonts w:ascii="Times New Roman" w:hAnsi="Times New Roman"/>
          <w:b/>
          <w:color w:val="000000"/>
          <w:spacing w:val="6"/>
        </w:rPr>
        <w:t xml:space="preserve">Estimation </w:t>
      </w:r>
      <w:ins w:id="417" w:author="David Quin" w:date="2018-12-04T18:18:00Z">
        <w:r w:rsidR="00233BE7" w:rsidRPr="00B80A37">
          <w:rPr>
            <w:rFonts w:ascii="Times New Roman" w:hAnsi="Times New Roman"/>
            <w:b/>
            <w:color w:val="000000"/>
            <w:spacing w:val="6"/>
          </w:rPr>
          <w:t>s</w:t>
        </w:r>
      </w:ins>
      <w:del w:id="418" w:author="David Quin" w:date="2018-12-04T18:18:00Z">
        <w:r w:rsidRPr="00B80A37" w:rsidDel="00233BE7">
          <w:rPr>
            <w:rFonts w:ascii="Times New Roman" w:hAnsi="Times New Roman"/>
            <w:b/>
            <w:color w:val="000000"/>
            <w:spacing w:val="6"/>
          </w:rPr>
          <w:delText>S</w:delText>
        </w:r>
      </w:del>
      <w:r w:rsidRPr="00B80A37">
        <w:rPr>
          <w:rFonts w:ascii="Times New Roman" w:hAnsi="Times New Roman"/>
          <w:b/>
          <w:color w:val="000000"/>
          <w:spacing w:val="6"/>
        </w:rPr>
        <w:t xml:space="preserve">trategy </w:t>
      </w:r>
      <w:ins w:id="419" w:author="David Quin" w:date="2018-12-04T18:18:00Z">
        <w:r w:rsidR="00233BE7" w:rsidRPr="00B80A37">
          <w:rPr>
            <w:rFonts w:ascii="Times New Roman" w:hAnsi="Times New Roman"/>
            <w:b/>
            <w:color w:val="000000"/>
            <w:spacing w:val="6"/>
          </w:rPr>
          <w:t xml:space="preserve">– </w:t>
        </w:r>
      </w:ins>
      <w:r w:rsidRPr="00B80A37">
        <w:rPr>
          <w:rFonts w:ascii="Times New Roman" w:hAnsi="Times New Roman"/>
          <w:color w:val="000000"/>
          <w:spacing w:val="6"/>
          <w:w w:val="115"/>
          <w:sz w:val="21"/>
        </w:rPr>
        <w:t xml:space="preserve">We follow Irarrazabal </w:t>
      </w:r>
      <w:r w:rsidRPr="00B80A37">
        <w:rPr>
          <w:rFonts w:ascii="Times New Roman" w:hAnsi="Times New Roman"/>
          <w:i/>
          <w:color w:val="000000"/>
          <w:spacing w:val="6"/>
          <w:sz w:val="23"/>
        </w:rPr>
        <w:t xml:space="preserve">et al. </w:t>
      </w:r>
      <w:r w:rsidRPr="00B80A37">
        <w:rPr>
          <w:rFonts w:ascii="Times New Roman" w:hAnsi="Times New Roman"/>
          <w:color w:val="000000"/>
          <w:spacing w:val="6"/>
          <w:w w:val="115"/>
          <w:sz w:val="21"/>
        </w:rPr>
        <w:t xml:space="preserve">(2015) by considering that i) both </w:t>
      </w:r>
      <w:r w:rsidRPr="00B80A37">
        <w:rPr>
          <w:rFonts w:ascii="Times New Roman" w:hAnsi="Times New Roman"/>
          <w:color w:val="000000"/>
          <w:spacing w:val="-2"/>
          <w:w w:val="115"/>
          <w:sz w:val="21"/>
        </w:rPr>
        <w:t xml:space="preserve">ad-valorem and additive costs are separable between the origin country (i) and the product </w:t>
      </w:r>
      <w:r w:rsidRPr="00B80A37">
        <w:rPr>
          <w:rFonts w:ascii="Times New Roman" w:hAnsi="Times New Roman"/>
          <w:i/>
          <w:color w:val="000000"/>
          <w:spacing w:val="-2"/>
          <w:sz w:val="23"/>
        </w:rPr>
        <w:t xml:space="preserve">(k) </w:t>
      </w:r>
      <w:r w:rsidRPr="00B80A37">
        <w:rPr>
          <w:rFonts w:ascii="Times New Roman" w:hAnsi="Times New Roman"/>
          <w:color w:val="000000"/>
          <w:spacing w:val="-2"/>
          <w:w w:val="115"/>
          <w:sz w:val="21"/>
        </w:rPr>
        <w:t xml:space="preserve">dimensions, and </w:t>
      </w:r>
      <w:r w:rsidRPr="00B80A37">
        <w:rPr>
          <w:rFonts w:ascii="Times New Roman" w:hAnsi="Times New Roman"/>
          <w:i/>
          <w:color w:val="000000"/>
          <w:spacing w:val="-2"/>
          <w:sz w:val="23"/>
        </w:rPr>
        <w:t xml:space="preserve">ii) </w:t>
      </w:r>
      <w:r w:rsidRPr="00B80A37">
        <w:rPr>
          <w:rFonts w:ascii="Times New Roman" w:hAnsi="Times New Roman"/>
          <w:color w:val="000000"/>
          <w:spacing w:val="-2"/>
          <w:w w:val="115"/>
          <w:sz w:val="21"/>
        </w:rPr>
        <w:t xml:space="preserve">this separability is in a multiplicative way for the former and an </w:t>
      </w:r>
      <w:r w:rsidRPr="00B80A37">
        <w:rPr>
          <w:rFonts w:ascii="Times New Roman" w:hAnsi="Times New Roman"/>
          <w:color w:val="000000"/>
          <w:spacing w:val="1"/>
          <w:w w:val="115"/>
          <w:sz w:val="21"/>
        </w:rPr>
        <w:t xml:space="preserve">additive way for the latter. In other words, </w:t>
      </w:r>
      <w:r w:rsidRPr="00B80A37">
        <w:rPr>
          <w:rFonts w:ascii="Times New Roman" w:hAnsi="Times New Roman"/>
          <w:i/>
          <w:color w:val="000000"/>
          <w:spacing w:val="1"/>
          <w:sz w:val="16"/>
        </w:rPr>
        <w:t xml:space="preserve">Tik </w:t>
      </w:r>
      <w:r w:rsidRPr="00B80A37">
        <w:rPr>
          <w:rFonts w:ascii="Times New Roman" w:hAnsi="Times New Roman"/>
          <w:color w:val="000000"/>
          <w:spacing w:val="1"/>
          <w:w w:val="115"/>
          <w:sz w:val="21"/>
        </w:rPr>
        <w:t xml:space="preserve">and </w:t>
      </w:r>
      <w:r w:rsidRPr="00B80A37">
        <w:rPr>
          <w:rFonts w:ascii="Times New Roman" w:hAnsi="Times New Roman"/>
          <w:i/>
          <w:color w:val="000000"/>
          <w:spacing w:val="1"/>
          <w:sz w:val="20"/>
        </w:rPr>
        <w:t>t</w:t>
      </w:r>
      <w:r w:rsidRPr="00B80A37">
        <w:rPr>
          <w:rFonts w:ascii="Times New Roman" w:hAnsi="Times New Roman"/>
          <w:i/>
          <w:color w:val="000000"/>
          <w:spacing w:val="1"/>
          <w:w w:val="140"/>
          <w:sz w:val="20"/>
          <w:vertAlign w:val="subscript"/>
        </w:rPr>
        <w:t>i</w:t>
      </w:r>
      <w:r w:rsidRPr="00B80A37">
        <w:rPr>
          <w:rFonts w:ascii="Times New Roman" w:hAnsi="Times New Roman"/>
          <w:i/>
          <w:color w:val="000000"/>
          <w:spacing w:val="1"/>
          <w:sz w:val="20"/>
        </w:rPr>
        <w:t xml:space="preserve">k </w:t>
      </w:r>
      <w:r w:rsidRPr="00B80A37">
        <w:rPr>
          <w:rFonts w:ascii="Times New Roman" w:hAnsi="Times New Roman"/>
          <w:color w:val="000000"/>
          <w:spacing w:val="1"/>
          <w:w w:val="115"/>
          <w:sz w:val="21"/>
        </w:rPr>
        <w:t>from Equation (2) are written as:</w:t>
      </w:r>
      <w:ins w:id="420" w:author="David Quin" w:date="2018-12-04T18:21:00Z">
        <w:r w:rsidR="00233BE7" w:rsidRPr="00B80A37">
          <w:rPr>
            <w:rStyle w:val="FootnoteReference"/>
            <w:rFonts w:ascii="Times New Roman" w:hAnsi="Times New Roman"/>
            <w:color w:val="000000"/>
            <w:spacing w:val="1"/>
            <w:w w:val="115"/>
            <w:sz w:val="21"/>
          </w:rPr>
          <w:footnoteReference w:id="9"/>
        </w:r>
      </w:ins>
      <w:del w:id="429" w:author="David Quin" w:date="2018-12-04T18:21:00Z">
        <w:r w:rsidRPr="00B80A37" w:rsidDel="00233BE7">
          <w:rPr>
            <w:rFonts w:ascii="Times New Roman" w:hAnsi="Times New Roman"/>
            <w:color w:val="000000"/>
            <w:spacing w:val="1"/>
            <w:sz w:val="21"/>
            <w:vertAlign w:val="superscript"/>
          </w:rPr>
          <w:delText>9</w:delText>
        </w:r>
      </w:del>
    </w:p>
    <w:p w14:paraId="3B97EA39" w14:textId="77777777" w:rsidR="00233BE7" w:rsidRPr="00B80A37" w:rsidRDefault="00233BE7">
      <w:pPr>
        <w:spacing w:after="36" w:line="309" w:lineRule="auto"/>
        <w:ind w:right="72"/>
        <w:jc w:val="both"/>
        <w:rPr>
          <w:ins w:id="430" w:author="David Quin" w:date="2018-12-04T18:24:00Z"/>
          <w:rFonts w:ascii="Times New Roman" w:hAnsi="Times New Roman"/>
          <w:b/>
          <w:color w:val="000000"/>
          <w:spacing w:val="6"/>
        </w:rPr>
      </w:pPr>
    </w:p>
    <w:p w14:paraId="2A2A81AB" w14:textId="68210866" w:rsidR="003A20D6" w:rsidRPr="00B80A37" w:rsidDel="00AA1005" w:rsidRDefault="005E1B5A">
      <w:pPr>
        <w:spacing w:before="36" w:after="36" w:line="309" w:lineRule="auto"/>
        <w:ind w:right="72"/>
        <w:jc w:val="both"/>
        <w:rPr>
          <w:del w:id="431" w:author="David Quin" w:date="2018-12-03T19:08:00Z"/>
          <w:rFonts w:ascii="Times New Roman" w:hAnsi="Times New Roman"/>
          <w:color w:val="000000"/>
          <w:spacing w:val="15"/>
          <w:w w:val="135"/>
          <w:sz w:val="12"/>
          <w:vertAlign w:val="superscript"/>
        </w:rPr>
        <w:pPrChange w:id="432" w:author="David Quin" w:date="2018-12-04T18:24:00Z">
          <w:pPr>
            <w:spacing w:before="36" w:line="268" w:lineRule="auto"/>
            <w:ind w:right="72" w:firstLine="288"/>
            <w:jc w:val="both"/>
          </w:pPr>
        </w:pPrChange>
      </w:pPr>
      <w:r w:rsidRPr="00B80A37">
        <w:rPr>
          <w:noProof/>
        </w:rPr>
        <mc:AlternateContent>
          <mc:Choice Requires="wps">
            <w:drawing>
              <wp:anchor distT="0" distB="0" distL="114300" distR="114300" simplePos="0" relativeHeight="251355648" behindDoc="0" locked="0" layoutInCell="1" allowOverlap="1" wp14:anchorId="4152078F" wp14:editId="3A69477F">
                <wp:simplePos x="0" y="0"/>
                <wp:positionH relativeFrom="column">
                  <wp:posOffset>0</wp:posOffset>
                </wp:positionH>
                <wp:positionV relativeFrom="paragraph">
                  <wp:posOffset>1905</wp:posOffset>
                </wp:positionV>
                <wp:extent cx="2198370" cy="0"/>
                <wp:effectExtent l="0" t="0" r="0" b="0"/>
                <wp:wrapNone/>
                <wp:docPr id="759"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2BE2F" id="Line 741" o:spid="_x0000_s1026" style="position:absolute;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173.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f0SEw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qeY6RI&#13;&#10;C03aCsXRNM9CdTrjCkhaqZ0N+uhZvZitpt8cxJKHYFg4A2j77pNmAEOOXseinGvbhsMgF51j7S/3&#13;&#10;2vOzRxQ2R9l89jSFFtFbLCHF7aCxzn/kukVhUmIJ/CIwOW2dD0RIcUsJ9yi9EVLG1kqFOgAf52k8&#13;&#10;4LQULARDmrOH/UpadCLBHPELigHsIS0gV8Q1fV4M9bax+qhYvKXhhK2vc0+E7OcAJFW4CDQCz+us&#13;&#10;t8X3eTpfz9azfJCPJutBnlbV4MNmlQ8mm2w6rp6q1arKfgTOWV40gjGuAu2bRbP87yxwfSy9ue4m&#13;&#10;vdcneUSP2oHs7R9JxyaHvvZe2Gt22dlQptBvcGVMvr6gYPvf1zHr1ztf/gQAAP//AwBQSwMEFAAG&#13;&#10;AAgAAAAhAHPLYyDcAAAABwEAAA8AAABkcnMvZG93bnJldi54bWxMj81OwzAQhO9IvIO1SNyoQ4uq&#13;&#10;Ko1TIcKPxAW15QG29pIE4nWInTa8PdsTXFYajWb2m2Iz+U4daYhtYAO3swwUsQ2u5drA+/7pZgUq&#13;&#10;JmSHXWAy8EMRNuXlRYG5Cyfe0nGXaiUlHHM00KTU51pH25DHOAs9sXgfYfCYRA61dgOepNx3ep5l&#13;&#10;S+2xZfnQYE8PDdmv3egNUPyeqpf+Df1q/8zVuLWvn4/WmOurqVrLuV+DSjSlvwScNwg/lAJ2CCO7&#13;&#10;qDoDsiYZWIASb3G3nIM6nKUuC/2fv/wFAAD//wMAUEsBAi0AFAAGAAgAAAAhALaDOJL+AAAA4QEA&#13;&#10;ABMAAAAAAAAAAAAAAAAAAAAAAFtDb250ZW50X1R5cGVzXS54bWxQSwECLQAUAAYACAAAACEAOP0h&#13;&#10;/9YAAACUAQAACwAAAAAAAAAAAAAAAAAvAQAAX3JlbHMvLnJlbHNQSwECLQAUAAYACAAAACEAt7n9&#13;&#10;EhMCAAAvBAAADgAAAAAAAAAAAAAAAAAuAgAAZHJzL2Uyb0RvYy54bWxQSwECLQAUAAYACAAAACEA&#13;&#10;c8tjINwAAAAHAQAADwAAAAAAAAAAAAAAAABtBAAAZHJzL2Rvd25yZXYueG1sUEsFBgAAAAAEAAQA&#13;&#10;8wAAAHYFAAAAAA==&#13;&#10;" strokeweight=".2pt">
                <o:lock v:ext="edit" shapetype="f"/>
              </v:line>
            </w:pict>
          </mc:Fallback>
        </mc:AlternateContent>
      </w:r>
      <w:del w:id="433" w:author="David Quin" w:date="2018-12-03T19:08:00Z">
        <w:r w:rsidR="002B38CB" w:rsidRPr="00B80A37" w:rsidDel="00AA1005">
          <w:rPr>
            <w:rFonts w:ascii="Times New Roman" w:hAnsi="Times New Roman"/>
            <w:color w:val="000000"/>
            <w:spacing w:val="15"/>
            <w:w w:val="135"/>
            <w:sz w:val="12"/>
            <w:vertAlign w:val="superscript"/>
          </w:rPr>
          <w:delText>7</w:delText>
        </w:r>
        <w:r w:rsidR="002B38CB" w:rsidRPr="00B80A37" w:rsidDel="00AA1005">
          <w:rPr>
            <w:rFonts w:ascii="Times New Roman" w:hAnsi="Times New Roman"/>
            <w:color w:val="000000"/>
            <w:spacing w:val="15"/>
            <w:sz w:val="17"/>
          </w:rPr>
          <w:delText xml:space="preserve">Note that, as mentioned by Lafourcade and Thisse (2011), our transport costs measures are based </w:delText>
        </w:r>
        <w:r w:rsidR="002B38CB" w:rsidRPr="00B80A37" w:rsidDel="00AA1005">
          <w:rPr>
            <w:rFonts w:ascii="Times New Roman" w:hAnsi="Times New Roman"/>
            <w:color w:val="000000"/>
            <w:spacing w:val="13"/>
            <w:sz w:val="17"/>
          </w:rPr>
          <w:delText xml:space="preserve">on actual trade flows, i.e. ignoring those flows that did not happen because of presumably prohibitive </w:delText>
        </w:r>
        <w:r w:rsidR="002B38CB" w:rsidRPr="00B80A37" w:rsidDel="00AA1005">
          <w:rPr>
            <w:rFonts w:ascii="Times New Roman" w:hAnsi="Times New Roman"/>
            <w:color w:val="000000"/>
            <w:spacing w:val="12"/>
            <w:sz w:val="17"/>
          </w:rPr>
          <w:delText xml:space="preserve">transport costs. In light of this, the estimated values that we obtain can be viewed as the lower bounds of </w:delText>
        </w:r>
        <w:r w:rsidR="002B38CB" w:rsidRPr="00B80A37" w:rsidDel="00AA1005">
          <w:rPr>
            <w:rFonts w:ascii="Times New Roman" w:hAnsi="Times New Roman"/>
            <w:color w:val="000000"/>
            <w:spacing w:val="14"/>
            <w:sz w:val="17"/>
          </w:rPr>
          <w:delText>the "potential" transport costs.</w:delText>
        </w:r>
      </w:del>
    </w:p>
    <w:p w14:paraId="3BBD4906" w14:textId="6758E1F6" w:rsidR="003A20D6" w:rsidRPr="00B80A37" w:rsidDel="00233BE7" w:rsidRDefault="002B38CB">
      <w:pPr>
        <w:spacing w:before="36" w:line="268" w:lineRule="auto"/>
        <w:ind w:right="72"/>
        <w:jc w:val="both"/>
        <w:rPr>
          <w:del w:id="434" w:author="David Quin" w:date="2018-12-04T18:20:00Z"/>
          <w:rFonts w:ascii="Times New Roman" w:hAnsi="Times New Roman"/>
          <w:color w:val="000000"/>
          <w:spacing w:val="13"/>
          <w:w w:val="135"/>
          <w:sz w:val="12"/>
          <w:vertAlign w:val="superscript"/>
        </w:rPr>
        <w:pPrChange w:id="435" w:author="David Quin" w:date="2018-12-03T19:08:00Z">
          <w:pPr>
            <w:spacing w:line="271" w:lineRule="auto"/>
            <w:ind w:right="72" w:firstLine="288"/>
            <w:jc w:val="both"/>
          </w:pPr>
        </w:pPrChange>
      </w:pPr>
      <w:del w:id="436" w:author="David Quin" w:date="2018-12-04T18:20:00Z">
        <w:r w:rsidRPr="00B80A37" w:rsidDel="00233BE7">
          <w:rPr>
            <w:rFonts w:ascii="Times New Roman" w:hAnsi="Times New Roman"/>
            <w:color w:val="000000"/>
            <w:spacing w:val="13"/>
            <w:w w:val="135"/>
            <w:sz w:val="12"/>
            <w:vertAlign w:val="superscript"/>
          </w:rPr>
          <w:delText>8</w:delText>
        </w:r>
        <w:r w:rsidRPr="00B80A37" w:rsidDel="00233BE7">
          <w:rPr>
            <w:rFonts w:ascii="Times New Roman" w:hAnsi="Times New Roman"/>
            <w:color w:val="000000"/>
            <w:spacing w:val="13"/>
            <w:sz w:val="17"/>
          </w:rPr>
          <w:delText xml:space="preserve">The selected years for the 4-digit level estimations are: 1974, 1977, 1981, 1985, 1989, 1993, 1997, </w:delText>
        </w:r>
        <w:r w:rsidRPr="00B80A37" w:rsidDel="00233BE7">
          <w:rPr>
            <w:rFonts w:ascii="Times New Roman" w:hAnsi="Times New Roman"/>
            <w:color w:val="000000"/>
            <w:spacing w:val="11"/>
            <w:sz w:val="17"/>
          </w:rPr>
          <w:delText xml:space="preserve">2001, 2005, 2009, 2013. Comparing different levels of aggregation is useful to check differences and the </w:delText>
        </w:r>
        <w:r w:rsidRPr="00B80A37" w:rsidDel="00233BE7">
          <w:rPr>
            <w:rFonts w:ascii="Times New Roman" w:hAnsi="Times New Roman"/>
            <w:color w:val="000000"/>
            <w:spacing w:val="9"/>
            <w:sz w:val="17"/>
          </w:rPr>
          <w:delText xml:space="preserve">presence of biases precisely due to aggregation. However, we obtain no substantial difference between the </w:delText>
        </w:r>
        <w:r w:rsidRPr="00B80A37" w:rsidDel="00233BE7">
          <w:rPr>
            <w:rFonts w:ascii="Times New Roman" w:hAnsi="Times New Roman"/>
            <w:color w:val="000000"/>
            <w:spacing w:val="11"/>
            <w:sz w:val="17"/>
          </w:rPr>
          <w:delText xml:space="preserve">estimation results conducted at the 3 and 4-digit levels. Estimation results at the 4-digit classification level </w:delText>
        </w:r>
        <w:r w:rsidRPr="00B80A37" w:rsidDel="00233BE7">
          <w:rPr>
            <w:rFonts w:ascii="Times New Roman" w:hAnsi="Times New Roman"/>
            <w:color w:val="000000"/>
            <w:spacing w:val="14"/>
            <w:sz w:val="17"/>
          </w:rPr>
          <w:delText>are reported in Appendix C.</w:delText>
        </w:r>
      </w:del>
    </w:p>
    <w:p w14:paraId="67A74517" w14:textId="4076D587" w:rsidR="003A20D6" w:rsidRPr="00B80A37" w:rsidDel="00233BE7" w:rsidRDefault="002B38CB">
      <w:pPr>
        <w:spacing w:before="36" w:line="268" w:lineRule="auto"/>
        <w:ind w:right="72"/>
        <w:jc w:val="both"/>
        <w:rPr>
          <w:del w:id="437" w:author="David Quin" w:date="2018-12-04T18:21:00Z"/>
          <w:rFonts w:ascii="Times New Roman" w:hAnsi="Times New Roman"/>
          <w:color w:val="000000"/>
          <w:spacing w:val="11"/>
          <w:w w:val="135"/>
          <w:sz w:val="12"/>
          <w:vertAlign w:val="superscript"/>
        </w:rPr>
        <w:pPrChange w:id="438" w:author="David Quin" w:date="2018-12-04T18:20:00Z">
          <w:pPr>
            <w:spacing w:line="264" w:lineRule="auto"/>
            <w:ind w:right="72" w:firstLine="288"/>
            <w:jc w:val="both"/>
          </w:pPr>
        </w:pPrChange>
      </w:pPr>
      <w:del w:id="439" w:author="David Quin" w:date="2018-12-04T18:21:00Z">
        <w:r w:rsidRPr="00B80A37" w:rsidDel="00233BE7">
          <w:rPr>
            <w:rFonts w:ascii="Times New Roman" w:hAnsi="Times New Roman"/>
            <w:color w:val="000000"/>
            <w:spacing w:val="11"/>
            <w:w w:val="135"/>
            <w:sz w:val="12"/>
            <w:vertAlign w:val="superscript"/>
          </w:rPr>
          <w:delText>9</w:delText>
        </w:r>
        <w:r w:rsidRPr="00B80A37" w:rsidDel="00233BE7">
          <w:rPr>
            <w:rFonts w:ascii="Times New Roman" w:hAnsi="Times New Roman"/>
            <w:color w:val="000000"/>
            <w:spacing w:val="11"/>
            <w:sz w:val="17"/>
          </w:rPr>
          <w:delText xml:space="preserve">Notice that, given the magnitude or order of transport costs, assuming an additive or a multiplicative </w:delText>
        </w:r>
        <w:r w:rsidRPr="00B80A37" w:rsidDel="00233BE7">
          <w:rPr>
            <w:rFonts w:ascii="Times New Roman" w:hAnsi="Times New Roman"/>
            <w:color w:val="000000"/>
            <w:spacing w:val="13"/>
            <w:sz w:val="17"/>
          </w:rPr>
          <w:delText>form for country/product fixed effects does not make a substantial difference since, for small values (as</w:delText>
        </w:r>
      </w:del>
    </w:p>
    <w:p w14:paraId="1712825D"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C1FD8B1" w14:textId="015180C6" w:rsidR="003A20D6" w:rsidRPr="00B80A37" w:rsidRDefault="002B38CB">
      <w:pPr>
        <w:tabs>
          <w:tab w:val="right" w:pos="5027"/>
          <w:tab w:val="right" w:pos="8559"/>
        </w:tabs>
        <w:spacing w:before="36" w:line="360" w:lineRule="auto"/>
        <w:rPr>
          <w:rFonts w:ascii="Times New Roman" w:hAnsi="Times New Roman"/>
          <w:i/>
          <w:color w:val="000000"/>
          <w:sz w:val="18"/>
        </w:rPr>
        <w:pPrChange w:id="440" w:author="David Quin" w:date="2018-12-04T18:25:00Z">
          <w:pPr>
            <w:tabs>
              <w:tab w:val="right" w:pos="5027"/>
              <w:tab w:val="right" w:pos="8559"/>
            </w:tabs>
            <w:spacing w:before="36" w:line="360" w:lineRule="auto"/>
            <w:ind w:left="3600"/>
          </w:pPr>
        </w:pPrChange>
      </w:pPr>
      <w:r w:rsidRPr="00B80A37">
        <w:rPr>
          <w:rFonts w:ascii="Times New Roman" w:hAnsi="Times New Roman"/>
          <w:i/>
          <w:color w:val="000000"/>
          <w:sz w:val="18"/>
        </w:rPr>
        <w:lastRenderedPageBreak/>
        <w:tab/>
      </w:r>
      <w:r w:rsidRPr="00B80A37">
        <w:rPr>
          <w:rFonts w:ascii="Times New Roman" w:hAnsi="Times New Roman"/>
          <w:i/>
          <w:color w:val="000000"/>
          <w:spacing w:val="20"/>
          <w:sz w:val="18"/>
        </w:rPr>
        <w:t>Tik = Ti X Tk</w:t>
      </w:r>
      <w:r w:rsidRPr="00B80A37">
        <w:rPr>
          <w:rFonts w:ascii="Times New Roman" w:hAnsi="Times New Roman"/>
          <w:i/>
          <w:color w:val="000000"/>
          <w:spacing w:val="20"/>
          <w:sz w:val="18"/>
        </w:rPr>
        <w:tab/>
      </w:r>
      <w:r w:rsidRPr="00B80A37">
        <w:rPr>
          <w:rFonts w:ascii="Times New Roman" w:hAnsi="Times New Roman"/>
          <w:color w:val="000000"/>
          <w:spacing w:val="16"/>
          <w:sz w:val="6"/>
        </w:rPr>
        <w:t xml:space="preserve">( </w:t>
      </w:r>
      <w:r w:rsidRPr="00B80A37">
        <w:rPr>
          <w:rFonts w:ascii="Times New Roman" w:hAnsi="Times New Roman"/>
          <w:color w:val="000000"/>
          <w:spacing w:val="16"/>
          <w:w w:val="110"/>
          <w:sz w:val="6"/>
          <w:vertAlign w:val="superscript"/>
        </w:rPr>
        <w:t>3</w:t>
      </w:r>
      <w:r w:rsidRPr="00B80A37">
        <w:rPr>
          <w:rFonts w:ascii="Times New Roman" w:hAnsi="Times New Roman"/>
          <w:color w:val="000000"/>
          <w:spacing w:val="16"/>
          <w:sz w:val="6"/>
        </w:rPr>
        <w:t xml:space="preserve"> )</w:t>
      </w:r>
    </w:p>
    <w:p w14:paraId="2CC8CCE7" w14:textId="77777777" w:rsidR="003A20D6" w:rsidRPr="00B80A37" w:rsidRDefault="002B38CB">
      <w:pPr>
        <w:tabs>
          <w:tab w:val="right" w:pos="5027"/>
          <w:tab w:val="right" w:pos="8559"/>
        </w:tabs>
        <w:spacing w:before="108" w:line="276" w:lineRule="auto"/>
        <w:ind w:left="3600"/>
        <w:rPr>
          <w:rFonts w:ascii="Times New Roman" w:hAnsi="Times New Roman"/>
          <w:i/>
          <w:color w:val="000000"/>
          <w:sz w:val="18"/>
        </w:rPr>
      </w:pPr>
      <w:r w:rsidRPr="00B80A37">
        <w:rPr>
          <w:rFonts w:ascii="Times New Roman" w:hAnsi="Times New Roman"/>
          <w:i/>
          <w:color w:val="000000"/>
          <w:sz w:val="18"/>
        </w:rPr>
        <w:tab/>
      </w:r>
      <w:r w:rsidRPr="00B80A37">
        <w:rPr>
          <w:rFonts w:ascii="Times New Roman" w:hAnsi="Times New Roman"/>
          <w:i/>
          <w:color w:val="000000"/>
          <w:spacing w:val="44"/>
          <w:sz w:val="18"/>
        </w:rPr>
        <w:t>tik = ti tk</w:t>
      </w:r>
      <w:r w:rsidRPr="00B80A37">
        <w:rPr>
          <w:rFonts w:ascii="Times New Roman" w:hAnsi="Times New Roman"/>
          <w:i/>
          <w:color w:val="000000"/>
          <w:spacing w:val="44"/>
          <w:sz w:val="18"/>
        </w:rPr>
        <w:tab/>
      </w:r>
      <w:r w:rsidRPr="00B80A37">
        <w:rPr>
          <w:rFonts w:ascii="Times New Roman" w:hAnsi="Times New Roman"/>
          <w:color w:val="000000"/>
          <w:spacing w:val="-12"/>
          <w:sz w:val="21"/>
        </w:rPr>
        <w:t>( 4 )</w:t>
      </w:r>
    </w:p>
    <w:p w14:paraId="2E698226" w14:textId="77777777" w:rsidR="003A20D6" w:rsidRPr="00B80A37" w:rsidRDefault="002B38CB">
      <w:pPr>
        <w:spacing w:before="216"/>
        <w:rPr>
          <w:rFonts w:ascii="Times New Roman" w:hAnsi="Times New Roman"/>
          <w:color w:val="000000"/>
          <w:w w:val="115"/>
          <w:sz w:val="21"/>
        </w:rPr>
      </w:pPr>
      <w:r w:rsidRPr="00B80A37">
        <w:rPr>
          <w:rFonts w:ascii="Times New Roman" w:hAnsi="Times New Roman"/>
          <w:color w:val="000000"/>
          <w:w w:val="115"/>
          <w:sz w:val="21"/>
        </w:rPr>
        <w:t>As a result, our underlying structural equation is specified as:</w:t>
      </w:r>
    </w:p>
    <w:p w14:paraId="20B2C98B" w14:textId="77777777" w:rsidR="003A20D6" w:rsidRPr="00B80A37" w:rsidRDefault="002B38CB">
      <w:pPr>
        <w:spacing w:before="216" w:line="21" w:lineRule="exact"/>
        <w:ind w:left="3456" w:right="2880" w:hanging="576"/>
        <w:rPr>
          <w:rFonts w:ascii="Times New Roman" w:hAnsi="Times New Roman"/>
          <w:i/>
          <w:color w:val="000000"/>
          <w:spacing w:val="289"/>
          <w:sz w:val="20"/>
          <w:u w:val="single"/>
        </w:rPr>
      </w:pPr>
      <w:r w:rsidRPr="00B80A37">
        <w:rPr>
          <w:rFonts w:ascii="Times New Roman" w:hAnsi="Times New Roman"/>
          <w:i/>
          <w:color w:val="000000"/>
          <w:spacing w:val="289"/>
          <w:sz w:val="20"/>
          <w:u w:val="single"/>
        </w:rPr>
        <w:t>Pik</w:t>
      </w:r>
      <w:r w:rsidRPr="00B80A37">
        <w:rPr>
          <w:rFonts w:ascii="Times New Roman" w:hAnsi="Times New Roman"/>
          <w:i/>
          <w:color w:val="000000"/>
          <w:spacing w:val="289"/>
          <w:sz w:val="18"/>
        </w:rPr>
        <w:t xml:space="preserve">ti tk </w:t>
      </w:r>
      <w:r w:rsidRPr="00B80A37">
        <w:rPr>
          <w:rFonts w:ascii="Times New Roman" w:hAnsi="Times New Roman"/>
          <w:i/>
          <w:color w:val="000000"/>
          <w:sz w:val="18"/>
        </w:rPr>
        <w:t>,</w:t>
      </w:r>
    </w:p>
    <w:p w14:paraId="05EA95E4" w14:textId="77777777" w:rsidR="003A20D6" w:rsidRPr="00B80A37" w:rsidRDefault="002B38CB">
      <w:pPr>
        <w:tabs>
          <w:tab w:val="right" w:pos="5027"/>
          <w:tab w:val="right" w:leader="underscore" w:pos="5744"/>
        </w:tabs>
        <w:spacing w:line="145" w:lineRule="exact"/>
        <w:ind w:left="3600"/>
        <w:rPr>
          <w:rFonts w:ascii="Times New Roman" w:hAnsi="Times New Roman"/>
          <w:i/>
          <w:color w:val="000000"/>
          <w:sz w:val="18"/>
        </w:rPr>
      </w:pPr>
      <w:r w:rsidRPr="00B80A37">
        <w:rPr>
          <w:rFonts w:ascii="Times New Roman" w:hAnsi="Times New Roman"/>
          <w:i/>
          <w:color w:val="000000"/>
          <w:sz w:val="18"/>
        </w:rPr>
        <w:t>= Ti X Tk</w:t>
      </w:r>
      <w:r w:rsidRPr="00B80A37">
        <w:rPr>
          <w:rFonts w:ascii="Times New Roman" w:hAnsi="Times New Roman"/>
          <w:i/>
          <w:color w:val="000000"/>
          <w:sz w:val="18"/>
        </w:rPr>
        <w:tab/>
        <w:t>±</w:t>
      </w:r>
      <w:r w:rsidRPr="00B80A37">
        <w:rPr>
          <w:rFonts w:ascii="Times New Roman" w:hAnsi="Times New Roman"/>
          <w:i/>
          <w:color w:val="000000"/>
          <w:sz w:val="18"/>
        </w:rPr>
        <w:tab/>
      </w:r>
    </w:p>
    <w:p w14:paraId="13850EBE" w14:textId="77777777" w:rsidR="003A20D6" w:rsidRPr="00B80A37" w:rsidRDefault="002B38CB">
      <w:pPr>
        <w:tabs>
          <w:tab w:val="right" w:pos="5564"/>
        </w:tabs>
        <w:spacing w:line="196" w:lineRule="auto"/>
        <w:ind w:left="2880"/>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r>
      <w:proofErr w:type="spellStart"/>
      <w:r w:rsidRPr="00B80A37">
        <w:rPr>
          <w:rFonts w:ascii="Times New Roman" w:hAnsi="Times New Roman"/>
          <w:i/>
          <w:color w:val="000000"/>
          <w:sz w:val="18"/>
        </w:rPr>
        <w:t>Pik</w:t>
      </w:r>
      <w:proofErr w:type="spellEnd"/>
    </w:p>
    <w:p w14:paraId="72934A5D" w14:textId="762DA0E7" w:rsidR="003A20D6" w:rsidRPr="00B80A37" w:rsidRDefault="002B38CB">
      <w:pPr>
        <w:spacing w:before="108" w:line="213" w:lineRule="auto"/>
        <w:ind w:right="72"/>
        <w:jc w:val="right"/>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ratio </w:t>
      </w:r>
      <w:r w:rsidRPr="00B80A37">
        <w:rPr>
          <w:rFonts w:ascii="Times New Roman" w:hAnsi="Times New Roman"/>
          <w:color w:val="000000"/>
          <w:spacing w:val="-1"/>
          <w:w w:val="115"/>
          <w:u w:val="single"/>
        </w:rPr>
        <w:t>p</w:t>
      </w:r>
      <w:r w:rsidRPr="00B80A37">
        <w:rPr>
          <w:rFonts w:ascii="Times New Roman" w:hAnsi="Times New Roman"/>
          <w:color w:val="000000"/>
          <w:spacing w:val="-1"/>
          <w:u w:val="single"/>
          <w:vertAlign w:val="superscript"/>
        </w:rPr>
        <w:t>ik</w:t>
      </w:r>
      <w:r w:rsidRPr="00B80A37">
        <w:rPr>
          <w:rFonts w:ascii="Times New Roman" w:hAnsi="Times New Roman"/>
          <w:color w:val="000000"/>
          <w:spacing w:val="-1"/>
          <w:w w:val="115"/>
          <w:sz w:val="21"/>
        </w:rPr>
        <w:t xml:space="preserve"> has a lower bound of one, since by construction, the </w:t>
      </w:r>
      <w:del w:id="441" w:author="David Quin" w:date="2018-12-04T18:25:00Z">
        <w:r w:rsidRPr="00B80A37" w:rsidDel="00233BE7">
          <w:rPr>
            <w:rFonts w:ascii="Times New Roman" w:hAnsi="Times New Roman"/>
            <w:color w:val="000000"/>
            <w:spacing w:val="-1"/>
            <w:w w:val="115"/>
            <w:sz w:val="21"/>
          </w:rPr>
          <w:delText xml:space="preserve">cif </w:delText>
        </w:r>
      </w:del>
      <w:ins w:id="442" w:author="David Quin" w:date="2018-12-04T18:25:00Z">
        <w:r w:rsidR="00233BE7" w:rsidRPr="00B80A37">
          <w:rPr>
            <w:rFonts w:ascii="Times New Roman" w:hAnsi="Times New Roman"/>
            <w:color w:val="000000"/>
            <w:spacing w:val="-1"/>
            <w:w w:val="115"/>
            <w:sz w:val="21"/>
          </w:rPr>
          <w:t xml:space="preserve">CIF </w:t>
        </w:r>
      </w:ins>
      <w:r w:rsidRPr="00B80A37">
        <w:rPr>
          <w:rFonts w:ascii="Times New Roman" w:hAnsi="Times New Roman"/>
          <w:color w:val="000000"/>
          <w:spacing w:val="-1"/>
          <w:w w:val="115"/>
          <w:sz w:val="21"/>
        </w:rPr>
        <w:t xml:space="preserve">price </w:t>
      </w:r>
      <w:r w:rsidRPr="00B80A37">
        <w:rPr>
          <w:rFonts w:ascii="Times New Roman" w:hAnsi="Times New Roman"/>
          <w:i/>
          <w:color w:val="000000"/>
          <w:spacing w:val="-1"/>
          <w:sz w:val="19"/>
        </w:rPr>
        <w:t xml:space="preserve">p </w:t>
      </w:r>
      <w:r w:rsidRPr="00B80A37">
        <w:rPr>
          <w:rFonts w:ascii="Times New Roman" w:hAnsi="Times New Roman"/>
          <w:color w:val="000000"/>
          <w:spacing w:val="-1"/>
          <w:w w:val="115"/>
          <w:sz w:val="21"/>
        </w:rPr>
        <w:t>cannot be</w:t>
      </w:r>
    </w:p>
    <w:p w14:paraId="1798CC98" w14:textId="77777777" w:rsidR="003A20D6" w:rsidRPr="00B80A37" w:rsidRDefault="002B38CB">
      <w:pPr>
        <w:ind w:left="1368"/>
        <w:rPr>
          <w:rFonts w:ascii="Times New Roman" w:hAnsi="Times New Roman"/>
          <w:color w:val="000000"/>
          <w:sz w:val="12"/>
        </w:rPr>
      </w:pPr>
      <w:r w:rsidRPr="00B80A37">
        <w:rPr>
          <w:rFonts w:ascii="Times New Roman" w:hAnsi="Times New Roman"/>
          <w:color w:val="000000"/>
          <w:sz w:val="12"/>
        </w:rPr>
        <w:t>Pik</w:t>
      </w:r>
    </w:p>
    <w:p w14:paraId="5BEDB1F8" w14:textId="7E09DE33" w:rsidR="003A20D6" w:rsidRPr="00B80A37" w:rsidRDefault="002B38CB">
      <w:pPr>
        <w:spacing w:line="321" w:lineRule="auto"/>
        <w:ind w:right="72"/>
        <w:jc w:val="both"/>
        <w:rPr>
          <w:rFonts w:ascii="Times New Roman" w:hAnsi="Times New Roman"/>
          <w:color w:val="000000"/>
          <w:spacing w:val="1"/>
          <w:sz w:val="12"/>
        </w:rPr>
      </w:pPr>
      <w:r w:rsidRPr="00B80A37">
        <w:rPr>
          <w:rFonts w:ascii="Times New Roman" w:hAnsi="Times New Roman"/>
          <w:color w:val="000000"/>
          <w:spacing w:val="1"/>
          <w:sz w:val="12"/>
        </w:rPr>
        <w:t xml:space="preserve"> </w:t>
      </w:r>
      <w:r w:rsidRPr="00B80A37">
        <w:rPr>
          <w:rFonts w:ascii="Times New Roman" w:hAnsi="Times New Roman"/>
          <w:color w:val="000000"/>
          <w:spacing w:val="1"/>
          <w:w w:val="115"/>
          <w:sz w:val="21"/>
        </w:rPr>
        <w:t xml:space="preserve">lower than the </w:t>
      </w:r>
      <w:del w:id="443" w:author="David Quin" w:date="2018-12-04T18:25:00Z">
        <w:r w:rsidRPr="00B80A37" w:rsidDel="00233BE7">
          <w:rPr>
            <w:rFonts w:ascii="Times New Roman" w:hAnsi="Times New Roman"/>
            <w:color w:val="000000"/>
            <w:spacing w:val="1"/>
            <w:w w:val="115"/>
            <w:sz w:val="21"/>
          </w:rPr>
          <w:delText xml:space="preserve">fas </w:delText>
        </w:r>
      </w:del>
      <w:ins w:id="444" w:author="David Quin" w:date="2018-12-04T18:25:00Z">
        <w:r w:rsidR="00233BE7" w:rsidRPr="00B80A37">
          <w:rPr>
            <w:rFonts w:ascii="Times New Roman" w:hAnsi="Times New Roman"/>
            <w:color w:val="000000"/>
            <w:spacing w:val="1"/>
            <w:w w:val="115"/>
            <w:sz w:val="21"/>
          </w:rPr>
          <w:t xml:space="preserve">FAS </w:t>
        </w:r>
      </w:ins>
      <w:r w:rsidRPr="00B80A37">
        <w:rPr>
          <w:rFonts w:ascii="Times New Roman" w:hAnsi="Times New Roman"/>
          <w:color w:val="000000"/>
          <w:spacing w:val="1"/>
          <w:w w:val="115"/>
          <w:sz w:val="21"/>
        </w:rPr>
        <w:t xml:space="preserve">price </w:t>
      </w:r>
      <w:r w:rsidRPr="00B80A37">
        <w:rPr>
          <w:rFonts w:ascii="Times New Roman" w:hAnsi="Times New Roman"/>
          <w:i/>
          <w:color w:val="000000"/>
          <w:spacing w:val="1"/>
          <w:sz w:val="19"/>
        </w:rPr>
        <w:t xml:space="preserve">(pik &gt; pik). </w:t>
      </w:r>
      <w:r w:rsidRPr="00B80A37">
        <w:rPr>
          <w:rFonts w:ascii="Times New Roman" w:hAnsi="Times New Roman"/>
          <w:color w:val="000000"/>
          <w:spacing w:val="1"/>
          <w:w w:val="115"/>
          <w:sz w:val="21"/>
        </w:rPr>
        <w:t xml:space="preserve">Taking into account this constraint in the estimate </w:t>
      </w:r>
      <w:r w:rsidRPr="00B80A37">
        <w:rPr>
          <w:rFonts w:ascii="Times New Roman" w:hAnsi="Times New Roman"/>
          <w:color w:val="000000"/>
          <w:spacing w:val="-1"/>
          <w:w w:val="115"/>
          <w:sz w:val="21"/>
        </w:rPr>
        <w:t xml:space="preserve">implies that the error term should be always positive. We ensure that this constraint is </w:t>
      </w:r>
      <w:r w:rsidRPr="00B80A37">
        <w:rPr>
          <w:rFonts w:ascii="Times New Roman" w:hAnsi="Times New Roman"/>
          <w:color w:val="000000"/>
          <w:spacing w:val="-3"/>
          <w:w w:val="115"/>
          <w:sz w:val="21"/>
        </w:rPr>
        <w:t>fulfilled by specifying the error term as follows:</w:t>
      </w:r>
    </w:p>
    <w:p w14:paraId="48D14D43" w14:textId="77777777" w:rsidR="003A20D6" w:rsidRPr="00B80A37" w:rsidRDefault="002B38CB">
      <w:pPr>
        <w:spacing w:before="216"/>
        <w:ind w:left="2160"/>
        <w:rPr>
          <w:rFonts w:ascii="Times New Roman" w:hAnsi="Times New Roman"/>
          <w:i/>
          <w:color w:val="000000"/>
          <w:sz w:val="20"/>
          <w:u w:val="single"/>
        </w:rPr>
      </w:pPr>
      <w:r w:rsidRPr="00B80A37">
        <w:rPr>
          <w:rFonts w:ascii="Times New Roman" w:hAnsi="Times New Roman"/>
          <w:i/>
          <w:color w:val="000000"/>
          <w:sz w:val="20"/>
          <w:u w:val="single"/>
        </w:rPr>
        <w:t xml:space="preserve">Pik </w:t>
      </w:r>
    </w:p>
    <w:p w14:paraId="208DD8D6" w14:textId="77777777" w:rsidR="003A20D6" w:rsidRPr="00B80A37" w:rsidRDefault="002B38CB">
      <w:pPr>
        <w:spacing w:line="360" w:lineRule="auto"/>
        <w:ind w:left="2736"/>
        <w:rPr>
          <w:rFonts w:ascii="Times New Roman" w:hAnsi="Times New Roman"/>
          <w:i/>
          <w:color w:val="000000"/>
          <w:spacing w:val="22"/>
          <w:sz w:val="18"/>
        </w:rPr>
      </w:pPr>
      <w:r w:rsidRPr="00B80A37">
        <w:rPr>
          <w:rFonts w:ascii="Times New Roman" w:hAnsi="Times New Roman"/>
          <w:i/>
          <w:color w:val="000000"/>
          <w:spacing w:val="22"/>
          <w:sz w:val="18"/>
        </w:rPr>
        <w:t xml:space="preserve">1 = (Ti X Tk 1 </w:t>
      </w:r>
      <w:r w:rsidRPr="00B80A37">
        <w:rPr>
          <w:rFonts w:ascii="Times New Roman" w:hAnsi="Times New Roman"/>
          <w:i/>
          <w:color w:val="000000"/>
          <w:spacing w:val="22"/>
          <w:sz w:val="20"/>
          <w:u w:val="single"/>
        </w:rPr>
        <w:t>+</w:t>
      </w:r>
      <w:r w:rsidRPr="00B80A37">
        <w:rPr>
          <w:rFonts w:ascii="Times New Roman" w:hAnsi="Times New Roman"/>
          <w:i/>
          <w:color w:val="000000"/>
          <w:spacing w:val="22"/>
          <w:w w:val="115"/>
          <w:sz w:val="20"/>
          <w:u w:val="single"/>
          <w:vertAlign w:val="superscript"/>
        </w:rPr>
        <w:t>4</w:t>
      </w:r>
      <w:r w:rsidRPr="00B80A37">
        <w:rPr>
          <w:rFonts w:ascii="Times New Roman" w:hAnsi="Times New Roman"/>
          <w:i/>
          <w:color w:val="000000"/>
          <w:spacing w:val="22"/>
          <w:sz w:val="20"/>
          <w:u w:val="single"/>
        </w:rPr>
        <w:t xml:space="preserve"> ±</w:t>
      </w:r>
      <w:r w:rsidRPr="00B80A37">
        <w:rPr>
          <w:rFonts w:ascii="Times New Roman" w:hAnsi="Times New Roman"/>
          <w:i/>
          <w:color w:val="000000"/>
          <w:spacing w:val="22"/>
          <w:w w:val="110"/>
          <w:sz w:val="20"/>
          <w:vertAlign w:val="superscript"/>
        </w:rPr>
        <w:t xml:space="preserve"> tk</w:t>
      </w:r>
      <w:r w:rsidRPr="00B80A37">
        <w:rPr>
          <w:rFonts w:ascii="Times New Roman" w:hAnsi="Times New Roman"/>
          <w:i/>
          <w:color w:val="000000"/>
          <w:spacing w:val="22"/>
          <w:sz w:val="18"/>
        </w:rPr>
        <w:t xml:space="preserve">) </w:t>
      </w:r>
      <w:r w:rsidRPr="00B80A37">
        <w:rPr>
          <w:rFonts w:ascii="Times New Roman" w:hAnsi="Times New Roman"/>
          <w:color w:val="000000"/>
          <w:spacing w:val="22"/>
          <w:w w:val="115"/>
          <w:sz w:val="21"/>
        </w:rPr>
        <w:t>x exp(E</w:t>
      </w:r>
      <w:r w:rsidRPr="00B80A37">
        <w:rPr>
          <w:rFonts w:ascii="Times New Roman" w:hAnsi="Times New Roman"/>
          <w:color w:val="000000"/>
          <w:spacing w:val="22"/>
          <w:w w:val="155"/>
          <w:sz w:val="21"/>
          <w:vertAlign w:val="subscript"/>
        </w:rPr>
        <w:t>i</w:t>
      </w:r>
      <w:r w:rsidRPr="00B80A37">
        <w:rPr>
          <w:rFonts w:ascii="Times New Roman" w:hAnsi="Times New Roman"/>
          <w:color w:val="000000"/>
          <w:spacing w:val="22"/>
          <w:w w:val="115"/>
          <w:sz w:val="21"/>
        </w:rPr>
        <w:t>k)</w:t>
      </w:r>
    </w:p>
    <w:p w14:paraId="7CC446E1" w14:textId="77777777" w:rsidR="003A20D6" w:rsidRPr="00B80A37" w:rsidRDefault="002B38CB">
      <w:pPr>
        <w:tabs>
          <w:tab w:val="right" w:pos="5027"/>
        </w:tabs>
        <w:ind w:left="2160"/>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r>
      <w:proofErr w:type="spellStart"/>
      <w:r w:rsidRPr="00B80A37">
        <w:rPr>
          <w:rFonts w:ascii="Times New Roman" w:hAnsi="Times New Roman"/>
          <w:i/>
          <w:color w:val="000000"/>
          <w:sz w:val="18"/>
        </w:rPr>
        <w:t>Pik</w:t>
      </w:r>
      <w:proofErr w:type="spellEnd"/>
    </w:p>
    <w:p w14:paraId="10E02E56" w14:textId="77777777" w:rsidR="003A20D6" w:rsidRPr="00B80A37" w:rsidRDefault="002B38CB">
      <w:pPr>
        <w:spacing w:before="108" w:after="108" w:line="360" w:lineRule="auto"/>
        <w:ind w:right="72"/>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where </w:t>
      </w:r>
      <w:r w:rsidRPr="00B80A37">
        <w:rPr>
          <w:rFonts w:ascii="Times New Roman" w:hAnsi="Times New Roman"/>
          <w:i/>
          <w:color w:val="000000"/>
          <w:spacing w:val="-1"/>
          <w:sz w:val="18"/>
        </w:rPr>
        <w:t xml:space="preserve">Eik </w:t>
      </w:r>
      <w:r w:rsidRPr="00B80A37">
        <w:rPr>
          <w:rFonts w:ascii="Times New Roman" w:hAnsi="Times New Roman"/>
          <w:color w:val="000000"/>
          <w:spacing w:val="-1"/>
          <w:w w:val="115"/>
          <w:sz w:val="21"/>
        </w:rPr>
        <w:t xml:space="preserve">follows a normal law centered on 0. Considered in logs, the above equation </w:t>
      </w:r>
      <w:r w:rsidRPr="00B80A37">
        <w:rPr>
          <w:rFonts w:ascii="Times New Roman" w:hAnsi="Times New Roman"/>
          <w:color w:val="000000"/>
          <w:w w:val="115"/>
          <w:sz w:val="21"/>
        </w:rPr>
        <w:t>becomes:</w:t>
      </w:r>
    </w:p>
    <w:tbl>
      <w:tblPr>
        <w:tblW w:w="0" w:type="auto"/>
        <w:tblLayout w:type="fixed"/>
        <w:tblCellMar>
          <w:left w:w="0" w:type="dxa"/>
          <w:right w:w="0" w:type="dxa"/>
        </w:tblCellMar>
        <w:tblLook w:val="0000" w:firstRow="0" w:lastRow="0" w:firstColumn="0" w:lastColumn="0" w:noHBand="0" w:noVBand="0"/>
      </w:tblPr>
      <w:tblGrid>
        <w:gridCol w:w="7446"/>
        <w:gridCol w:w="1194"/>
      </w:tblGrid>
      <w:tr w:rsidR="003A20D6" w:rsidRPr="00B80A37" w14:paraId="46E82E02" w14:textId="77777777">
        <w:trPr>
          <w:trHeight w:hRule="exact" w:val="555"/>
        </w:trPr>
        <w:tc>
          <w:tcPr>
            <w:tcW w:w="7446" w:type="dxa"/>
            <w:tcBorders>
              <w:top w:val="none" w:sz="0" w:space="0" w:color="000000"/>
              <w:left w:val="none" w:sz="0" w:space="0" w:color="000000"/>
              <w:bottom w:val="none" w:sz="0" w:space="0" w:color="000000"/>
              <w:right w:val="none" w:sz="0" w:space="0" w:color="000000"/>
            </w:tcBorders>
            <w:vAlign w:val="bottom"/>
          </w:tcPr>
          <w:p w14:paraId="035E51D1" w14:textId="77777777" w:rsidR="003A20D6" w:rsidRPr="00B80A37" w:rsidRDefault="002B38CB">
            <w:pPr>
              <w:spacing w:line="24" w:lineRule="exact"/>
              <w:ind w:right="5108"/>
              <w:jc w:val="right"/>
              <w:rPr>
                <w:rFonts w:ascii="Times New Roman" w:hAnsi="Times New Roman"/>
                <w:color w:val="000000"/>
                <w:w w:val="115"/>
                <w:sz w:val="21"/>
              </w:rPr>
            </w:pPr>
            <w:r w:rsidRPr="00B80A37">
              <w:rPr>
                <w:rFonts w:ascii="Times New Roman" w:hAnsi="Times New Roman"/>
                <w:color w:val="000000"/>
                <w:w w:val="115"/>
                <w:sz w:val="21"/>
              </w:rPr>
              <w:t>ln</w:t>
            </w:r>
          </w:p>
          <w:p w14:paraId="547577B8" w14:textId="77777777" w:rsidR="003A20D6" w:rsidRPr="00B80A37" w:rsidRDefault="002B38CB">
            <w:pPr>
              <w:tabs>
                <w:tab w:val="left" w:pos="4916"/>
                <w:tab w:val="right" w:pos="6568"/>
              </w:tabs>
              <w:spacing w:before="36" w:line="278" w:lineRule="exact"/>
              <w:ind w:right="878"/>
              <w:jc w:val="right"/>
              <w:rPr>
                <w:rFonts w:ascii="Times New Roman" w:hAnsi="Times New Roman"/>
                <w:i/>
                <w:color w:val="000000"/>
                <w:spacing w:val="18"/>
                <w:sz w:val="20"/>
                <w:u w:val="single"/>
              </w:rPr>
            </w:pPr>
            <w:r w:rsidRPr="00B80A37">
              <w:rPr>
                <w:rFonts w:ascii="Times New Roman" w:hAnsi="Times New Roman"/>
                <w:i/>
                <w:color w:val="000000"/>
                <w:spacing w:val="18"/>
                <w:sz w:val="20"/>
                <w:u w:val="single"/>
              </w:rPr>
              <w:t>(Pik</w:t>
            </w:r>
            <w:r w:rsidRPr="00B80A37">
              <w:rPr>
                <w:rFonts w:ascii="Times New Roman" w:hAnsi="Times New Roman"/>
                <w:color w:val="000000"/>
                <w:spacing w:val="18"/>
                <w:w w:val="115"/>
                <w:sz w:val="21"/>
              </w:rPr>
              <w:t xml:space="preserve"> 1) = ln (Ti x</w:t>
            </w:r>
            <w:r w:rsidRPr="00B80A37">
              <w:rPr>
                <w:rFonts w:ascii="Times New Roman" w:hAnsi="Times New Roman"/>
                <w:color w:val="000000"/>
                <w:spacing w:val="18"/>
                <w:w w:val="115"/>
                <w:sz w:val="21"/>
              </w:rPr>
              <w:tab/>
            </w:r>
            <w:r w:rsidRPr="00B80A37">
              <w:rPr>
                <w:rFonts w:ascii="Times New Roman" w:hAnsi="Times New Roman"/>
                <w:i/>
                <w:color w:val="000000"/>
                <w:spacing w:val="-5"/>
                <w:sz w:val="18"/>
              </w:rPr>
              <w:t xml:space="preserve">ti </w:t>
            </w:r>
            <w:r w:rsidRPr="00B80A37">
              <w:rPr>
                <w:rFonts w:ascii="Times New Roman" w:hAnsi="Times New Roman"/>
                <w:color w:val="000000"/>
                <w:spacing w:val="-5"/>
                <w:w w:val="115"/>
                <w:sz w:val="21"/>
              </w:rPr>
              <w:t>+</w:t>
            </w:r>
            <w:r w:rsidRPr="00B80A37">
              <w:rPr>
                <w:rFonts w:ascii="Times New Roman" w:hAnsi="Times New Roman"/>
                <w:color w:val="000000"/>
                <w:spacing w:val="-5"/>
                <w:w w:val="115"/>
                <w:sz w:val="21"/>
              </w:rPr>
              <w:tab/>
            </w:r>
            <w:r w:rsidRPr="00B80A37">
              <w:rPr>
                <w:rFonts w:ascii="Times New Roman" w:hAnsi="Times New Roman"/>
                <w:i/>
                <w:color w:val="000000"/>
                <w:spacing w:val="25"/>
                <w:sz w:val="20"/>
                <w:u w:val="single"/>
              </w:rPr>
              <w:t>tk</w:t>
            </w:r>
            <w:r w:rsidRPr="00B80A37">
              <w:rPr>
                <w:rFonts w:ascii="Times New Roman" w:hAnsi="Times New Roman"/>
                <w:color w:val="000000"/>
                <w:spacing w:val="25"/>
                <w:w w:val="115"/>
                <w:sz w:val="21"/>
              </w:rPr>
              <w:t xml:space="preserve"> 1) + </w:t>
            </w:r>
            <w:r w:rsidRPr="00B80A37">
              <w:rPr>
                <w:rFonts w:ascii="Times New Roman" w:hAnsi="Times New Roman"/>
                <w:color w:val="000000"/>
                <w:spacing w:val="25"/>
                <w:sz w:val="15"/>
              </w:rPr>
              <w:t>Eik</w:t>
            </w:r>
          </w:p>
          <w:p w14:paraId="397EC1E9" w14:textId="77777777" w:rsidR="003A20D6" w:rsidRPr="00B80A37" w:rsidRDefault="002B38CB">
            <w:pPr>
              <w:tabs>
                <w:tab w:val="left" w:pos="5067"/>
              </w:tabs>
              <w:spacing w:line="108" w:lineRule="exact"/>
              <w:ind w:right="2048"/>
              <w:jc w:val="right"/>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r>
            <w:proofErr w:type="spellStart"/>
            <w:r w:rsidRPr="00B80A37">
              <w:rPr>
                <w:rFonts w:ascii="Times New Roman" w:hAnsi="Times New Roman"/>
                <w:i/>
                <w:color w:val="000000"/>
                <w:sz w:val="18"/>
              </w:rPr>
              <w:t>Pik</w:t>
            </w:r>
            <w:proofErr w:type="spellEnd"/>
          </w:p>
        </w:tc>
        <w:tc>
          <w:tcPr>
            <w:tcW w:w="1194" w:type="dxa"/>
            <w:tcBorders>
              <w:top w:val="none" w:sz="0" w:space="0" w:color="000000"/>
              <w:left w:val="none" w:sz="0" w:space="0" w:color="000000"/>
              <w:bottom w:val="none" w:sz="0" w:space="0" w:color="000000"/>
              <w:right w:val="none" w:sz="0" w:space="0" w:color="000000"/>
            </w:tcBorders>
          </w:tcPr>
          <w:p w14:paraId="4EE1C8FB" w14:textId="77777777" w:rsidR="003A20D6" w:rsidRPr="00B80A37" w:rsidRDefault="002B38CB">
            <w:pPr>
              <w:spacing w:before="288"/>
              <w:ind w:right="81"/>
              <w:jc w:val="right"/>
              <w:rPr>
                <w:rFonts w:ascii="Times New Roman" w:hAnsi="Times New Roman"/>
                <w:color w:val="000000"/>
                <w:spacing w:val="16"/>
                <w:sz w:val="6"/>
              </w:rPr>
            </w:pPr>
            <w:r w:rsidRPr="00B80A37">
              <w:rPr>
                <w:rFonts w:ascii="Times New Roman" w:hAnsi="Times New Roman"/>
                <w:color w:val="000000"/>
                <w:spacing w:val="16"/>
                <w:sz w:val="6"/>
              </w:rPr>
              <w:t xml:space="preserve">( </w:t>
            </w:r>
            <w:r w:rsidRPr="00B80A37">
              <w:rPr>
                <w:rFonts w:ascii="Times New Roman" w:hAnsi="Times New Roman"/>
                <w:color w:val="000000"/>
                <w:spacing w:val="16"/>
                <w:w w:val="110"/>
                <w:sz w:val="6"/>
                <w:vertAlign w:val="superscript"/>
              </w:rPr>
              <w:t>5</w:t>
            </w:r>
            <w:r w:rsidRPr="00B80A37">
              <w:rPr>
                <w:rFonts w:ascii="Times New Roman" w:hAnsi="Times New Roman"/>
                <w:color w:val="000000"/>
                <w:spacing w:val="16"/>
                <w:sz w:val="6"/>
              </w:rPr>
              <w:t xml:space="preserve"> )</w:t>
            </w:r>
          </w:p>
        </w:tc>
      </w:tr>
    </w:tbl>
    <w:p w14:paraId="5439E0FC" w14:textId="77777777" w:rsidR="003A20D6" w:rsidRPr="00B80A37" w:rsidRDefault="003A20D6">
      <w:pPr>
        <w:spacing w:after="124" w:line="20" w:lineRule="exact"/>
      </w:pPr>
    </w:p>
    <w:p w14:paraId="4B7910B8" w14:textId="471C73E8" w:rsidR="003A20D6" w:rsidRPr="00B80A37" w:rsidRDefault="002B38CB">
      <w:pPr>
        <w:spacing w:line="316"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Equation (5) is </w:t>
      </w:r>
      <w:del w:id="445" w:author="David Quin" w:date="2018-12-03T14:22:00Z">
        <w:r w:rsidRPr="00B80A37" w:rsidDel="00B637CF">
          <w:rPr>
            <w:rFonts w:ascii="Times New Roman" w:hAnsi="Times New Roman"/>
            <w:color w:val="000000"/>
            <w:spacing w:val="1"/>
            <w:w w:val="115"/>
            <w:sz w:val="21"/>
          </w:rPr>
          <w:delText>non linear</w:delText>
        </w:r>
      </w:del>
      <w:ins w:id="446" w:author="David Quin" w:date="2018-12-06T23:20:00Z">
        <w:r w:rsidR="002827DB">
          <w:rPr>
            <w:rFonts w:ascii="Times New Roman" w:hAnsi="Times New Roman"/>
            <w:color w:val="000000"/>
            <w:spacing w:val="1"/>
            <w:w w:val="115"/>
            <w:sz w:val="21"/>
          </w:rPr>
          <w:t>non-linear</w:t>
        </w:r>
      </w:ins>
      <w:r w:rsidRPr="00B80A37">
        <w:rPr>
          <w:rFonts w:ascii="Times New Roman" w:hAnsi="Times New Roman"/>
          <w:color w:val="000000"/>
          <w:spacing w:val="1"/>
          <w:w w:val="115"/>
          <w:sz w:val="21"/>
        </w:rPr>
        <w:t xml:space="preserve">. It cannot be estimated using standard linear estimators. </w:t>
      </w:r>
      <w:r w:rsidRPr="00B80A37">
        <w:rPr>
          <w:rFonts w:ascii="Times New Roman" w:hAnsi="Times New Roman"/>
          <w:color w:val="000000"/>
          <w:spacing w:val="-1"/>
          <w:w w:val="115"/>
          <w:sz w:val="21"/>
        </w:rPr>
        <w:t xml:space="preserve">All estimates are thus performed using </w:t>
      </w:r>
      <w:ins w:id="447" w:author="David Quin" w:date="2018-12-06T23:20:00Z">
        <w:r w:rsidR="002827DB">
          <w:rPr>
            <w:rFonts w:ascii="Times New Roman" w:hAnsi="Times New Roman"/>
            <w:color w:val="000000"/>
            <w:spacing w:val="-1"/>
            <w:w w:val="115"/>
            <w:sz w:val="21"/>
          </w:rPr>
          <w:t>non-linear</w:t>
        </w:r>
      </w:ins>
      <w:ins w:id="448" w:author="David Quin" w:date="2018-12-04T18:26:00Z">
        <w:r w:rsidR="00233BE7" w:rsidRPr="00B80A37">
          <w:rPr>
            <w:rFonts w:ascii="Times New Roman" w:hAnsi="Times New Roman"/>
            <w:color w:val="000000"/>
            <w:spacing w:val="-1"/>
            <w:w w:val="115"/>
            <w:sz w:val="21"/>
          </w:rPr>
          <w:t xml:space="preserve"> </w:t>
        </w:r>
      </w:ins>
      <w:del w:id="449" w:author="David Quin" w:date="2018-12-04T18:26:00Z">
        <w:r w:rsidRPr="00B80A37" w:rsidDel="00233BE7">
          <w:rPr>
            <w:rFonts w:ascii="Times New Roman" w:hAnsi="Times New Roman"/>
            <w:color w:val="000000"/>
            <w:spacing w:val="-1"/>
            <w:w w:val="115"/>
            <w:sz w:val="21"/>
          </w:rPr>
          <w:delText xml:space="preserve">non-linear </w:delText>
        </w:r>
      </w:del>
      <w:r w:rsidRPr="00B80A37">
        <w:rPr>
          <w:rFonts w:ascii="Times New Roman" w:hAnsi="Times New Roman"/>
          <w:color w:val="000000"/>
          <w:spacing w:val="-1"/>
          <w:w w:val="115"/>
          <w:sz w:val="21"/>
        </w:rPr>
        <w:t>least squares.</w:t>
      </w:r>
      <w:ins w:id="450" w:author="David Quin" w:date="2018-12-04T18:26:00Z">
        <w:r w:rsidR="00233BE7" w:rsidRPr="00B80A37">
          <w:rPr>
            <w:rStyle w:val="FootnoteReference"/>
            <w:rFonts w:ascii="Times New Roman" w:hAnsi="Times New Roman"/>
            <w:color w:val="000000"/>
            <w:spacing w:val="-1"/>
            <w:w w:val="115"/>
            <w:sz w:val="21"/>
          </w:rPr>
          <w:footnoteReference w:id="10"/>
        </w:r>
      </w:ins>
      <w:del w:id="454" w:author="David Quin" w:date="2018-12-04T18:26:00Z">
        <w:r w:rsidRPr="00B80A37" w:rsidDel="00233BE7">
          <w:rPr>
            <w:rFonts w:ascii="Times New Roman" w:hAnsi="Times New Roman"/>
            <w:color w:val="000000"/>
            <w:spacing w:val="-1"/>
            <w:sz w:val="21"/>
            <w:vertAlign w:val="superscript"/>
          </w:rPr>
          <w:delText>1°</w:delText>
        </w:r>
      </w:del>
      <w:r w:rsidRPr="00B80A37">
        <w:rPr>
          <w:rFonts w:ascii="Times New Roman" w:hAnsi="Times New Roman"/>
          <w:color w:val="000000"/>
          <w:spacing w:val="-1"/>
          <w:w w:val="115"/>
          <w:sz w:val="21"/>
        </w:rPr>
        <w:t xml:space="preserve"> Yet, the use of a </w:t>
      </w:r>
      <w:ins w:id="455" w:author="David Quin" w:date="2018-12-06T23:22:00Z">
        <w:r w:rsidR="00BE6A71" w:rsidRPr="00BE6A71">
          <w:rPr>
            <w:rFonts w:ascii="Times New Roman" w:hAnsi="Times New Roman"/>
            <w:color w:val="000000"/>
            <w:spacing w:val="-1"/>
            <w:w w:val="115"/>
            <w:sz w:val="21"/>
          </w:rPr>
          <w:t>non-linear</w:t>
        </w:r>
        <w:r w:rsidR="00BE6A71" w:rsidRPr="00BE6A71" w:rsidDel="00BE6A71">
          <w:rPr>
            <w:rFonts w:ascii="Times New Roman" w:hAnsi="Times New Roman"/>
            <w:color w:val="000000"/>
            <w:spacing w:val="-1"/>
            <w:w w:val="115"/>
            <w:sz w:val="21"/>
          </w:rPr>
          <w:t xml:space="preserve"> </w:t>
        </w:r>
      </w:ins>
      <w:del w:id="456" w:author="David Quin" w:date="2018-12-06T23:22:00Z">
        <w:r w:rsidRPr="00B80A37" w:rsidDel="00BE6A71">
          <w:rPr>
            <w:rFonts w:ascii="Times New Roman" w:hAnsi="Times New Roman"/>
            <w:color w:val="000000"/>
            <w:spacing w:val="-1"/>
            <w:w w:val="115"/>
            <w:sz w:val="21"/>
          </w:rPr>
          <w:delText>non</w:delText>
        </w:r>
      </w:del>
      <w:del w:id="457" w:author="David Quin" w:date="2018-12-04T18:27:00Z">
        <w:r w:rsidRPr="00B80A37" w:rsidDel="00233BE7">
          <w:rPr>
            <w:rFonts w:ascii="Times New Roman" w:hAnsi="Times New Roman"/>
            <w:color w:val="000000"/>
            <w:spacing w:val="-1"/>
            <w:w w:val="115"/>
            <w:sz w:val="21"/>
          </w:rPr>
          <w:softHyphen/>
        </w:r>
      </w:del>
      <w:del w:id="458" w:author="David Quin" w:date="2018-12-06T23:22:00Z">
        <w:r w:rsidRPr="00B80A37" w:rsidDel="00BE6A71">
          <w:rPr>
            <w:rFonts w:ascii="Times New Roman" w:hAnsi="Times New Roman"/>
            <w:color w:val="000000"/>
            <w:spacing w:val="-3"/>
            <w:w w:val="115"/>
            <w:sz w:val="21"/>
          </w:rPr>
          <w:delText xml:space="preserve">linear </w:delText>
        </w:r>
      </w:del>
      <w:r w:rsidRPr="00B80A37">
        <w:rPr>
          <w:rFonts w:ascii="Times New Roman" w:hAnsi="Times New Roman"/>
          <w:color w:val="000000"/>
          <w:spacing w:val="-3"/>
          <w:w w:val="115"/>
          <w:sz w:val="21"/>
        </w:rPr>
        <w:t xml:space="preserve">estimator triggers computational limitations that limit the level of possible detail, </w:t>
      </w:r>
      <w:r w:rsidRPr="00B80A37">
        <w:rPr>
          <w:rFonts w:ascii="Times New Roman" w:hAnsi="Times New Roman"/>
          <w:color w:val="000000"/>
          <w:spacing w:val="-5"/>
          <w:w w:val="115"/>
          <w:sz w:val="21"/>
        </w:rPr>
        <w:t xml:space="preserve">especially when covering a long period of time. Confronted </w:t>
      </w:r>
      <w:del w:id="459" w:author="David Quin" w:date="2018-12-04T18:27:00Z">
        <w:r w:rsidRPr="00B80A37" w:rsidDel="00233BE7">
          <w:rPr>
            <w:rFonts w:ascii="Times New Roman" w:hAnsi="Times New Roman"/>
            <w:color w:val="000000"/>
            <w:spacing w:val="-5"/>
            <w:w w:val="115"/>
            <w:sz w:val="21"/>
          </w:rPr>
          <w:delText xml:space="preserve">to </w:delText>
        </w:r>
      </w:del>
      <w:ins w:id="460" w:author="David Quin" w:date="2018-12-04T18:27:00Z">
        <w:r w:rsidR="00233BE7" w:rsidRPr="00B80A37">
          <w:rPr>
            <w:rFonts w:ascii="Times New Roman" w:hAnsi="Times New Roman"/>
            <w:color w:val="000000"/>
            <w:spacing w:val="-5"/>
            <w:w w:val="115"/>
            <w:sz w:val="21"/>
          </w:rPr>
          <w:t xml:space="preserve">with </w:t>
        </w:r>
      </w:ins>
      <w:r w:rsidRPr="00B80A37">
        <w:rPr>
          <w:rFonts w:ascii="Times New Roman" w:hAnsi="Times New Roman"/>
          <w:color w:val="000000"/>
          <w:spacing w:val="-5"/>
          <w:w w:val="115"/>
          <w:sz w:val="21"/>
        </w:rPr>
        <w:t xml:space="preserve">this trade-off, we estimate </w:t>
      </w:r>
      <w:r w:rsidRPr="00B80A37">
        <w:rPr>
          <w:rFonts w:ascii="Times New Roman" w:hAnsi="Times New Roman"/>
          <w:color w:val="000000"/>
          <w:w w:val="115"/>
          <w:sz w:val="21"/>
        </w:rPr>
        <w:t xml:space="preserve">international transport costs at the 3-digit level as our benchmark classification, even </w:t>
      </w:r>
      <w:r w:rsidRPr="00B80A37">
        <w:rPr>
          <w:rFonts w:ascii="Times New Roman" w:hAnsi="Times New Roman"/>
          <w:color w:val="000000"/>
          <w:spacing w:val="-1"/>
          <w:w w:val="115"/>
          <w:sz w:val="21"/>
        </w:rPr>
        <w:t xml:space="preserve">though data series are available at the 5-digit classification level </w:t>
      </w:r>
      <w:ins w:id="461" w:author="David Quin" w:date="2018-12-04T18:27:00Z">
        <w:r w:rsidR="00233BE7" w:rsidRPr="00B80A37">
          <w:rPr>
            <w:rFonts w:ascii="Times New Roman" w:hAnsi="Times New Roman"/>
            <w:i/>
            <w:color w:val="000000"/>
            <w:spacing w:val="-1"/>
          </w:rPr>
          <w:t>(k).</w:t>
        </w:r>
      </w:ins>
      <w:del w:id="462" w:author="David Quin" w:date="2018-12-04T18:27:00Z">
        <w:r w:rsidRPr="00B80A37" w:rsidDel="00233BE7">
          <w:rPr>
            <w:rFonts w:ascii="Times New Roman" w:hAnsi="Times New Roman"/>
            <w:i/>
            <w:color w:val="000000"/>
            <w:spacing w:val="-1"/>
          </w:rPr>
          <w:delText>(k) .</w:delText>
        </w:r>
      </w:del>
      <w:r w:rsidRPr="00B80A37">
        <w:rPr>
          <w:rFonts w:ascii="Times New Roman" w:hAnsi="Times New Roman"/>
          <w:i/>
          <w:color w:val="000000"/>
          <w:spacing w:val="-1"/>
        </w:rPr>
        <w:t xml:space="preserve"> </w:t>
      </w:r>
      <w:r w:rsidRPr="00B80A37">
        <w:rPr>
          <w:rFonts w:ascii="Times New Roman" w:hAnsi="Times New Roman"/>
          <w:color w:val="000000"/>
          <w:spacing w:val="-1"/>
          <w:w w:val="115"/>
          <w:sz w:val="21"/>
        </w:rPr>
        <w:t xml:space="preserve">This </w:t>
      </w:r>
      <w:ins w:id="463" w:author="David Quin" w:date="2018-12-04T18:27:00Z">
        <w:r w:rsidR="00233BE7" w:rsidRPr="00B80A37">
          <w:rPr>
            <w:rFonts w:ascii="Times New Roman" w:hAnsi="Times New Roman"/>
            <w:color w:val="000000"/>
            <w:spacing w:val="-1"/>
            <w:w w:val="115"/>
            <w:sz w:val="21"/>
          </w:rPr>
          <w:t>amounts to mak</w:t>
        </w:r>
        <w:r w:rsidR="00233BE7" w:rsidRPr="00B80A37">
          <w:rPr>
            <w:rFonts w:ascii="Times New Roman" w:hAnsi="Times New Roman"/>
            <w:color w:val="000000"/>
            <w:spacing w:val="-1"/>
            <w:w w:val="115"/>
            <w:sz w:val="21"/>
          </w:rPr>
          <w:softHyphen/>
        </w:r>
        <w:r w:rsidR="00233BE7" w:rsidRPr="00B80A37">
          <w:rPr>
            <w:rFonts w:ascii="Times New Roman" w:hAnsi="Times New Roman"/>
            <w:color w:val="000000"/>
            <w:spacing w:val="1"/>
            <w:w w:val="115"/>
            <w:sz w:val="21"/>
          </w:rPr>
          <w:t xml:space="preserve">ing </w:t>
        </w:r>
      </w:ins>
      <w:del w:id="464" w:author="David Quin" w:date="2018-12-04T18:27:00Z">
        <w:r w:rsidRPr="00B80A37" w:rsidDel="00233BE7">
          <w:rPr>
            <w:rFonts w:ascii="Times New Roman" w:hAnsi="Times New Roman"/>
            <w:color w:val="000000"/>
            <w:spacing w:val="-1"/>
            <w:w w:val="115"/>
            <w:sz w:val="21"/>
          </w:rPr>
          <w:delText>amounts mak</w:delText>
        </w:r>
        <w:r w:rsidRPr="00B80A37" w:rsidDel="00233BE7">
          <w:rPr>
            <w:rFonts w:ascii="Times New Roman" w:hAnsi="Times New Roman"/>
            <w:color w:val="000000"/>
            <w:spacing w:val="-1"/>
            <w:w w:val="115"/>
            <w:sz w:val="21"/>
          </w:rPr>
          <w:softHyphen/>
        </w:r>
        <w:r w:rsidRPr="00B80A37" w:rsidDel="00233BE7">
          <w:rPr>
            <w:rFonts w:ascii="Times New Roman" w:hAnsi="Times New Roman"/>
            <w:color w:val="000000"/>
            <w:spacing w:val="1"/>
            <w:w w:val="115"/>
            <w:sz w:val="21"/>
          </w:rPr>
          <w:delText xml:space="preserve">ing </w:delText>
        </w:r>
      </w:del>
      <w:r w:rsidRPr="00B80A37">
        <w:rPr>
          <w:rFonts w:ascii="Times New Roman" w:hAnsi="Times New Roman"/>
          <w:color w:val="000000"/>
          <w:spacing w:val="1"/>
          <w:w w:val="115"/>
          <w:sz w:val="21"/>
        </w:rPr>
        <w:t>the additional assumption</w:t>
      </w:r>
      <w:del w:id="465" w:author="David Quin" w:date="2018-12-04T18:27:00Z">
        <w:r w:rsidRPr="00B80A37" w:rsidDel="00233BE7">
          <w:rPr>
            <w:rFonts w:ascii="Times New Roman" w:hAnsi="Times New Roman"/>
            <w:color w:val="000000"/>
            <w:spacing w:val="1"/>
            <w:w w:val="115"/>
            <w:sz w:val="21"/>
          </w:rPr>
          <w:delText>,</w:delText>
        </w:r>
      </w:del>
      <w:r w:rsidRPr="00B80A37">
        <w:rPr>
          <w:rFonts w:ascii="Times New Roman" w:hAnsi="Times New Roman"/>
          <w:color w:val="000000"/>
          <w:spacing w:val="1"/>
          <w:w w:val="115"/>
          <w:sz w:val="21"/>
        </w:rPr>
        <w:t xml:space="preserve"> that all 5-digit products </w:t>
      </w:r>
      <w:r w:rsidRPr="00B80A37">
        <w:rPr>
          <w:rFonts w:ascii="Times New Roman" w:hAnsi="Times New Roman"/>
          <w:i/>
          <w:color w:val="000000"/>
          <w:spacing w:val="1"/>
        </w:rPr>
        <w:t xml:space="preserve">k </w:t>
      </w:r>
      <w:r w:rsidRPr="00B80A37">
        <w:rPr>
          <w:rFonts w:ascii="Times New Roman" w:hAnsi="Times New Roman"/>
          <w:color w:val="000000"/>
          <w:spacing w:val="1"/>
          <w:w w:val="115"/>
          <w:sz w:val="21"/>
        </w:rPr>
        <w:t xml:space="preserve">in a 3-digit sector </w:t>
      </w:r>
      <w:r w:rsidRPr="00B80A37">
        <w:rPr>
          <w:rFonts w:ascii="Times New Roman" w:hAnsi="Times New Roman"/>
          <w:i/>
          <w:color w:val="000000"/>
          <w:spacing w:val="1"/>
          <w:w w:val="105"/>
        </w:rPr>
        <w:t xml:space="preserve">s </w:t>
      </w:r>
      <w:r w:rsidRPr="00B80A37">
        <w:rPr>
          <w:rFonts w:ascii="Times New Roman" w:hAnsi="Times New Roman"/>
          <w:color w:val="000000"/>
          <w:spacing w:val="1"/>
          <w:w w:val="115"/>
          <w:sz w:val="21"/>
        </w:rPr>
        <w:t xml:space="preserve">share the </w:t>
      </w:r>
      <w:r w:rsidRPr="00B80A37">
        <w:rPr>
          <w:rFonts w:ascii="Times New Roman" w:hAnsi="Times New Roman"/>
          <w:color w:val="000000"/>
          <w:spacing w:val="-10"/>
          <w:w w:val="115"/>
          <w:sz w:val="21"/>
        </w:rPr>
        <w:t>same structure of costs.</w:t>
      </w:r>
      <w:ins w:id="466" w:author="David Quin" w:date="2018-12-04T18:27:00Z">
        <w:r w:rsidR="00233BE7" w:rsidRPr="00B80A37">
          <w:rPr>
            <w:rStyle w:val="FootnoteReference"/>
            <w:rFonts w:ascii="Times New Roman" w:hAnsi="Times New Roman"/>
            <w:color w:val="000000"/>
            <w:spacing w:val="-10"/>
            <w:w w:val="115"/>
            <w:sz w:val="21"/>
          </w:rPr>
          <w:footnoteReference w:id="11"/>
        </w:r>
      </w:ins>
      <w:ins w:id="476" w:author="David Quin" w:date="2018-12-04T18:28:00Z">
        <w:r w:rsidR="00233BE7" w:rsidRPr="00B80A37">
          <w:rPr>
            <w:rFonts w:ascii="Times New Roman" w:hAnsi="Times New Roman"/>
            <w:color w:val="000000"/>
            <w:spacing w:val="-10"/>
            <w:w w:val="150"/>
            <w:sz w:val="21"/>
            <w:vertAlign w:val="superscript"/>
          </w:rPr>
          <w:t xml:space="preserve"> </w:t>
        </w:r>
        <w:r w:rsidR="00233BE7" w:rsidRPr="00B80A37">
          <w:rPr>
            <w:rStyle w:val="FootnoteReference"/>
            <w:rFonts w:ascii="Times New Roman" w:hAnsi="Times New Roman"/>
            <w:color w:val="000000"/>
            <w:spacing w:val="-10"/>
            <w:w w:val="150"/>
            <w:sz w:val="21"/>
          </w:rPr>
          <w:footnoteReference w:id="12"/>
        </w:r>
      </w:ins>
      <w:del w:id="494" w:author="David Quin" w:date="2018-12-04T18:28:00Z">
        <w:r w:rsidRPr="00B80A37" w:rsidDel="00233BE7">
          <w:rPr>
            <w:rFonts w:ascii="Times New Roman" w:hAnsi="Times New Roman"/>
            <w:color w:val="000000"/>
            <w:spacing w:val="-10"/>
            <w:w w:val="150"/>
            <w:sz w:val="21"/>
            <w:vertAlign w:val="superscript"/>
          </w:rPr>
          <w:delText>11,12</w:delText>
        </w:r>
      </w:del>
    </w:p>
    <w:p w14:paraId="7E832F44" w14:textId="5FB352A1" w:rsidR="003A20D6" w:rsidRPr="00B80A37" w:rsidDel="00233BE7" w:rsidRDefault="005E1B5A">
      <w:pPr>
        <w:pStyle w:val="Norm"/>
        <w:rPr>
          <w:del w:id="495" w:author="David Quin" w:date="2018-12-04T18:21:00Z"/>
          <w:spacing w:val="16"/>
        </w:rPr>
        <w:pPrChange w:id="496" w:author="David Quin" w:date="2018-12-04T18:28:00Z">
          <w:pPr>
            <w:tabs>
              <w:tab w:val="right" w:pos="8573"/>
            </w:tabs>
            <w:spacing w:before="36" w:line="280" w:lineRule="auto"/>
          </w:pPr>
        </w:pPrChange>
      </w:pPr>
      <w:del w:id="497" w:author="David Quin" w:date="2018-12-04T18:21:00Z">
        <w:r w:rsidRPr="00B80A37">
          <w:rPr>
            <w:noProof/>
          </w:rPr>
          <mc:AlternateContent>
            <mc:Choice Requires="wps">
              <w:drawing>
                <wp:anchor distT="0" distB="0" distL="114300" distR="114300" simplePos="0" relativeHeight="251360768" behindDoc="0" locked="0" layoutInCell="1" allowOverlap="1" wp14:anchorId="2BDDEF3F" wp14:editId="75D36E28">
                  <wp:simplePos x="0" y="0"/>
                  <wp:positionH relativeFrom="column">
                    <wp:posOffset>0</wp:posOffset>
                  </wp:positionH>
                  <wp:positionV relativeFrom="paragraph">
                    <wp:posOffset>3175</wp:posOffset>
                  </wp:positionV>
                  <wp:extent cx="2202815" cy="0"/>
                  <wp:effectExtent l="0" t="0" r="0" b="0"/>
                  <wp:wrapNone/>
                  <wp:docPr id="758"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281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A73F0" id="Line 74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6iaFAIAAC8EAAAOAAAAZHJzL2Uyb0RvYy54bWysU8uu2yAQ3VfqPyD2iR91HteKc1XFSTdp&#13;&#10;b6TbfgABHKNiQEDiRFX/vQNO0qbdVFW9wMAMhzNnDovncyfRiVsntKpwNk4x4opqJtShwl8+b0Zz&#13;&#10;jJwnihGpFa/whTv8vHz7ZtGbkue61ZJxiwBEubI3FW69N2WSONryjrixNlxBsNG2Ix6W9pAwS3pA&#13;&#10;72SSp+k06bVlxmrKnYPdegjiZcRvGk79S9M47pGsMHDzcbRx3IcxWS5IebDEtIJeaZB/YNERoeDS&#13;&#10;O1RNPEFHK/6A6gS12unGj6nuEt00gvJYA1STpb9V89oSw2MtII4zd5nc/4Oln047iwSr8GwCrVKk&#13;&#10;gyZtheJoVkR1euNKSFqpnQ310bN6NVtNvzpQLnkIhoUzgLbvP2oGMOTodRTl3NguHIZy0Tlqf7lr&#13;&#10;z88eUdjM8zSfZxOM6C2WkPJ20FjnP3DdoTCpsAR+EZicts4HIqS8pYR7lN4IKWNrpUJ9hYuimMQD&#13;&#10;TkvBQjCkOXvYr6RFJxLMEb/gBwB7SAvINXHtkBdDg22sPioWb2k5Yevr3BMhhzkASRUughqB53U2&#13;&#10;2OLbU/q0nq/nxajIp+tRkdb16P1mVYymm2w2qd/Vq1WdfQ+cs6JsBWNcBdo3i2bF31ng+lgGc91N&#13;&#10;etcneUSPtQPZ2z+Sjk0OfQ1vypV7zS47G2QKK3BlTL6+oGD7X9cx6+c7X/4AAAD//wMAUEsDBBQA&#13;&#10;BgAIAAAAIQBsgjWM3gAAAAcBAAAPAAAAZHJzL2Rvd25yZXYueG1sTI/NTsMwEITvSLyDtUjcqAOU&#13;&#10;UNI4VcXfBYmKguh1G2+TiHgdxW6Tvj3bE1xWGo1m9pt8MbpWHagPjWcD15MEFHHpbcOVga/Pl6sZ&#13;&#10;qBCRLbaeycCRAiyK87McM+sH/qDDOlZKSjhkaKCOscu0DmVNDsPEd8Ti7XzvMIrsK217HKTctfom&#13;&#10;SVLtsGH5UGNHjzWVP+u9MzDb4LB6bpbptKw26e79eP/6vXoz5vJifJrLWc5BRRrjXwJOG4QfCgHb&#13;&#10;+j3boFoDsiYauAMl3u00fQC1PUld5Po/f/ELAAD//wMAUEsBAi0AFAAGAAgAAAAhALaDOJL+AAAA&#13;&#10;4QEAABMAAAAAAAAAAAAAAAAAAAAAAFtDb250ZW50X1R5cGVzXS54bWxQSwECLQAUAAYACAAAACEA&#13;&#10;OP0h/9YAAACUAQAACwAAAAAAAAAAAAAAAAAvAQAAX3JlbHMvLnJlbHNQSwECLQAUAAYACAAAACEA&#13;&#10;wreomhQCAAAvBAAADgAAAAAAAAAAAAAAAAAuAgAAZHJzL2Uyb0RvYy54bWxQSwECLQAUAAYACAAA&#13;&#10;ACEAbII1jN4AAAAHAQAADwAAAAAAAAAAAAAAAABuBAAAZHJzL2Rvd25yZXYueG1sUEsFBgAAAAAE&#13;&#10;AAQA8wAAAHkFAAAAAA==&#13;&#10;" strokeweight=".35pt">
                  <o:lock v:ext="edit" shapetype="f"/>
                </v:line>
              </w:pict>
            </mc:Fallback>
          </mc:AlternateContent>
        </w:r>
        <w:r w:rsidR="002B38CB" w:rsidRPr="00B80A37" w:rsidDel="00233BE7">
          <w:rPr>
            <w:spacing w:val="16"/>
          </w:rPr>
          <w:delText xml:space="preserve">we generally obtain), we have </w:delText>
        </w:r>
        <w:r w:rsidR="002B38CB" w:rsidRPr="00B80A37" w:rsidDel="00233BE7">
          <w:rPr>
            <w:spacing w:val="16"/>
            <w:sz w:val="12"/>
          </w:rPr>
          <w:delText>Ti X Tk - 1</w:delText>
        </w:r>
        <w:r w:rsidR="002B38CB" w:rsidRPr="00B80A37" w:rsidDel="00233BE7">
          <w:rPr>
            <w:spacing w:val="16"/>
            <w:sz w:val="12"/>
          </w:rPr>
          <w:tab/>
        </w:r>
        <w:r w:rsidR="002B38CB" w:rsidRPr="00B80A37" w:rsidDel="00233BE7">
          <w:rPr>
            <w:sz w:val="12"/>
          </w:rPr>
          <w:delText xml:space="preserve">- 1) + Tk - </w:delText>
        </w:r>
        <w:r w:rsidR="002B38CB" w:rsidRPr="00B80A37" w:rsidDel="00233BE7">
          <w:delText>1) and ti tk (1 + ti) x (1 + tk) — 1. We</w:delText>
        </w:r>
      </w:del>
    </w:p>
    <w:p w14:paraId="09B94E66" w14:textId="53102019" w:rsidR="003A20D6" w:rsidRPr="00B80A37" w:rsidDel="00233BE7" w:rsidRDefault="002B38CB">
      <w:pPr>
        <w:pStyle w:val="Norm"/>
        <w:rPr>
          <w:del w:id="498" w:author="David Quin" w:date="2018-12-04T18:28:00Z"/>
          <w:spacing w:val="11"/>
        </w:rPr>
        <w:pPrChange w:id="499" w:author="David Quin" w:date="2018-12-04T18:28:00Z">
          <w:pPr>
            <w:spacing w:line="271" w:lineRule="auto"/>
            <w:ind w:right="72"/>
            <w:jc w:val="both"/>
          </w:pPr>
        </w:pPrChange>
      </w:pPr>
      <w:del w:id="500" w:author="David Quin" w:date="2018-12-04T18:21:00Z">
        <w:r w:rsidRPr="00B80A37" w:rsidDel="00233BE7">
          <w:rPr>
            <w:spacing w:val="11"/>
          </w:rPr>
          <w:delText xml:space="preserve">also provide a robustness analysis to the separability assumption. Given the much higher number of fixed </w:delText>
        </w:r>
        <w:r w:rsidRPr="00B80A37" w:rsidDel="00233BE7">
          <w:rPr>
            <w:spacing w:val="12"/>
          </w:rPr>
          <w:delText>effects to estimate, we run this robustness check on a sub-sample of goods/origin countries. See Section 4 for a detailed presentation of this robustness check</w:delText>
        </w:r>
      </w:del>
      <w:del w:id="501" w:author="David Quin" w:date="2018-12-04T18:28:00Z">
        <w:r w:rsidRPr="00B80A37" w:rsidDel="00233BE7">
          <w:rPr>
            <w:spacing w:val="12"/>
          </w:rPr>
          <w:delText>.</w:delText>
        </w:r>
      </w:del>
    </w:p>
    <w:p w14:paraId="25015AED" w14:textId="4069342A" w:rsidR="003A20D6" w:rsidRPr="00B80A37" w:rsidDel="00233BE7" w:rsidRDefault="002B38CB">
      <w:pPr>
        <w:pStyle w:val="Norm"/>
        <w:rPr>
          <w:del w:id="502" w:author="David Quin" w:date="2018-12-04T18:28:00Z"/>
          <w:spacing w:val="10"/>
          <w:sz w:val="12"/>
          <w:vertAlign w:val="superscript"/>
        </w:rPr>
        <w:pPrChange w:id="503" w:author="David Quin" w:date="2018-12-04T18:28:00Z">
          <w:pPr>
            <w:spacing w:line="271" w:lineRule="auto"/>
            <w:ind w:right="72" w:firstLine="216"/>
            <w:jc w:val="both"/>
          </w:pPr>
        </w:pPrChange>
      </w:pPr>
      <w:del w:id="504" w:author="David Quin" w:date="2018-12-04T18:26:00Z">
        <w:r w:rsidRPr="00B80A37" w:rsidDel="00233BE7">
          <w:rPr>
            <w:spacing w:val="10"/>
            <w:sz w:val="12"/>
            <w:vertAlign w:val="superscript"/>
          </w:rPr>
          <w:delText>10</w:delText>
        </w:r>
        <w:r w:rsidRPr="00B80A37" w:rsidDel="00233BE7">
          <w:rPr>
            <w:spacing w:val="10"/>
          </w:rPr>
          <w:delText xml:space="preserve">The basis of the method is to approximate the model by a linear one and to refine the parameters by </w:delText>
        </w:r>
        <w:r w:rsidRPr="00B80A37" w:rsidDel="00233BE7">
          <w:rPr>
            <w:spacing w:val="13"/>
          </w:rPr>
          <w:delText xml:space="preserve">successive iterations. The intuitive criterion for convergence is that the sum of squares of residuals does </w:delText>
        </w:r>
        <w:r w:rsidRPr="00B80A37" w:rsidDel="00233BE7">
          <w:rPr>
            <w:spacing w:val="12"/>
          </w:rPr>
          <w:delText>not increase from one iteration to the next. See Wooldridge (2001) for more details.</w:delText>
        </w:r>
      </w:del>
    </w:p>
    <w:p w14:paraId="4009EE98" w14:textId="5E0F7B8A" w:rsidR="003A20D6" w:rsidRPr="00B80A37" w:rsidDel="00233BE7" w:rsidRDefault="002B38CB">
      <w:pPr>
        <w:pStyle w:val="Norm"/>
        <w:rPr>
          <w:del w:id="505" w:author="David Quin" w:date="2018-12-04T18:28:00Z"/>
          <w:spacing w:val="14"/>
          <w:sz w:val="12"/>
          <w:vertAlign w:val="superscript"/>
        </w:rPr>
        <w:pPrChange w:id="506" w:author="David Quin" w:date="2018-12-04T18:28:00Z">
          <w:pPr>
            <w:spacing w:line="264" w:lineRule="auto"/>
            <w:ind w:right="72" w:firstLine="216"/>
            <w:jc w:val="both"/>
          </w:pPr>
        </w:pPrChange>
      </w:pPr>
      <w:del w:id="507" w:author="David Quin" w:date="2018-12-04T18:27:00Z">
        <w:r w:rsidRPr="00B80A37" w:rsidDel="00233BE7">
          <w:rPr>
            <w:spacing w:val="14"/>
            <w:sz w:val="12"/>
            <w:vertAlign w:val="superscript"/>
          </w:rPr>
          <w:delText>11</w:delText>
        </w:r>
        <w:r w:rsidRPr="00B80A37" w:rsidDel="00233BE7">
          <w:rPr>
            <w:spacing w:val="14"/>
          </w:rPr>
          <w:delText xml:space="preserve">0ne way to gauge the relevance of this assumption is to provide a decomposition variance exercise </w:delText>
        </w:r>
        <w:r w:rsidRPr="00B80A37" w:rsidDel="00233BE7">
          <w:rPr>
            <w:spacing w:val="13"/>
          </w:rPr>
          <w:delText xml:space="preserve">on the observed cif-fas price. As reported in Appendix B.3, the share of the observed variance that is </w:delText>
        </w:r>
        <w:r w:rsidRPr="00B80A37" w:rsidDel="00233BE7">
          <w:rPr>
            <w:spacing w:val="12"/>
          </w:rPr>
          <w:delText xml:space="preserve">accounted for by the between-sector </w:delText>
        </w:r>
        <w:r w:rsidRPr="00B80A37" w:rsidDel="00233BE7">
          <w:rPr>
            <w:i/>
            <w:spacing w:val="12"/>
            <w:sz w:val="18"/>
          </w:rPr>
          <w:delText xml:space="preserve">(s) </w:delText>
        </w:r>
        <w:r w:rsidRPr="00B80A37" w:rsidDel="00233BE7">
          <w:rPr>
            <w:spacing w:val="12"/>
          </w:rPr>
          <w:delText xml:space="preserve">variance is roughly similar to the between-product </w:delText>
        </w:r>
        <w:r w:rsidRPr="00B80A37" w:rsidDel="00233BE7">
          <w:rPr>
            <w:i/>
            <w:spacing w:val="12"/>
            <w:sz w:val="18"/>
          </w:rPr>
          <w:delText xml:space="preserve">(k) </w:delText>
        </w:r>
        <w:r w:rsidRPr="00B80A37" w:rsidDel="00233BE7">
          <w:rPr>
            <w:spacing w:val="12"/>
          </w:rPr>
          <w:delText>variance.</w:delText>
        </w:r>
      </w:del>
    </w:p>
    <w:p w14:paraId="58131569" w14:textId="616FB07C" w:rsidR="003A20D6" w:rsidRPr="00B80A37" w:rsidDel="00233BE7" w:rsidRDefault="002B38CB">
      <w:pPr>
        <w:pStyle w:val="Norm"/>
        <w:rPr>
          <w:del w:id="508" w:author="David Quin" w:date="2018-12-04T18:28:00Z"/>
          <w:spacing w:val="11"/>
          <w:sz w:val="12"/>
          <w:vertAlign w:val="superscript"/>
        </w:rPr>
        <w:pPrChange w:id="509" w:author="David Quin" w:date="2018-12-04T18:28:00Z">
          <w:pPr>
            <w:spacing w:line="268" w:lineRule="auto"/>
            <w:ind w:right="72" w:firstLine="216"/>
            <w:jc w:val="both"/>
          </w:pPr>
        </w:pPrChange>
      </w:pPr>
      <w:del w:id="510" w:author="David Quin" w:date="2018-12-04T18:28:00Z">
        <w:r w:rsidRPr="00B80A37" w:rsidDel="00233BE7">
          <w:rPr>
            <w:spacing w:val="11"/>
            <w:sz w:val="12"/>
            <w:vertAlign w:val="superscript"/>
          </w:rPr>
          <w:delText>12</w:delText>
        </w:r>
        <w:r w:rsidRPr="00B80A37" w:rsidDel="00233BE7">
          <w:rPr>
            <w:spacing w:val="11"/>
          </w:rPr>
          <w:delText xml:space="preserve">0ne may object that we could preserve the estimation at the 5-digit level by running an OLS estimation on the equation taken in level, i.e. on the basis of Equation (2), specifying the error term additively. This </w:delText>
        </w:r>
        <w:r w:rsidRPr="00B80A37" w:rsidDel="00233BE7">
          <w:rPr>
            <w:spacing w:val="10"/>
          </w:rPr>
          <w:delText xml:space="preserve">would not solve the problem though, for three main complementary reasons. First, at the 5-digit level the </w:delText>
        </w:r>
        <w:r w:rsidRPr="00B80A37" w:rsidDel="00233BE7">
          <w:rPr>
            <w:spacing w:val="12"/>
          </w:rPr>
          <w:delText xml:space="preserve">number of fixed effects to include in the estimation would be more than 430,000 (with 216 countries and </w:delText>
        </w:r>
        <w:r w:rsidRPr="00B80A37" w:rsidDel="00233BE7">
          <w:rPr>
            <w:spacing w:val="11"/>
          </w:rPr>
          <w:delText xml:space="preserve">2,029 products), making the estimation computationally extremely burdensome, even in OLS. Imposing </w:delText>
        </w:r>
        <w:r w:rsidRPr="00B80A37" w:rsidDel="00233BE7">
          <w:rPr>
            <w:spacing w:val="12"/>
          </w:rPr>
          <w:delText xml:space="preserve">Equations (3) and (4) to reduce the number of fixed effects would drive us back to the non-linearity issue </w:delText>
        </w:r>
        <w:r w:rsidRPr="00B80A37" w:rsidDel="00233BE7">
          <w:rPr>
            <w:spacing w:val="10"/>
          </w:rPr>
          <w:delText xml:space="preserve">for fixed effects. Second, making the error term (specified as following a normal law centered on 0) enter </w:delText>
        </w:r>
        <w:r w:rsidRPr="00B80A37" w:rsidDel="00233BE7">
          <w:rPr>
            <w:spacing w:val="9"/>
          </w:rPr>
          <w:delText>Equation (2) additively implies negative values for some of the estimated residuals Ei</w:delText>
        </w:r>
        <w:r w:rsidRPr="00B80A37" w:rsidDel="00233BE7">
          <w:rPr>
            <w:spacing w:val="9"/>
            <w:sz w:val="12"/>
          </w:rPr>
          <w:delText xml:space="preserve">k, </w:delText>
        </w:r>
        <w:r w:rsidRPr="00B80A37" w:rsidDel="00233BE7">
          <w:rPr>
            <w:spacing w:val="9"/>
          </w:rPr>
          <w:delText xml:space="preserve">which is inconsistent </w:delText>
        </w:r>
        <w:r w:rsidRPr="00B80A37" w:rsidDel="00233BE7">
          <w:rPr>
            <w:spacing w:val="15"/>
          </w:rPr>
          <w:delText xml:space="preserve">with the constraint that </w:delText>
        </w:r>
        <w:r w:rsidRPr="00B80A37" w:rsidDel="00233BE7">
          <w:rPr>
            <w:spacing w:val="15"/>
            <w:sz w:val="11"/>
            <w:u w:val="single"/>
          </w:rPr>
          <w:delText>Pik</w:delText>
        </w:r>
        <w:r w:rsidRPr="00B80A37" w:rsidDel="00233BE7">
          <w:rPr>
            <w:spacing w:val="15"/>
            <w:sz w:val="15"/>
          </w:rPr>
          <w:delText xml:space="preserve"> &gt; </w:delText>
        </w:r>
        <w:r w:rsidRPr="00B80A37" w:rsidDel="00233BE7">
          <w:rPr>
            <w:spacing w:val="15"/>
          </w:rPr>
          <w:delText>1. Third, estimating the equation in level does not eliminate the fact that</w:delText>
        </w:r>
      </w:del>
    </w:p>
    <w:p w14:paraId="6F292EF7" w14:textId="65A03B5C" w:rsidR="003A20D6" w:rsidRPr="00B80A37" w:rsidDel="00233BE7" w:rsidRDefault="002B38CB">
      <w:pPr>
        <w:pStyle w:val="Norm"/>
        <w:rPr>
          <w:del w:id="511" w:author="David Quin" w:date="2018-12-04T18:28:00Z"/>
          <w:sz w:val="15"/>
        </w:rPr>
        <w:pPrChange w:id="512" w:author="David Quin" w:date="2018-12-04T18:28:00Z">
          <w:pPr>
            <w:ind w:left="2088"/>
          </w:pPr>
        </w:pPrChange>
      </w:pPr>
      <w:del w:id="513" w:author="David Quin" w:date="2018-12-04T18:28:00Z">
        <w:r w:rsidRPr="00B80A37" w:rsidDel="00233BE7">
          <w:rPr>
            <w:sz w:val="15"/>
          </w:rPr>
          <w:delText>Pik</w:delText>
        </w:r>
      </w:del>
    </w:p>
    <w:p w14:paraId="19FBA10F" w14:textId="51EA4B06" w:rsidR="003A20D6" w:rsidRPr="00B80A37" w:rsidDel="00233BE7" w:rsidRDefault="002B38CB">
      <w:pPr>
        <w:pStyle w:val="Norm"/>
        <w:rPr>
          <w:del w:id="514" w:author="David Quin" w:date="2018-12-04T18:28:00Z"/>
          <w:spacing w:val="14"/>
        </w:rPr>
        <w:pPrChange w:id="515" w:author="David Quin" w:date="2018-12-04T18:28:00Z">
          <w:pPr>
            <w:spacing w:line="266" w:lineRule="auto"/>
          </w:pPr>
        </w:pPrChange>
      </w:pPr>
      <w:del w:id="516" w:author="David Quin" w:date="2018-12-04T18:28:00Z">
        <w:r w:rsidRPr="00B80A37" w:rsidDel="00233BE7">
          <w:rPr>
            <w:spacing w:val="14"/>
          </w:rPr>
          <w:delText>it is non-linear by nature, as long as there are additive costs to estimate (see Equation (2) for tik 0).</w:delText>
        </w:r>
      </w:del>
    </w:p>
    <w:p w14:paraId="655E8281" w14:textId="1D63956A" w:rsidR="003A20D6" w:rsidRPr="00B80A37" w:rsidDel="00233BE7" w:rsidRDefault="003A20D6">
      <w:pPr>
        <w:pStyle w:val="Norm"/>
        <w:rPr>
          <w:del w:id="517" w:author="David Quin" w:date="2018-12-04T18:28:00Z"/>
        </w:rPr>
        <w:sectPr w:rsidR="003A20D6" w:rsidRPr="00B80A37" w:rsidDel="00233BE7" w:rsidSect="00AA166F">
          <w:pgSz w:w="11918" w:h="16854"/>
          <w:pgMar w:top="1718" w:right="1571" w:bottom="958" w:left="1644" w:header="720" w:footer="720" w:gutter="0"/>
          <w:cols w:space="720"/>
        </w:sectPr>
        <w:pPrChange w:id="518" w:author="David Quin" w:date="2018-12-04T18:28:00Z">
          <w:pPr/>
        </w:pPrChange>
      </w:pPr>
    </w:p>
    <w:p w14:paraId="75C188B2" w14:textId="77777777" w:rsidR="003A20D6" w:rsidRPr="00B80A37" w:rsidRDefault="005E1B5A">
      <w:pPr>
        <w:pStyle w:val="Norm"/>
        <w:rPr>
          <w:spacing w:val="-1"/>
        </w:rPr>
        <w:pPrChange w:id="519" w:author="David Quin" w:date="2018-12-04T18:28:00Z">
          <w:pPr>
            <w:spacing w:line="276" w:lineRule="auto"/>
            <w:ind w:left="360"/>
          </w:pPr>
        </w:pPrChange>
      </w:pPr>
      <w:r w:rsidRPr="00B80A37">
        <w:rPr>
          <w:noProof/>
        </w:rPr>
        <mc:AlternateContent>
          <mc:Choice Requires="wps">
            <w:drawing>
              <wp:anchor distT="0" distB="0" distL="0" distR="0" simplePos="0" relativeHeight="251624960" behindDoc="1" locked="0" layoutInCell="1" allowOverlap="1" wp14:anchorId="73D0D6F4" wp14:editId="4249D588">
                <wp:simplePos x="0" y="0"/>
                <wp:positionH relativeFrom="column">
                  <wp:posOffset>0</wp:posOffset>
                </wp:positionH>
                <wp:positionV relativeFrom="paragraph">
                  <wp:posOffset>8778875</wp:posOffset>
                </wp:positionV>
                <wp:extent cx="5486400" cy="132715"/>
                <wp:effectExtent l="0" t="0" r="0" b="0"/>
                <wp:wrapSquare wrapText="bothSides"/>
                <wp:docPr id="757"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74199"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0D6F4" id="Text Box 739" o:spid="_x0000_s1027" type="#_x0000_t202" style="position:absolute;left:0;text-align:left;margin-left:0;margin-top:691.25pt;width:6in;height:10.45pt;z-index:-251691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iwJpQIAAJ0FAAAOAAAAZHJzL2Uyb0RvYy54bWysVNtu2zAMfR+wfxD07vpSO76gTtHG8TCg&#13;&#10;uwDtPkCx5ViYLXmSEqcb9u+j5DhNWwwYtvlBoEWK5CEPeXV96Du0p1IxwXPsX3gYUV6JmvFtjr88&#13;&#10;lE6CkdKE16QTnOb4kSp8vXz75mocMhqIVnQ1lQiccJWNQ45brYfMdVXV0p6oCzFQDspGyJ5o+JVb&#13;&#10;t5ZkBO995waet3BHIetBiooqBbfFpMRL679paKU/NY2iGnU5hty0PaU9N+Z0l1ck20oytKw6pkH+&#13;&#10;IoueMA5BT64KognaSfbKVc8qKZRo9EUlelc0DauoxQBofO8FmvuWDNRigeKo4VQm9f/cVh/3nyVi&#13;&#10;dY7jKMaIkx6a9EAPGt2KA4ovU1OhcVAZGN4PYKoPoIBOW7RquBPVVwUm7pnN9EAZ6834QdTgkey0&#13;&#10;sC8OjexNnQA5AjfQksdTG0zUCi6jMFmEHqgq0PmXQexHJguXZPPrQSr9jooeGSHHEtpsvZP9ndKT&#13;&#10;6WxignFRsq6De5J1/NkF+JxuIDY8NTqThe3cj9RL18k6CZ0wWKyd0CsK56Zchc6i9OOouCxWq8L/&#13;&#10;aeL6YdayuqbchJlZ5Id/1qUjn6f+n3ikRMdq486kpOR2s+ok2hNgcWm/Y0HOzNznadh6AZYXkPwg&#13;&#10;9G6D1CkXSeyEZRg5aewljuent+nCC9OwKJ9DumOc/jskNOY4jYJoYs1vsXn2e42NZD3TsCc61uc4&#13;&#10;ORmRrKWkXvPatlYT1k3yWSlM+k+lgHbPjbaENRyd2KoPm4MdA38m/EbUj8BgKYBgwEXYcSC0Qn7H&#13;&#10;aIR9kWP1bUckxah7z2EgzXKZBTkLm1kgvIKnOdYYTeJKT0toN0i2bcHzNFBc3MCkNMyS2IzUlMVx&#13;&#10;vmAHWCzHfWWWzPm/tXraqstfAAAA//8DAFBLAwQUAAYACAAAACEAto8EbeQAAAAPAQAADwAAAGRy&#13;&#10;cy9kb3ducmV2LnhtbEyPwU7DMBBE70j8g7VI3KhDmpYojVOhVhUHxKEFJI5ubOKIeB3Zbur+Pcup&#13;&#10;XFbaN9rZmXqd7MAm7UPvUMDjLAOmsXWqx07Ax/vuoQQWokQlB4dawEUHWDe3N7WslDvjXk+H2DEy&#13;&#10;wVBJASbGseI8tEZbGWZu1Ejat/NWRlp9x5WXZzK3A8+zbMmt7JE+GDnqjdHtz+FkBXxuxt1r+jLy&#13;&#10;bVqol23+tL/4Nglxf5e2KxrPK2BRp3i9gL8OlB8aCnZ0J1SBDQKoTSQ6L/MFMNLLZUHoSKjI5gXw&#13;&#10;pub/ezS/AAAA//8DAFBLAQItABQABgAIAAAAIQC2gziS/gAAAOEBAAATAAAAAAAAAAAAAAAAAAAA&#13;&#10;AABbQ29udGVudF9UeXBlc10ueG1sUEsBAi0AFAAGAAgAAAAhADj9If/WAAAAlAEAAAsAAAAAAAAA&#13;&#10;AAAAAAAALwEAAF9yZWxzLy5yZWxzUEsBAi0AFAAGAAgAAAAhAAuuLAmlAgAAnQUAAA4AAAAAAAAA&#13;&#10;AAAAAAAALgIAAGRycy9lMm9Eb2MueG1sUEsBAi0AFAAGAAgAAAAhALaPBG3kAAAADwEAAA8AAAAA&#13;&#10;AAAAAAAAAAAA/wQAAGRycy9kb3ducmV2LnhtbFBLBQYAAAAABAAEAPMAAAAQBgAAAAA=&#13;&#10;" filled="f" stroked="f">
                <v:path arrowok="t"/>
                <v:textbox inset="0,0,0,0">
                  <w:txbxContent>
                    <w:p w14:paraId="05474199"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8</w:t>
                      </w:r>
                    </w:p>
                  </w:txbxContent>
                </v:textbox>
                <w10:wrap type="square"/>
              </v:shape>
            </w:pict>
          </mc:Fallback>
        </mc:AlternateContent>
      </w:r>
      <w:r w:rsidR="002B38CB" w:rsidRPr="00B80A37">
        <w:rPr>
          <w:spacing w:val="-1"/>
        </w:rPr>
        <w:t>This drives us to estimate a modified version of Equation (5), specified as:</w:t>
      </w:r>
    </w:p>
    <w:tbl>
      <w:tblPr>
        <w:tblW w:w="0" w:type="auto"/>
        <w:tblLayout w:type="fixed"/>
        <w:tblCellMar>
          <w:left w:w="0" w:type="dxa"/>
          <w:right w:w="0" w:type="dxa"/>
        </w:tblCellMar>
        <w:tblLook w:val="0000" w:firstRow="0" w:lastRow="0" w:firstColumn="0" w:lastColumn="0" w:noHBand="0" w:noVBand="0"/>
      </w:tblPr>
      <w:tblGrid>
        <w:gridCol w:w="7543"/>
        <w:gridCol w:w="1097"/>
      </w:tblGrid>
      <w:tr w:rsidR="003A20D6" w:rsidRPr="00B80A37" w14:paraId="00EDD9BD" w14:textId="77777777">
        <w:trPr>
          <w:trHeight w:hRule="exact" w:val="550"/>
        </w:trPr>
        <w:tc>
          <w:tcPr>
            <w:tcW w:w="7543" w:type="dxa"/>
            <w:tcBorders>
              <w:top w:val="none" w:sz="0" w:space="0" w:color="000000"/>
              <w:left w:val="none" w:sz="0" w:space="0" w:color="000000"/>
              <w:bottom w:val="none" w:sz="0" w:space="0" w:color="000000"/>
              <w:right w:val="none" w:sz="0" w:space="0" w:color="000000"/>
            </w:tcBorders>
          </w:tcPr>
          <w:p w14:paraId="1CA5FBD8" w14:textId="77777777" w:rsidR="003A20D6" w:rsidRPr="00B80A37" w:rsidRDefault="002B38CB">
            <w:pPr>
              <w:tabs>
                <w:tab w:val="right" w:pos="5629"/>
              </w:tabs>
              <w:spacing w:before="36" w:line="166" w:lineRule="exact"/>
              <w:ind w:right="1853"/>
              <w:jc w:val="right"/>
              <w:rPr>
                <w:rFonts w:ascii="Times New Roman" w:hAnsi="Times New Roman"/>
                <w:i/>
                <w:color w:val="000000"/>
                <w:sz w:val="19"/>
              </w:rPr>
            </w:pPr>
            <w:r w:rsidRPr="00B80A37">
              <w:rPr>
                <w:rFonts w:ascii="Times New Roman" w:hAnsi="Times New Roman"/>
                <w:i/>
                <w:color w:val="000000"/>
                <w:sz w:val="19"/>
              </w:rPr>
              <w:t>ti</w:t>
            </w:r>
            <w:r w:rsidRPr="00B80A37">
              <w:rPr>
                <w:rFonts w:ascii="Times New Roman" w:hAnsi="Times New Roman"/>
                <w:i/>
                <w:color w:val="000000"/>
                <w:sz w:val="19"/>
              </w:rPr>
              <w:tab/>
              <w:t>tR(k</w:t>
            </w:r>
          </w:p>
          <w:p w14:paraId="26BB4598" w14:textId="77777777" w:rsidR="003A20D6" w:rsidRPr="00B80A37" w:rsidRDefault="002B38CB">
            <w:pPr>
              <w:tabs>
                <w:tab w:val="left" w:pos="5629"/>
              </w:tabs>
              <w:spacing w:line="7" w:lineRule="exact"/>
              <w:ind w:right="1763"/>
              <w:jc w:val="right"/>
              <w:rPr>
                <w:rFonts w:ascii="Times New Roman" w:hAnsi="Times New Roman"/>
                <w:color w:val="000000"/>
                <w:sz w:val="19"/>
              </w:rPr>
            </w:pPr>
            <w:r w:rsidRPr="00B80A37">
              <w:rPr>
                <w:rFonts w:ascii="Times New Roman" w:hAnsi="Times New Roman"/>
                <w:color w:val="000000"/>
                <w:sz w:val="19"/>
              </w:rPr>
              <w:t>In</w:t>
            </w:r>
            <w:r w:rsidRPr="00B80A37">
              <w:rPr>
                <w:rFonts w:ascii="Times New Roman" w:hAnsi="Times New Roman"/>
                <w:color w:val="000000"/>
                <w:sz w:val="19"/>
              </w:rPr>
              <w:tab/>
            </w:r>
            <w:r w:rsidRPr="00B80A37">
              <w:rPr>
                <w:rFonts w:ascii="Times New Roman" w:hAnsi="Times New Roman"/>
                <w:i/>
                <w:color w:val="000000"/>
                <w:sz w:val="18"/>
                <w:u w:val="single"/>
              </w:rPr>
              <w:t xml:space="preserve">) </w:t>
            </w:r>
          </w:p>
          <w:p w14:paraId="79698D91" w14:textId="77777777" w:rsidR="003A20D6" w:rsidRPr="00B80A37" w:rsidRDefault="002B38CB">
            <w:pPr>
              <w:tabs>
                <w:tab w:val="left" w:pos="6118"/>
                <w:tab w:val="right" w:pos="6770"/>
              </w:tabs>
              <w:spacing w:line="92" w:lineRule="exact"/>
              <w:ind w:right="773"/>
              <w:jc w:val="right"/>
              <w:rPr>
                <w:rFonts w:ascii="Times New Roman" w:hAnsi="Times New Roman"/>
                <w:i/>
                <w:color w:val="000000"/>
                <w:sz w:val="18"/>
                <w:u w:val="single"/>
              </w:rPr>
            </w:pPr>
            <w:r w:rsidRPr="00B80A37">
              <w:rPr>
                <w:rFonts w:ascii="Times New Roman" w:hAnsi="Times New Roman"/>
                <w:i/>
                <w:color w:val="000000"/>
                <w:sz w:val="18"/>
                <w:u w:val="single"/>
              </w:rPr>
              <w:t>-</w:t>
            </w:r>
            <w:r w:rsidRPr="00B80A37">
              <w:rPr>
                <w:rFonts w:ascii="Times New Roman" w:hAnsi="Times New Roman"/>
                <w:i/>
                <w:color w:val="000000"/>
                <w:sz w:val="19"/>
              </w:rPr>
              <w:tab/>
              <w:t>)</w:t>
            </w:r>
            <w:r w:rsidRPr="00B80A37">
              <w:rPr>
                <w:rFonts w:ascii="Times New Roman" w:hAnsi="Times New Roman"/>
                <w:i/>
                <w:color w:val="000000"/>
                <w:sz w:val="19"/>
              </w:rPr>
              <w:tab/>
              <w:t>Eik</w:t>
            </w:r>
          </w:p>
          <w:p w14:paraId="6168DA1A" w14:textId="77777777" w:rsidR="003A20D6" w:rsidRPr="00B80A37" w:rsidRDefault="002B38CB">
            <w:pPr>
              <w:spacing w:line="85" w:lineRule="exact"/>
              <w:ind w:right="2933"/>
              <w:jc w:val="right"/>
              <w:rPr>
                <w:rFonts w:ascii="Times New Roman" w:hAnsi="Times New Roman"/>
                <w:i/>
                <w:color w:val="000000"/>
                <w:spacing w:val="40"/>
                <w:sz w:val="18"/>
                <w:u w:val="single"/>
              </w:rPr>
            </w:pPr>
            <w:r w:rsidRPr="00B80A37">
              <w:rPr>
                <w:rFonts w:ascii="Times New Roman" w:hAnsi="Times New Roman"/>
                <w:i/>
                <w:color w:val="000000"/>
                <w:spacing w:val="40"/>
                <w:sz w:val="18"/>
                <w:u w:val="single"/>
              </w:rPr>
              <w:t>(Pik</w:t>
            </w:r>
            <w:r w:rsidRPr="00B80A37">
              <w:rPr>
                <w:rFonts w:ascii="Times New Roman" w:hAnsi="Times New Roman"/>
                <w:i/>
                <w:color w:val="000000"/>
                <w:spacing w:val="40"/>
                <w:sz w:val="19"/>
              </w:rPr>
              <w:t xml:space="preserve"> 1) = </w:t>
            </w:r>
            <w:r w:rsidRPr="00B80A37">
              <w:rPr>
                <w:rFonts w:ascii="Times New Roman" w:hAnsi="Times New Roman"/>
                <w:color w:val="000000"/>
                <w:spacing w:val="40"/>
                <w:sz w:val="19"/>
              </w:rPr>
              <w:t xml:space="preserve">In (Ti </w:t>
            </w:r>
            <w:r w:rsidRPr="00B80A37">
              <w:rPr>
                <w:rFonts w:ascii="Times New Roman" w:hAnsi="Times New Roman"/>
                <w:i/>
                <w:color w:val="000000"/>
                <w:spacing w:val="40"/>
                <w:sz w:val="17"/>
              </w:rPr>
              <w:t>Ts(k)</w:t>
            </w:r>
          </w:p>
          <w:p w14:paraId="0E83FCFA" w14:textId="77777777" w:rsidR="003A20D6" w:rsidRPr="00B80A37" w:rsidRDefault="002B38CB">
            <w:pPr>
              <w:spacing w:line="8" w:lineRule="exact"/>
              <w:ind w:left="5931"/>
              <w:rPr>
                <w:rFonts w:ascii="Times New Roman" w:hAnsi="Times New Roman"/>
                <w:i/>
                <w:color w:val="000000"/>
                <w:sz w:val="19"/>
              </w:rPr>
            </w:pPr>
            <w:r w:rsidRPr="00B80A37">
              <w:rPr>
                <w:rFonts w:ascii="Times New Roman" w:hAnsi="Times New Roman"/>
                <w:i/>
                <w:color w:val="000000"/>
                <w:sz w:val="19"/>
              </w:rPr>
              <w:t>1</w:t>
            </w:r>
          </w:p>
          <w:p w14:paraId="788CBB03" w14:textId="77777777" w:rsidR="003A20D6" w:rsidRPr="00B80A37" w:rsidRDefault="002B38CB">
            <w:pPr>
              <w:tabs>
                <w:tab w:val="right" w:pos="5427"/>
              </w:tabs>
              <w:spacing w:line="200" w:lineRule="exact"/>
              <w:ind w:right="2033"/>
              <w:jc w:val="right"/>
              <w:rPr>
                <w:rFonts w:ascii="Times New Roman" w:hAnsi="Times New Roman"/>
                <w:i/>
                <w:color w:val="000000"/>
                <w:sz w:val="17"/>
              </w:rPr>
            </w:pPr>
            <w:r w:rsidRPr="00B80A37">
              <w:rPr>
                <w:rFonts w:ascii="Times New Roman" w:hAnsi="Times New Roman"/>
                <w:i/>
                <w:color w:val="000000"/>
                <w:sz w:val="17"/>
              </w:rPr>
              <w:t>Pik</w:t>
            </w:r>
            <w:r w:rsidRPr="00B80A37">
              <w:rPr>
                <w:rFonts w:ascii="Times New Roman" w:hAnsi="Times New Roman"/>
                <w:i/>
                <w:color w:val="000000"/>
                <w:sz w:val="17"/>
              </w:rPr>
              <w:tab/>
            </w:r>
            <w:proofErr w:type="spellStart"/>
            <w:r w:rsidRPr="00B80A37">
              <w:rPr>
                <w:rFonts w:ascii="Times New Roman" w:hAnsi="Times New Roman"/>
                <w:i/>
                <w:color w:val="000000"/>
                <w:sz w:val="18"/>
              </w:rPr>
              <w:t>Pik</w:t>
            </w:r>
            <w:proofErr w:type="spellEnd"/>
          </w:p>
        </w:tc>
        <w:tc>
          <w:tcPr>
            <w:tcW w:w="1097" w:type="dxa"/>
            <w:tcBorders>
              <w:top w:val="none" w:sz="0" w:space="0" w:color="000000"/>
              <w:left w:val="none" w:sz="0" w:space="0" w:color="000000"/>
              <w:bottom w:val="none" w:sz="0" w:space="0" w:color="000000"/>
              <w:right w:val="none" w:sz="0" w:space="0" w:color="000000"/>
            </w:tcBorders>
            <w:vAlign w:val="center"/>
          </w:tcPr>
          <w:p w14:paraId="49EF6B22" w14:textId="77777777" w:rsidR="003A20D6" w:rsidRPr="00B80A37" w:rsidRDefault="002B38CB">
            <w:pPr>
              <w:ind w:right="88"/>
              <w:jc w:val="right"/>
              <w:rPr>
                <w:rFonts w:ascii="Times New Roman" w:hAnsi="Times New Roman"/>
                <w:color w:val="000000"/>
                <w:w w:val="115"/>
                <w:sz w:val="21"/>
              </w:rPr>
            </w:pPr>
            <w:r w:rsidRPr="00B80A37">
              <w:rPr>
                <w:rFonts w:ascii="Times New Roman" w:hAnsi="Times New Roman"/>
                <w:color w:val="000000"/>
                <w:w w:val="115"/>
                <w:sz w:val="21"/>
              </w:rPr>
              <w:t>(6)</w:t>
            </w:r>
          </w:p>
        </w:tc>
      </w:tr>
    </w:tbl>
    <w:p w14:paraId="3FC6C7BB" w14:textId="77777777" w:rsidR="003A20D6" w:rsidRPr="00B80A37" w:rsidRDefault="003A20D6">
      <w:pPr>
        <w:spacing w:after="232" w:line="20" w:lineRule="exact"/>
      </w:pPr>
    </w:p>
    <w:p w14:paraId="47E920E2" w14:textId="189DA767" w:rsidR="003A20D6" w:rsidRPr="00B80A37" w:rsidRDefault="002B38CB">
      <w:pPr>
        <w:pStyle w:val="Norm"/>
        <w:pPrChange w:id="520" w:author="David Quin" w:date="2018-12-04T18:37:00Z">
          <w:pPr>
            <w:spacing w:line="316" w:lineRule="exact"/>
            <w:ind w:right="72"/>
            <w:jc w:val="both"/>
          </w:pPr>
        </w:pPrChange>
      </w:pPr>
      <w:r w:rsidRPr="00B80A37">
        <w:t>where Ti</w:t>
      </w:r>
      <w:r w:rsidRPr="00B80A37">
        <w:rPr>
          <w:rFonts w:ascii="Arial" w:hAnsi="Arial"/>
          <w:i/>
          <w:sz w:val="6"/>
        </w:rPr>
        <w:t xml:space="preserve">, </w:t>
      </w:r>
      <w:r w:rsidRPr="00B80A37">
        <w:t>r</w:t>
      </w:r>
      <w:r w:rsidRPr="00B80A37">
        <w:rPr>
          <w:vertAlign w:val="subscript"/>
        </w:rPr>
        <w:t>s</w:t>
      </w:r>
      <w:r w:rsidRPr="00B80A37">
        <w:t>(</w:t>
      </w:r>
      <w:r w:rsidRPr="00B80A37">
        <w:rPr>
          <w:vertAlign w:val="subscript"/>
        </w:rPr>
        <w:t>k</w:t>
      </w:r>
      <w:r w:rsidRPr="00B80A37">
        <w:t xml:space="preserve">), ti and </w:t>
      </w:r>
      <w:r w:rsidRPr="00B80A37">
        <w:rPr>
          <w:i/>
        </w:rPr>
        <w:t>t</w:t>
      </w:r>
      <w:r w:rsidRPr="00B80A37">
        <w:rPr>
          <w:i/>
          <w:vertAlign w:val="subscript"/>
        </w:rPr>
        <w:t>s</w:t>
      </w:r>
      <w:r w:rsidRPr="00B80A37">
        <w:rPr>
          <w:i/>
        </w:rPr>
        <w:t>(</w:t>
      </w:r>
      <w:r w:rsidRPr="00B80A37">
        <w:rPr>
          <w:i/>
          <w:vertAlign w:val="subscript"/>
        </w:rPr>
        <w:t>k</w:t>
      </w:r>
      <w:r w:rsidRPr="00B80A37">
        <w:rPr>
          <w:i/>
        </w:rPr>
        <w:t xml:space="preserve">) </w:t>
      </w:r>
      <w:r w:rsidRPr="00B80A37">
        <w:t xml:space="preserve">are the parameters to be estimated, i.e., fixed effects specific to each origin country i and sector </w:t>
      </w:r>
      <w:r w:rsidRPr="00B80A37">
        <w:rPr>
          <w:i/>
        </w:rPr>
        <w:t xml:space="preserve">s </w:t>
      </w:r>
      <w:r w:rsidRPr="00B80A37">
        <w:t xml:space="preserve">(at the 3-digit classification level), and </w:t>
      </w:r>
      <w:r w:rsidRPr="00B80A37">
        <w:rPr>
          <w:i/>
          <w:sz w:val="19"/>
        </w:rPr>
        <w:t xml:space="preserve">Ea </w:t>
      </w:r>
      <w:r w:rsidRPr="00B80A37">
        <w:t xml:space="preserve">the residual </w:t>
      </w:r>
      <w:r w:rsidRPr="00B80A37">
        <w:rPr>
          <w:spacing w:val="-1"/>
        </w:rPr>
        <w:lastRenderedPageBreak/>
        <w:t>centered on 0.</w:t>
      </w:r>
      <w:ins w:id="521" w:author="David Quin" w:date="2018-12-04T18:36:00Z">
        <w:r w:rsidR="00F64693" w:rsidRPr="00B80A37">
          <w:rPr>
            <w:rStyle w:val="FootnoteReference"/>
            <w:spacing w:val="-1"/>
          </w:rPr>
          <w:footnoteReference w:id="13"/>
        </w:r>
      </w:ins>
      <w:del w:id="527" w:author="David Quin" w:date="2018-12-04T18:36:00Z">
        <w:r w:rsidRPr="00B80A37" w:rsidDel="00F64693">
          <w:rPr>
            <w:spacing w:val="-1"/>
            <w:vertAlign w:val="superscript"/>
          </w:rPr>
          <w:delText>13</w:delText>
        </w:r>
      </w:del>
      <w:r w:rsidRPr="00B80A37">
        <w:rPr>
          <w:spacing w:val="-1"/>
        </w:rPr>
        <w:t xml:space="preserve"> To eliminate the potential influence of outliers, we exclude </w:t>
      </w:r>
      <w:del w:id="528" w:author="David Quin" w:date="2018-12-04T18:37:00Z">
        <w:r w:rsidRPr="00B80A37" w:rsidDel="00D0268B">
          <w:rPr>
            <w:spacing w:val="-1"/>
          </w:rPr>
          <w:delText xml:space="preserve">5 </w:delText>
        </w:r>
      </w:del>
      <w:ins w:id="529" w:author="David Quin" w:date="2018-12-04T18:37:00Z">
        <w:r w:rsidR="00D0268B" w:rsidRPr="00B80A37">
          <w:rPr>
            <w:spacing w:val="-1"/>
          </w:rPr>
          <w:t xml:space="preserve">5% </w:t>
        </w:r>
      </w:ins>
      <w:del w:id="530" w:author="David Quin" w:date="2018-12-04T18:37:00Z">
        <w:r w:rsidRPr="00B80A37" w:rsidDel="00D0268B">
          <w:rPr>
            <w:spacing w:val="-1"/>
          </w:rPr>
          <w:delText xml:space="preserve">percent </w:delText>
        </w:r>
      </w:del>
      <w:r w:rsidRPr="00B80A37">
        <w:rPr>
          <w:spacing w:val="-1"/>
        </w:rPr>
        <w:t xml:space="preserve">of </w:t>
      </w:r>
      <w:r w:rsidRPr="00B80A37">
        <w:rPr>
          <w:spacing w:val="-3"/>
        </w:rPr>
        <w:t xml:space="preserve">the upper and lower tails of the distribution in the regression variables. These cut-offs are </w:t>
      </w:r>
      <w:r w:rsidRPr="00B80A37">
        <w:rPr>
          <w:spacing w:val="-1"/>
        </w:rPr>
        <w:t xml:space="preserve">aimed at eliminating reporting or coding errors. We estimate Equation (6) for each year </w:t>
      </w:r>
      <w:r w:rsidRPr="00B80A37">
        <w:rPr>
          <w:spacing w:val="1"/>
        </w:rPr>
        <w:t xml:space="preserve">over the period 1974-2013, for each of the transportation </w:t>
      </w:r>
      <w:del w:id="531" w:author="David Quin" w:date="2018-12-04T18:37:00Z">
        <w:r w:rsidRPr="00B80A37" w:rsidDel="00AC5C69">
          <w:rPr>
            <w:spacing w:val="1"/>
          </w:rPr>
          <w:delText xml:space="preserve">mode </w:delText>
        </w:r>
      </w:del>
      <w:ins w:id="532" w:author="David Quin" w:date="2018-12-04T18:37:00Z">
        <w:r w:rsidR="00AC5C69" w:rsidRPr="00B80A37">
          <w:rPr>
            <w:spacing w:val="1"/>
          </w:rPr>
          <w:t xml:space="preserve">modes </w:t>
        </w:r>
      </w:ins>
      <w:r w:rsidRPr="00B80A37">
        <w:rPr>
          <w:spacing w:val="1"/>
        </w:rPr>
        <w:t xml:space="preserve">reported (air or vessel), </w:t>
      </w:r>
      <w:r w:rsidRPr="00B80A37">
        <w:rPr>
          <w:spacing w:val="-1"/>
        </w:rPr>
        <w:t xml:space="preserve">on a sectoral-origin country basis (i, </w:t>
      </w:r>
      <w:r w:rsidRPr="00B80A37">
        <w:rPr>
          <w:i/>
          <w:spacing w:val="-1"/>
        </w:rPr>
        <w:t xml:space="preserve">s). </w:t>
      </w:r>
      <w:r w:rsidRPr="00B80A37">
        <w:rPr>
          <w:spacing w:val="-1"/>
        </w:rPr>
        <w:t xml:space="preserve">Depending on the year considered, this leaves us </w:t>
      </w:r>
      <w:r w:rsidRPr="00B80A37">
        <w:t>with around 800 fixed effects to estimate by transport mode at the 3-digit level.</w:t>
      </w:r>
    </w:p>
    <w:p w14:paraId="559F5C23" w14:textId="5FCC598B" w:rsidR="003A20D6" w:rsidRPr="00B80A37" w:rsidRDefault="002B38CB">
      <w:pPr>
        <w:spacing w:before="108" w:line="316" w:lineRule="exact"/>
        <w:ind w:right="72" w:firstLine="360"/>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As mentioned in the Introduction, one contribution of the paper is to provide a careful </w:t>
      </w:r>
      <w:r w:rsidRPr="00B80A37">
        <w:rPr>
          <w:rFonts w:ascii="Times New Roman" w:hAnsi="Times New Roman"/>
          <w:color w:val="000000"/>
          <w:w w:val="115"/>
          <w:sz w:val="21"/>
        </w:rPr>
        <w:t xml:space="preserve">estimation of international transport costs, </w:t>
      </w:r>
      <w:del w:id="533" w:author="David Quin" w:date="2018-12-04T18:38:00Z">
        <w:r w:rsidRPr="00B80A37" w:rsidDel="00AC5C69">
          <w:rPr>
            <w:rFonts w:ascii="Times New Roman" w:hAnsi="Times New Roman"/>
            <w:color w:val="000000"/>
            <w:w w:val="115"/>
            <w:sz w:val="21"/>
          </w:rPr>
          <w:delText xml:space="preserve">that </w:delText>
        </w:r>
      </w:del>
      <w:ins w:id="534" w:author="David Quin" w:date="2018-12-04T18:38:00Z">
        <w:r w:rsidR="00AC5C69" w:rsidRPr="00B80A37">
          <w:rPr>
            <w:rFonts w:ascii="Times New Roman" w:hAnsi="Times New Roman"/>
            <w:color w:val="000000"/>
            <w:w w:val="115"/>
            <w:sz w:val="21"/>
          </w:rPr>
          <w:t xml:space="preserve">which </w:t>
        </w:r>
      </w:ins>
      <w:r w:rsidRPr="00B80A37">
        <w:rPr>
          <w:rFonts w:ascii="Times New Roman" w:hAnsi="Times New Roman"/>
          <w:color w:val="000000"/>
          <w:w w:val="115"/>
          <w:sz w:val="21"/>
        </w:rPr>
        <w:t xml:space="preserve">decomposes into both an additive and an </w:t>
      </w:r>
      <w:r w:rsidRPr="00B80A37">
        <w:rPr>
          <w:rFonts w:ascii="Times New Roman" w:hAnsi="Times New Roman"/>
          <w:color w:val="000000"/>
          <w:spacing w:val="2"/>
          <w:w w:val="115"/>
          <w:sz w:val="21"/>
        </w:rPr>
        <w:t xml:space="preserve">ad-valorem component. In this respect, our paper relates to the recent literature about </w:t>
      </w:r>
      <w:r w:rsidRPr="00B80A37">
        <w:rPr>
          <w:rFonts w:ascii="Times New Roman" w:hAnsi="Times New Roman"/>
          <w:color w:val="000000"/>
          <w:spacing w:val="1"/>
          <w:w w:val="115"/>
          <w:sz w:val="21"/>
        </w:rPr>
        <w:t xml:space="preserve">the importance of additive costs in accounting for international trade costs (Irarrazabal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2015, among others). We contribute to this issue by adopting the following strategy. </w:t>
      </w:r>
      <w:r w:rsidRPr="00B80A37">
        <w:rPr>
          <w:rFonts w:ascii="Times New Roman" w:hAnsi="Times New Roman"/>
          <w:color w:val="000000"/>
          <w:w w:val="115"/>
          <w:sz w:val="21"/>
        </w:rPr>
        <w:t xml:space="preserve">For each year and transport mode, we estimate two models. In Model (a), additive costs </w:t>
      </w:r>
      <w:r w:rsidRPr="00B80A37">
        <w:rPr>
          <w:rFonts w:ascii="Times New Roman" w:hAnsi="Times New Roman"/>
          <w:color w:val="000000"/>
          <w:spacing w:val="-1"/>
          <w:w w:val="115"/>
          <w:sz w:val="21"/>
        </w:rPr>
        <w:t xml:space="preserve">are excluded, transport costs being modeled as iceberg costs only (Equation (7)). In this </w:t>
      </w:r>
      <w:r w:rsidRPr="00B80A37">
        <w:rPr>
          <w:rFonts w:ascii="Times New Roman" w:hAnsi="Times New Roman"/>
          <w:color w:val="000000"/>
          <w:spacing w:val="-2"/>
          <w:w w:val="115"/>
          <w:sz w:val="21"/>
        </w:rPr>
        <w:t>case, the estimated equation simplifies as:</w:t>
      </w:r>
    </w:p>
    <w:p w14:paraId="5D9E82FB" w14:textId="77777777" w:rsidR="003A20D6" w:rsidRPr="00B80A37" w:rsidRDefault="002B38CB">
      <w:pPr>
        <w:framePr w:dropCap="drop" w:lines="1" w:hSpace="83" w:wrap="auto" w:vAnchor="text" w:hAnchor="text"/>
        <w:tabs>
          <w:tab w:val="left" w:pos="4289"/>
          <w:tab w:val="right" w:pos="8552"/>
        </w:tabs>
        <w:spacing w:before="180" w:line="328" w:lineRule="exact"/>
      </w:pPr>
      <w:r w:rsidRPr="00B80A37">
        <w:rPr>
          <w:rFonts w:ascii="Times New Roman" w:hAnsi="Times New Roman"/>
          <w:color w:val="000000"/>
          <w:spacing w:val="27"/>
          <w:position w:val="-24"/>
          <w:sz w:val="6"/>
        </w:rPr>
        <w:t>In</w:t>
      </w:r>
    </w:p>
    <w:p w14:paraId="2513AFFA" w14:textId="77777777" w:rsidR="003A20D6" w:rsidRPr="00B80A37" w:rsidRDefault="002B38CB">
      <w:pPr>
        <w:tabs>
          <w:tab w:val="left" w:pos="4289"/>
          <w:tab w:val="right" w:pos="8552"/>
        </w:tabs>
        <w:spacing w:before="180" w:line="491" w:lineRule="exact"/>
        <w:ind w:left="2448"/>
      </w:pPr>
      <w:r w:rsidRPr="00B80A37">
        <w:rPr>
          <w:rFonts w:ascii="Times New Roman" w:hAnsi="Times New Roman"/>
          <w:color w:val="000000"/>
          <w:spacing w:val="27"/>
          <w:sz w:val="6"/>
          <w:u w:val="single"/>
        </w:rPr>
        <w:t xml:space="preserve"> (</w:t>
      </w:r>
      <w:r w:rsidRPr="00B80A37">
        <w:rPr>
          <w:rFonts w:ascii="Times New Roman" w:hAnsi="Times New Roman"/>
          <w:color w:val="000000"/>
          <w:spacing w:val="27"/>
          <w:sz w:val="18"/>
          <w:u w:val="single"/>
        </w:rPr>
        <w:t>Pik</w:t>
      </w:r>
      <w:r w:rsidRPr="00B80A37">
        <w:rPr>
          <w:rFonts w:ascii="Times New Roman" w:hAnsi="Times New Roman"/>
          <w:color w:val="000000"/>
          <w:spacing w:val="27"/>
          <w:w w:val="115"/>
          <w:sz w:val="21"/>
        </w:rPr>
        <w:t xml:space="preserve"> 1 = </w:t>
      </w:r>
      <w:r w:rsidRPr="00B80A37">
        <w:rPr>
          <w:rFonts w:ascii="Times New Roman" w:hAnsi="Times New Roman"/>
          <w:color w:val="000000"/>
          <w:spacing w:val="27"/>
          <w:sz w:val="19"/>
        </w:rPr>
        <w:t>In</w:t>
      </w:r>
      <w:r w:rsidRPr="00B80A37">
        <w:rPr>
          <w:rFonts w:ascii="Times New Roman" w:hAnsi="Times New Roman"/>
          <w:color w:val="000000"/>
          <w:spacing w:val="27"/>
          <w:sz w:val="19"/>
        </w:rPr>
        <w:tab/>
      </w:r>
      <w:r w:rsidRPr="00B80A37">
        <w:rPr>
          <w:rFonts w:ascii="Times New Roman" w:hAnsi="Times New Roman"/>
          <w:color w:val="000000"/>
          <w:sz w:val="19"/>
        </w:rPr>
        <w:t>X T</w:t>
      </w:r>
      <w:r w:rsidRPr="00B80A37">
        <w:rPr>
          <w:rFonts w:ascii="Times New Roman" w:hAnsi="Times New Roman"/>
          <w:color w:val="000000"/>
          <w:sz w:val="19"/>
          <w:vertAlign w:val="subscript"/>
        </w:rPr>
        <w:t>s</w:t>
      </w:r>
      <w:r w:rsidRPr="00B80A37">
        <w:rPr>
          <w:rFonts w:ascii="Times New Roman" w:hAnsi="Times New Roman"/>
          <w:color w:val="000000"/>
          <w:sz w:val="19"/>
        </w:rPr>
        <w:t>(</w:t>
      </w:r>
      <w:r w:rsidRPr="00B80A37">
        <w:rPr>
          <w:rFonts w:ascii="Times New Roman" w:hAnsi="Times New Roman"/>
          <w:color w:val="000000"/>
          <w:sz w:val="19"/>
          <w:vertAlign w:val="subscript"/>
        </w:rPr>
        <w:t>k</w:t>
      </w:r>
      <w:r w:rsidRPr="00B80A37">
        <w:rPr>
          <w:rFonts w:ascii="Times New Roman" w:hAnsi="Times New Roman"/>
          <w:color w:val="000000"/>
          <w:sz w:val="19"/>
        </w:rPr>
        <w:t xml:space="preserve">) — </w:t>
      </w:r>
      <w:r w:rsidRPr="00B80A37">
        <w:rPr>
          <w:rFonts w:ascii="Times New Roman" w:hAnsi="Times New Roman"/>
          <w:color w:val="000000"/>
          <w:sz w:val="19"/>
          <w:vertAlign w:val="superscript"/>
        </w:rPr>
        <w:t>1</w:t>
      </w:r>
      <w:r w:rsidRPr="00B80A37">
        <w:rPr>
          <w:rFonts w:ascii="Times New Roman" w:hAnsi="Times New Roman"/>
          <w:color w:val="000000"/>
          <w:sz w:val="19"/>
        </w:rPr>
        <w:t>) + €!</w:t>
      </w:r>
      <w:r w:rsidRPr="00B80A37">
        <w:rPr>
          <w:rFonts w:ascii="Arial" w:hAnsi="Arial"/>
          <w:color w:val="000000"/>
          <w:w w:val="75"/>
          <w:sz w:val="31"/>
        </w:rPr>
        <w:t>V</w:t>
      </w:r>
      <w:r w:rsidRPr="00B80A37">
        <w:rPr>
          <w:rFonts w:ascii="Arial" w:hAnsi="Arial"/>
          <w:color w:val="000000"/>
          <w:w w:val="75"/>
          <w:sz w:val="31"/>
        </w:rPr>
        <w:tab/>
        <w:t>(</w:t>
      </w:r>
      <w:r w:rsidRPr="00B80A37">
        <w:rPr>
          <w:rFonts w:ascii="Times New Roman" w:hAnsi="Times New Roman"/>
          <w:color w:val="000000"/>
          <w:sz w:val="31"/>
          <w:vertAlign w:val="superscript"/>
        </w:rPr>
        <w:t>7</w:t>
      </w:r>
      <w:r w:rsidRPr="00B80A37">
        <w:rPr>
          <w:rFonts w:ascii="Times New Roman" w:hAnsi="Times New Roman"/>
          <w:color w:val="000000"/>
          <w:sz w:val="19"/>
        </w:rPr>
        <w:t>)</w:t>
      </w:r>
    </w:p>
    <w:p w14:paraId="7F52C6A9" w14:textId="77777777" w:rsidR="003A20D6" w:rsidRPr="00B80A37" w:rsidRDefault="002B38CB">
      <w:pPr>
        <w:spacing w:line="74" w:lineRule="exact"/>
        <w:ind w:left="2808"/>
        <w:rPr>
          <w:rFonts w:ascii="Times New Roman" w:hAnsi="Times New Roman"/>
          <w:i/>
          <w:color w:val="000000"/>
          <w:sz w:val="19"/>
        </w:rPr>
      </w:pPr>
      <w:r w:rsidRPr="00B80A37">
        <w:rPr>
          <w:rFonts w:ascii="Times New Roman" w:hAnsi="Times New Roman"/>
          <w:i/>
          <w:color w:val="000000"/>
          <w:sz w:val="19"/>
        </w:rPr>
        <w:t>Pik</w:t>
      </w:r>
    </w:p>
    <w:p w14:paraId="259C2E1E" w14:textId="098E5930" w:rsidR="003A20D6" w:rsidRPr="00B80A37" w:rsidRDefault="002B38CB">
      <w:pPr>
        <w:spacing w:before="108" w:line="299" w:lineRule="exact"/>
        <w:ind w:right="72" w:firstLine="360"/>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Under Model (b), transport costs are decomposed in the two additive and ad-valorem </w:t>
      </w:r>
      <w:r w:rsidRPr="00B80A37">
        <w:rPr>
          <w:rFonts w:ascii="Times New Roman" w:hAnsi="Times New Roman"/>
          <w:color w:val="000000"/>
          <w:spacing w:val="1"/>
          <w:w w:val="115"/>
          <w:sz w:val="21"/>
        </w:rPr>
        <w:t>dimensions (Equation (6)). From this, we compare the fitting properties and the ex</w:t>
      </w:r>
      <w:del w:id="535" w:author="David Quin" w:date="2018-12-04T18:39:00Z">
        <w:r w:rsidRPr="00B80A37" w:rsidDel="00AC5C69">
          <w:rPr>
            <w:rFonts w:ascii="Times New Roman" w:hAnsi="Times New Roman"/>
            <w:color w:val="000000"/>
            <w:spacing w:val="1"/>
            <w:w w:val="115"/>
            <w:sz w:val="21"/>
          </w:rPr>
          <w:softHyphen/>
        </w:r>
      </w:del>
      <w:r w:rsidRPr="00B80A37">
        <w:rPr>
          <w:rFonts w:ascii="Times New Roman" w:hAnsi="Times New Roman"/>
          <w:color w:val="000000"/>
          <w:spacing w:val="-1"/>
          <w:w w:val="115"/>
          <w:sz w:val="21"/>
        </w:rPr>
        <w:t xml:space="preserve">planatory power of both models to evaluate the importance of </w:t>
      </w:r>
      <w:ins w:id="536" w:author="David Quin" w:date="2018-12-04T18:39:00Z">
        <w:r w:rsidR="00AC5C69" w:rsidRPr="00B80A37">
          <w:rPr>
            <w:rFonts w:ascii="Times New Roman" w:hAnsi="Times New Roman"/>
            <w:color w:val="000000"/>
            <w:spacing w:val="-1"/>
            <w:w w:val="115"/>
            <w:sz w:val="21"/>
          </w:rPr>
          <w:t xml:space="preserve">modeling </w:t>
        </w:r>
      </w:ins>
      <w:del w:id="537" w:author="David Quin" w:date="2018-12-04T18:39:00Z">
        <w:r w:rsidRPr="00B80A37" w:rsidDel="00AC5C69">
          <w:rPr>
            <w:rFonts w:ascii="Times New Roman" w:hAnsi="Times New Roman"/>
            <w:color w:val="000000"/>
            <w:spacing w:val="-1"/>
            <w:w w:val="115"/>
            <w:sz w:val="21"/>
          </w:rPr>
          <w:delText xml:space="preserve">modelling </w:delText>
        </w:r>
      </w:del>
      <w:r w:rsidRPr="00B80A37">
        <w:rPr>
          <w:rFonts w:ascii="Times New Roman" w:hAnsi="Times New Roman"/>
          <w:color w:val="000000"/>
          <w:spacing w:val="-1"/>
          <w:w w:val="115"/>
          <w:sz w:val="21"/>
        </w:rPr>
        <w:t xml:space="preserve">the additive </w:t>
      </w:r>
      <w:r w:rsidRPr="00B80A37">
        <w:rPr>
          <w:rFonts w:ascii="Times New Roman" w:hAnsi="Times New Roman"/>
          <w:color w:val="000000"/>
          <w:w w:val="115"/>
          <w:sz w:val="21"/>
        </w:rPr>
        <w:t>component.</w:t>
      </w:r>
      <w:ins w:id="538" w:author="David Quin" w:date="2018-12-04T18:40:00Z">
        <w:r w:rsidR="00AC5C69" w:rsidRPr="00B80A37">
          <w:rPr>
            <w:rStyle w:val="FootnoteReference"/>
            <w:rFonts w:ascii="Times New Roman" w:hAnsi="Times New Roman"/>
            <w:color w:val="000000"/>
            <w:w w:val="115"/>
            <w:sz w:val="21"/>
          </w:rPr>
          <w:footnoteReference w:id="14"/>
        </w:r>
      </w:ins>
      <w:del w:id="548" w:author="David Quin" w:date="2018-12-04T18:40:00Z">
        <w:r w:rsidRPr="00B80A37" w:rsidDel="00AC5C69">
          <w:rPr>
            <w:rFonts w:ascii="Times New Roman" w:hAnsi="Times New Roman"/>
            <w:color w:val="000000"/>
            <w:w w:val="115"/>
            <w:sz w:val="21"/>
          </w:rPr>
          <w:delText>"</w:delText>
        </w:r>
      </w:del>
    </w:p>
    <w:p w14:paraId="73A1FDF3" w14:textId="44F2740D" w:rsidR="003A20D6" w:rsidRPr="00B80A37" w:rsidDel="00AC5C69" w:rsidRDefault="002B38CB">
      <w:pPr>
        <w:pStyle w:val="Norm"/>
        <w:rPr>
          <w:del w:id="549" w:author="David Quin" w:date="2018-12-04T18:39:00Z"/>
          <w:spacing w:val="-3"/>
        </w:rPr>
        <w:pPrChange w:id="550" w:author="David Quin" w:date="2018-12-04T18:40:00Z">
          <w:pPr>
            <w:spacing w:before="72" w:after="252" w:line="304" w:lineRule="exact"/>
            <w:ind w:right="72" w:firstLine="360"/>
            <w:jc w:val="both"/>
          </w:pPr>
        </w:pPrChange>
      </w:pPr>
      <w:r w:rsidRPr="00B80A37">
        <w:rPr>
          <w:spacing w:val="-3"/>
        </w:rPr>
        <w:t xml:space="preserve">One may be concerned that the specification of Equations (6) or (7) might be subject to </w:t>
      </w:r>
      <w:r w:rsidRPr="00B80A37">
        <w:t xml:space="preserve">an endogeneity bias, as the price set </w:t>
      </w:r>
      <w:del w:id="551" w:author="David Quin" w:date="2018-12-04T18:42:00Z">
        <w:r w:rsidRPr="00B80A37" w:rsidDel="00AC5C69">
          <w:delText xml:space="preserve">be </w:delText>
        </w:r>
      </w:del>
      <w:ins w:id="552" w:author="David Quin" w:date="2018-12-04T18:42:00Z">
        <w:r w:rsidR="00AC5C69" w:rsidRPr="00B80A37">
          <w:t xml:space="preserve">by </w:t>
        </w:r>
      </w:ins>
      <w:r w:rsidRPr="00B80A37">
        <w:t xml:space="preserve">the exporter may vary depending on the transport </w:t>
      </w:r>
      <w:r w:rsidRPr="00B80A37">
        <w:rPr>
          <w:spacing w:val="-4"/>
        </w:rPr>
        <w:t xml:space="preserve">cost burden. Studies on the pricing-to-market behavior of firms (see Krugman, 1987) show </w:t>
      </w:r>
      <w:r w:rsidRPr="00B80A37">
        <w:rPr>
          <w:spacing w:val="1"/>
        </w:rPr>
        <w:t xml:space="preserve">that we cannot exclude that the export price set by the firm </w:t>
      </w:r>
      <w:r w:rsidRPr="00B80A37">
        <w:rPr>
          <w:i/>
          <w:spacing w:val="1"/>
        </w:rPr>
        <w:t>(</w:t>
      </w:r>
      <w:r w:rsidRPr="00B80A37">
        <w:rPr>
          <w:i/>
          <w:spacing w:val="1"/>
          <w:vertAlign w:val="superscript"/>
        </w:rPr>
        <w:t>-</w:t>
      </w:r>
      <w:r w:rsidRPr="00B80A37">
        <w:rPr>
          <w:i/>
          <w:spacing w:val="1"/>
        </w:rPr>
        <w:t>5</w:t>
      </w:r>
      <w:r w:rsidRPr="00B80A37">
        <w:rPr>
          <w:i/>
          <w:spacing w:val="1"/>
          <w:vertAlign w:val="subscript"/>
        </w:rPr>
        <w:t>i</w:t>
      </w:r>
      <w:r w:rsidRPr="00B80A37">
        <w:rPr>
          <w:i/>
          <w:spacing w:val="1"/>
        </w:rPr>
        <w:t xml:space="preserve">k) </w:t>
      </w:r>
      <w:r w:rsidRPr="00B80A37">
        <w:rPr>
          <w:spacing w:val="1"/>
        </w:rPr>
        <w:t>is partly endogenous</w:t>
      </w:r>
      <w:ins w:id="553" w:author="David Quin" w:date="2018-12-04T18:39:00Z">
        <w:r w:rsidR="00AC5C69" w:rsidRPr="00B80A37">
          <w:rPr>
            <w:spacing w:val="1"/>
          </w:rPr>
          <w:t xml:space="preserve"> </w:t>
        </w:r>
      </w:ins>
    </w:p>
    <w:p w14:paraId="2898574E" w14:textId="763BFEF7" w:rsidR="003A20D6" w:rsidRPr="00B80A37" w:rsidDel="00F64693" w:rsidRDefault="005E1B5A">
      <w:pPr>
        <w:pStyle w:val="Norm"/>
        <w:rPr>
          <w:del w:id="554" w:author="David Quin" w:date="2018-12-04T18:36:00Z"/>
          <w:spacing w:val="13"/>
          <w:sz w:val="12"/>
          <w:vertAlign w:val="superscript"/>
        </w:rPr>
        <w:pPrChange w:id="555" w:author="David Quin" w:date="2018-12-04T18:40:00Z">
          <w:pPr>
            <w:spacing w:before="36" w:line="300" w:lineRule="auto"/>
            <w:ind w:left="216"/>
          </w:pPr>
        </w:pPrChange>
      </w:pPr>
      <w:del w:id="556" w:author="David Quin" w:date="2018-12-04T18:36:00Z">
        <w:r w:rsidRPr="00B80A37">
          <w:rPr>
            <w:noProof/>
          </w:rPr>
          <mc:AlternateContent>
            <mc:Choice Requires="wps">
              <w:drawing>
                <wp:anchor distT="0" distB="0" distL="114300" distR="114300" simplePos="0" relativeHeight="251365888" behindDoc="0" locked="0" layoutInCell="1" allowOverlap="1" wp14:anchorId="0B3D82FB" wp14:editId="5A42DD56">
                  <wp:simplePos x="0" y="0"/>
                  <wp:positionH relativeFrom="column">
                    <wp:posOffset>0</wp:posOffset>
                  </wp:positionH>
                  <wp:positionV relativeFrom="paragraph">
                    <wp:posOffset>3175</wp:posOffset>
                  </wp:positionV>
                  <wp:extent cx="2198370" cy="0"/>
                  <wp:effectExtent l="0" t="0" r="0" b="0"/>
                  <wp:wrapNone/>
                  <wp:docPr id="756"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BB205" id="Line 738"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1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eR0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WSKkSIt&#13;&#10;NGknFEez8TxUpzOugKS12tugj17Uq9lp+tVBLHkKhoUzgHboPmgGMOTkdSzKpbZtOAxy0SXW/vqo&#13;&#10;Pb94RGFzlC3m4xm0iN5jCSnuB411/j3XLQqTEkvgF4HJeed8IEKKe0q4R+mtkDK2VirUlTjP80k8&#13;&#10;4LQULARDmrPHw1padCbBHPELigHsKS0gV8Q1fV4M9bax+qRYvKXhhG1uc0+E7OcAJFW4CDQCz9us&#13;&#10;t8W3RbrYzDfzfJCPpptBnlbV4N12nQ+m22w2qcbVel1l3wPnLC8awRhXgfbdoln+dxa4PZbeXA+T&#13;&#10;PuqTPKNH7UD2/o+kY5NDX3svHDS77m0oU+g3uDIm315QsP2v65j1852vfgAAAP//AwBQSwMEFAAG&#13;&#10;AAgAAAAhAIin05XeAAAABwEAAA8AAABkcnMvZG93bnJldi54bWxMj09Lw0AQxe+C32EZwZvdWGss&#13;&#10;aTal+O8iWKxir9PsNAlmZ0N226Tf3ulJLwOPx3vze/lydK06Uh8azwZuJwko4tLbhisDX58vN3NQ&#13;&#10;ISJbbD2TgRMFWBaXFzlm1g/8QcdNrJSUcMjQQB1jl2kdypochonviMXb+95hFNlX2vY4SLlr9TRJ&#13;&#10;Uu2wYflQY0ePNZU/m4MzMN/isH5uVumsrLbp/v308Pq9fjPm+mp8WshZLUBFGuNfAs4bhB8KAdv5&#13;&#10;A9ugWgOyJhq4ByXe3SydgtqdpS5y/Z+/+AUAAP//AwBQSwECLQAUAAYACAAAACEAtoM4kv4AAADh&#13;&#10;AQAAEwAAAAAAAAAAAAAAAAAAAAAAW0NvbnRlbnRfVHlwZXNdLnhtbFBLAQItABQABgAIAAAAIQA4&#13;&#10;/SH/1gAAAJQBAAALAAAAAAAAAAAAAAAAAC8BAABfcmVscy8ucmVsc1BLAQItABQABgAIAAAAIQBn&#13;&#10;weR0EwIAAC8EAAAOAAAAAAAAAAAAAAAAAC4CAABkcnMvZTJvRG9jLnhtbFBLAQItABQABgAIAAAA&#13;&#10;IQCIp9OV3gAAAAcBAAAPAAAAAAAAAAAAAAAAAG0EAABkcnMvZG93bnJldi54bWxQSwUGAAAAAAQA&#13;&#10;BADzAAAAeAUAAAAA&#13;&#10;" strokeweight=".35pt">
                  <o:lock v:ext="edit" shapetype="f"/>
                </v:line>
              </w:pict>
            </mc:Fallback>
          </mc:AlternateContent>
        </w:r>
        <w:r w:rsidR="002B38CB" w:rsidRPr="00B80A37" w:rsidDel="00F64693">
          <w:rPr>
            <w:spacing w:val="13"/>
            <w:sz w:val="12"/>
            <w:vertAlign w:val="superscript"/>
          </w:rPr>
          <w:delText>13</w:delText>
        </w:r>
        <w:r w:rsidR="002B38CB" w:rsidRPr="00B80A37" w:rsidDel="00F64693">
          <w:rPr>
            <w:spacing w:val="13"/>
            <w:sz w:val="17"/>
          </w:rPr>
          <w:delText>Note that, strictly speaking, the exact equation that we estimate is the following:</w:delText>
        </w:r>
      </w:del>
    </w:p>
    <w:p w14:paraId="775A00E8" w14:textId="565B2F9A" w:rsidR="003A20D6" w:rsidRPr="00B80A37" w:rsidDel="00F64693" w:rsidRDefault="002B38CB">
      <w:pPr>
        <w:pStyle w:val="Norm"/>
        <w:rPr>
          <w:del w:id="557" w:author="David Quin" w:date="2018-12-04T18:36:00Z"/>
          <w:sz w:val="25"/>
          <w:u w:val="single"/>
        </w:rPr>
        <w:pPrChange w:id="558" w:author="David Quin" w:date="2018-12-04T18:40:00Z">
          <w:pPr>
            <w:tabs>
              <w:tab w:val="left" w:pos="5398"/>
              <w:tab w:val="left" w:pos="6086"/>
              <w:tab w:val="right" w:pos="7785"/>
            </w:tabs>
            <w:spacing w:before="144" w:line="206" w:lineRule="auto"/>
            <w:ind w:left="4680"/>
          </w:pPr>
        </w:pPrChange>
      </w:pPr>
      <w:del w:id="559" w:author="David Quin" w:date="2018-12-04T18:36:00Z">
        <w:r w:rsidRPr="00B80A37" w:rsidDel="00F64693">
          <w:rPr>
            <w:sz w:val="25"/>
            <w:u w:val="single"/>
          </w:rPr>
          <w:delText>E</w:delText>
        </w:r>
        <w:r w:rsidRPr="00B80A37" w:rsidDel="00F64693">
          <w:rPr>
            <w:w w:val="165"/>
            <w:sz w:val="25"/>
            <w:u w:val="single"/>
            <w:vertAlign w:val="subscript"/>
          </w:rPr>
          <w:delText>i</w:delText>
        </w:r>
        <w:r w:rsidRPr="00B80A37" w:rsidDel="00F64693">
          <w:rPr>
            <w:sz w:val="25"/>
            <w:u w:val="single"/>
          </w:rPr>
          <w:tab/>
          <w:delText>+</w:delText>
        </w:r>
        <w:r w:rsidRPr="00B80A37" w:rsidDel="00F64693">
          <w:rPr>
            <w:sz w:val="14"/>
            <w:u w:val="single"/>
          </w:rPr>
          <w:tab/>
        </w:r>
        <w:r w:rsidRPr="00B80A37" w:rsidDel="00F64693">
          <w:rPr>
            <w:spacing w:val="-4"/>
            <w:sz w:val="14"/>
            <w:u w:val="single"/>
          </w:rPr>
          <w:delText>as(k)</w:delText>
        </w:r>
        <w:r w:rsidRPr="00B80A37" w:rsidDel="00F64693">
          <w:rPr>
            <w:spacing w:val="-4"/>
            <w:sz w:val="17"/>
          </w:rPr>
          <w:delText xml:space="preserve"> 11.(k)</w:delText>
        </w:r>
        <w:r w:rsidRPr="00B80A37" w:rsidDel="00F64693">
          <w:rPr>
            <w:spacing w:val="-4"/>
            <w:sz w:val="17"/>
          </w:rPr>
          <w:tab/>
        </w:r>
        <w:r w:rsidRPr="00B80A37" w:rsidDel="00F64693">
          <w:rPr>
            <w:w w:val="105"/>
            <w:sz w:val="17"/>
            <w:vertAlign w:val="subscript"/>
          </w:rPr>
          <w:delText>cik</w:delText>
        </w:r>
      </w:del>
    </w:p>
    <w:p w14:paraId="52E1BF9D" w14:textId="70D9E6DC" w:rsidR="003A20D6" w:rsidRPr="00B80A37" w:rsidDel="00F64693" w:rsidRDefault="002B38CB">
      <w:pPr>
        <w:pStyle w:val="Norm"/>
        <w:rPr>
          <w:del w:id="560" w:author="David Quin" w:date="2018-12-04T18:36:00Z"/>
          <w:spacing w:val="22"/>
          <w:sz w:val="17"/>
        </w:rPr>
        <w:pPrChange w:id="561" w:author="David Quin" w:date="2018-12-04T18:40:00Z">
          <w:pPr>
            <w:tabs>
              <w:tab w:val="right" w:pos="4628"/>
            </w:tabs>
            <w:spacing w:line="271" w:lineRule="auto"/>
            <w:ind w:left="792"/>
          </w:pPr>
        </w:pPrChange>
      </w:pPr>
      <w:del w:id="562" w:author="David Quin" w:date="2018-12-04T18:36:00Z">
        <w:r w:rsidRPr="00B80A37" w:rsidDel="00F64693">
          <w:rPr>
            <w:spacing w:val="22"/>
            <w:sz w:val="17"/>
          </w:rPr>
          <w:delText>ln (</w:delText>
        </w:r>
        <w:r w:rsidRPr="00B80A37" w:rsidDel="00F64693">
          <w:rPr>
            <w:spacing w:val="22"/>
            <w:sz w:val="17"/>
            <w:vertAlign w:val="superscript"/>
          </w:rPr>
          <w:delText>Pik</w:delText>
        </w:r>
        <w:r w:rsidRPr="00B80A37" w:rsidDel="00F64693">
          <w:rPr>
            <w:spacing w:val="22"/>
            <w:sz w:val="17"/>
          </w:rPr>
          <w:delText xml:space="preserve"> 1) = ln</w:delText>
        </w:r>
        <w:r w:rsidRPr="00B80A37" w:rsidDel="00F64693">
          <w:rPr>
            <w:spacing w:val="22"/>
            <w:sz w:val="17"/>
          </w:rPr>
          <w:tab/>
        </w:r>
        <w:r w:rsidRPr="00B80A37" w:rsidDel="00F64693">
          <w:rPr>
            <w:spacing w:val="30"/>
            <w:sz w:val="17"/>
          </w:rPr>
          <w:delText xml:space="preserve">(IT x </w:delText>
        </w:r>
        <w:r w:rsidRPr="00B80A37" w:rsidDel="00F64693">
          <w:rPr>
            <w:rFonts w:ascii="Verdana" w:hAnsi="Verdana"/>
            <w:spacing w:val="30"/>
            <w:sz w:val="12"/>
          </w:rPr>
          <w:delText>Ect;</w:delText>
        </w:r>
        <w:r w:rsidRPr="00B80A37" w:rsidDel="00F64693">
          <w:rPr>
            <w:spacing w:val="30"/>
            <w:sz w:val="12"/>
            <w:vertAlign w:val="subscript"/>
          </w:rPr>
          <w:delText>(</w:delText>
        </w:r>
        <w:r w:rsidRPr="00B80A37" w:rsidDel="00F64693">
          <w:rPr>
            <w:spacing w:val="30"/>
            <w:sz w:val="15"/>
          </w:rPr>
          <w:delText>k</w:delText>
        </w:r>
        <w:r w:rsidRPr="00B80A37" w:rsidDel="00F64693">
          <w:rPr>
            <w:spacing w:val="30"/>
            <w:sz w:val="15"/>
            <w:vertAlign w:val="subscript"/>
          </w:rPr>
          <w:delText>)</w:delText>
        </w:r>
        <w:r w:rsidRPr="00B80A37" w:rsidDel="00F64693">
          <w:rPr>
            <w:spacing w:val="30"/>
            <w:sz w:val="15"/>
          </w:rPr>
          <w:delText>Es</w:delText>
        </w:r>
        <w:r w:rsidRPr="00B80A37" w:rsidDel="00F64693">
          <w:rPr>
            <w:spacing w:val="30"/>
            <w:sz w:val="15"/>
            <w:vertAlign w:val="subscript"/>
          </w:rPr>
          <w:delText>(</w:delText>
        </w:r>
        <w:r w:rsidRPr="00B80A37" w:rsidDel="00F64693">
          <w:rPr>
            <w:spacing w:val="30"/>
            <w:sz w:val="15"/>
          </w:rPr>
          <w:delText>k</w:delText>
        </w:r>
        <w:r w:rsidRPr="00B80A37" w:rsidDel="00F64693">
          <w:rPr>
            <w:spacing w:val="30"/>
            <w:sz w:val="15"/>
            <w:vertAlign w:val="subscript"/>
          </w:rPr>
          <w:delText>)</w:delText>
        </w:r>
        <w:r w:rsidRPr="00B80A37" w:rsidDel="00F64693">
          <w:rPr>
            <w:spacing w:val="30"/>
            <w:sz w:val="15"/>
          </w:rPr>
          <w:delText xml:space="preserve"> +</w:delText>
        </w:r>
      </w:del>
    </w:p>
    <w:p w14:paraId="3980C347" w14:textId="141ADC6C" w:rsidR="003A20D6" w:rsidRPr="00B80A37" w:rsidDel="00F64693" w:rsidRDefault="002B38CB">
      <w:pPr>
        <w:pStyle w:val="Norm"/>
        <w:rPr>
          <w:del w:id="563" w:author="David Quin" w:date="2018-12-04T18:36:00Z"/>
          <w:sz w:val="15"/>
        </w:rPr>
        <w:pPrChange w:id="564" w:author="David Quin" w:date="2018-12-04T18:40:00Z">
          <w:pPr>
            <w:tabs>
              <w:tab w:val="right" w:pos="5881"/>
            </w:tabs>
            <w:ind w:left="1152"/>
          </w:pPr>
        </w:pPrChange>
      </w:pPr>
      <w:del w:id="565" w:author="David Quin" w:date="2018-12-04T18:36:00Z">
        <w:r w:rsidRPr="00B80A37" w:rsidDel="00F64693">
          <w:rPr>
            <w:sz w:val="15"/>
          </w:rPr>
          <w:delText>Pik</w:delText>
        </w:r>
        <w:r w:rsidRPr="00B80A37" w:rsidDel="00F64693">
          <w:rPr>
            <w:sz w:val="15"/>
          </w:rPr>
          <w:tab/>
        </w:r>
        <w:r w:rsidRPr="00B80A37" w:rsidDel="00F64693">
          <w:rPr>
            <w:i/>
            <w:spacing w:val="252"/>
            <w:sz w:val="12"/>
          </w:rPr>
          <w:delText>s(k)</w:delText>
        </w:r>
        <w:r w:rsidRPr="00B80A37" w:rsidDel="00F64693">
          <w:rPr>
            <w:i/>
            <w:spacing w:val="252"/>
            <w:sz w:val="14"/>
          </w:rPr>
          <w:delText>Pik</w:delText>
        </w:r>
      </w:del>
    </w:p>
    <w:p w14:paraId="1BD03B15" w14:textId="1AADE15E" w:rsidR="003A20D6" w:rsidRPr="00B80A37" w:rsidDel="00AC5C69" w:rsidRDefault="002B38CB">
      <w:pPr>
        <w:pStyle w:val="Norm"/>
        <w:rPr>
          <w:del w:id="566" w:author="David Quin" w:date="2018-12-04T18:39:00Z"/>
          <w:spacing w:val="11"/>
          <w:sz w:val="17"/>
        </w:rPr>
        <w:pPrChange w:id="567" w:author="David Quin" w:date="2018-12-04T18:40:00Z">
          <w:pPr>
            <w:spacing w:before="144"/>
            <w:ind w:right="72"/>
            <w:jc w:val="both"/>
          </w:pPr>
        </w:pPrChange>
      </w:pPr>
      <w:del w:id="568" w:author="David Quin" w:date="2018-12-04T18:36:00Z">
        <w:r w:rsidRPr="00B80A37" w:rsidDel="00F64693">
          <w:rPr>
            <w:spacing w:val="11"/>
            <w:sz w:val="17"/>
          </w:rPr>
          <w:delText xml:space="preserve">After proceeding to the estimation, we uncover the estimated values of the transport costs components Ti, </w:delText>
        </w:r>
        <w:r w:rsidRPr="00B80A37" w:rsidDel="00F64693">
          <w:rPr>
            <w:i/>
            <w:spacing w:val="14"/>
            <w:sz w:val="12"/>
          </w:rPr>
          <w:delText xml:space="preserve">Ts(k), </w:delText>
        </w:r>
        <w:r w:rsidRPr="00B80A37" w:rsidDel="00F64693">
          <w:rPr>
            <w:spacing w:val="14"/>
            <w:sz w:val="15"/>
          </w:rPr>
          <w:delText xml:space="preserve">ti, ts(k) </w:delText>
        </w:r>
        <w:r w:rsidRPr="00B80A37" w:rsidDel="00F64693">
          <w:rPr>
            <w:spacing w:val="14"/>
            <w:sz w:val="17"/>
          </w:rPr>
          <w:delText xml:space="preserve">from the obtained coefficients o for </w:delText>
        </w:r>
        <w:r w:rsidRPr="00B80A37" w:rsidDel="00F64693">
          <w:rPr>
            <w:i/>
            <w:spacing w:val="14"/>
            <w:sz w:val="20"/>
          </w:rPr>
          <w:delText xml:space="preserve">x </w:delText>
        </w:r>
        <w:r w:rsidRPr="00B80A37" w:rsidDel="00F64693">
          <w:rPr>
            <w:spacing w:val="14"/>
            <w:sz w:val="17"/>
          </w:rPr>
          <w:delText>= T</w:delText>
        </w:r>
        <w:r w:rsidRPr="00B80A37" w:rsidDel="00F64693">
          <w:rPr>
            <w:i/>
            <w:spacing w:val="14"/>
            <w:sz w:val="12"/>
          </w:rPr>
          <w:delText xml:space="preserve">, </w:delText>
        </w:r>
        <w:r w:rsidRPr="00B80A37" w:rsidDel="00F64693">
          <w:rPr>
            <w:spacing w:val="14"/>
            <w:sz w:val="17"/>
          </w:rPr>
          <w:delText>t and z = i</w:delText>
        </w:r>
        <w:r w:rsidRPr="00B80A37" w:rsidDel="00F64693">
          <w:rPr>
            <w:i/>
            <w:spacing w:val="14"/>
            <w:sz w:val="20"/>
          </w:rPr>
          <w:delText xml:space="preserve">, s(k) </w:delText>
        </w:r>
        <w:r w:rsidRPr="00B80A37" w:rsidDel="00F64693">
          <w:rPr>
            <w:spacing w:val="14"/>
            <w:sz w:val="19"/>
          </w:rPr>
          <w:delText xml:space="preserve">(by </w:delText>
        </w:r>
        <w:r w:rsidRPr="00B80A37" w:rsidDel="00F64693">
          <w:rPr>
            <w:spacing w:val="14"/>
            <w:sz w:val="17"/>
          </w:rPr>
          <w:delText xml:space="preserve">year and transport mode). </w:delText>
        </w:r>
        <w:r w:rsidRPr="00B80A37" w:rsidDel="00F64693">
          <w:rPr>
            <w:spacing w:val="15"/>
            <w:sz w:val="17"/>
          </w:rPr>
          <w:delText xml:space="preserve">For reading convenience, we adopt a lighter expression of this equation by resorting to the notations of </w:delText>
        </w:r>
        <w:r w:rsidRPr="00B80A37" w:rsidDel="00F64693">
          <w:rPr>
            <w:i/>
            <w:spacing w:val="12"/>
            <w:sz w:val="12"/>
          </w:rPr>
          <w:delText xml:space="preserve">Ti, </w:delText>
        </w:r>
        <w:r w:rsidRPr="00B80A37" w:rsidDel="00F64693">
          <w:rPr>
            <w:spacing w:val="12"/>
            <w:sz w:val="15"/>
          </w:rPr>
          <w:delText xml:space="preserve">Ts(k) </w:delText>
        </w:r>
        <w:r w:rsidRPr="00B80A37" w:rsidDel="00F64693">
          <w:rPr>
            <w:spacing w:val="12"/>
            <w:sz w:val="17"/>
          </w:rPr>
          <w:delText>and ti, t</w:delText>
        </w:r>
        <w:r w:rsidRPr="00B80A37" w:rsidDel="00F64693">
          <w:rPr>
            <w:spacing w:val="12"/>
            <w:sz w:val="17"/>
            <w:vertAlign w:val="subscript"/>
          </w:rPr>
          <w:delText>s</w:delText>
        </w:r>
        <w:r w:rsidRPr="00B80A37" w:rsidDel="00F64693">
          <w:rPr>
            <w:spacing w:val="12"/>
            <w:sz w:val="17"/>
          </w:rPr>
          <w:delText>(k) as a short-cut</w:delText>
        </w:r>
      </w:del>
      <w:del w:id="569" w:author="David Quin" w:date="2018-12-04T18:39:00Z">
        <w:r w:rsidRPr="00B80A37" w:rsidDel="00AC5C69">
          <w:rPr>
            <w:spacing w:val="12"/>
            <w:sz w:val="17"/>
          </w:rPr>
          <w:delText>.</w:delText>
        </w:r>
      </w:del>
    </w:p>
    <w:p w14:paraId="1E7768A0" w14:textId="196CDDF4" w:rsidR="003A20D6" w:rsidRPr="00B80A37" w:rsidDel="00AC5C69" w:rsidRDefault="002B38CB">
      <w:pPr>
        <w:pStyle w:val="Norm"/>
        <w:rPr>
          <w:del w:id="570" w:author="David Quin" w:date="2018-12-04T18:39:00Z"/>
          <w:spacing w:val="15"/>
          <w:sz w:val="12"/>
          <w:vertAlign w:val="superscript"/>
        </w:rPr>
        <w:pPrChange w:id="571" w:author="David Quin" w:date="2018-12-04T18:40:00Z">
          <w:pPr>
            <w:spacing w:before="72" w:line="278" w:lineRule="auto"/>
            <w:ind w:right="72" w:firstLine="216"/>
            <w:jc w:val="both"/>
          </w:pPr>
        </w:pPrChange>
      </w:pPr>
      <w:del w:id="572" w:author="David Quin" w:date="2018-12-04T18:39:00Z">
        <w:r w:rsidRPr="00B80A37" w:rsidDel="00AC5C69">
          <w:rPr>
            <w:spacing w:val="15"/>
            <w:sz w:val="12"/>
            <w:vertAlign w:val="superscript"/>
          </w:rPr>
          <w:delText>14</w:delText>
        </w:r>
        <w:r w:rsidRPr="00B80A37" w:rsidDel="00AC5C69">
          <w:rPr>
            <w:spacing w:val="15"/>
            <w:sz w:val="17"/>
          </w:rPr>
          <w:delText xml:space="preserve">0ne may object that a comprehensive study of the structure of transport costs should also include </w:delText>
        </w:r>
        <w:r w:rsidRPr="00B80A37" w:rsidDel="00AC5C69">
          <w:rPr>
            <w:spacing w:val="13"/>
            <w:sz w:val="17"/>
          </w:rPr>
          <w:delText xml:space="preserve">the third model with only additive costs. This has driven us to estimate this model as well, in which case </w:delText>
        </w:r>
        <w:r w:rsidRPr="00B80A37" w:rsidDel="00AC5C69">
          <w:rPr>
            <w:spacing w:val="15"/>
            <w:sz w:val="17"/>
          </w:rPr>
          <w:delText>the estimated equation is written according to: ln (:</w:delText>
        </w:r>
        <w:r w:rsidRPr="00B80A37" w:rsidDel="00AC5C69">
          <w:rPr>
            <w:spacing w:val="15"/>
            <w:sz w:val="17"/>
            <w:vertAlign w:val="superscript"/>
          </w:rPr>
          <w:delText>1</w:delText>
        </w:r>
        <w:r w:rsidRPr="00B80A37" w:rsidDel="00AC5C69">
          <w:rPr>
            <w:spacing w:val="15"/>
            <w:sz w:val="17"/>
          </w:rPr>
          <w:delText>1</w:delText>
        </w:r>
        <w:r w:rsidRPr="00B80A37" w:rsidDel="00AC5C69">
          <w:rPr>
            <w:spacing w:val="15"/>
            <w:sz w:val="17"/>
            <w:vertAlign w:val="subscript"/>
          </w:rPr>
          <w:delText>.</w:delText>
        </w:r>
        <w:r w:rsidRPr="00B80A37" w:rsidDel="00AC5C69">
          <w:rPr>
            <w:spacing w:val="15"/>
            <w:sz w:val="17"/>
          </w:rPr>
          <w:delText>k</w:delText>
        </w:r>
        <w:r w:rsidRPr="00B80A37" w:rsidDel="00AC5C69">
          <w:rPr>
            <w:spacing w:val="15"/>
            <w:sz w:val="17"/>
            <w:vertAlign w:val="subscript"/>
          </w:rPr>
          <w:delText>k</w:delText>
        </w:r>
        <w:r w:rsidRPr="00B80A37" w:rsidDel="00AC5C69">
          <w:rPr>
            <w:spacing w:val="15"/>
            <w:sz w:val="17"/>
          </w:rPr>
          <w:delText xml:space="preserve"> 1) = ln (</w:delText>
        </w:r>
        <w:r w:rsidRPr="00B80A37" w:rsidDel="00AC5C69">
          <w:rPr>
            <w:spacing w:val="15"/>
            <w:sz w:val="17"/>
            <w:vertAlign w:val="superscript"/>
          </w:rPr>
          <w:delText>ti±</w:delText>
        </w:r>
        <w:r w:rsidRPr="00B80A37" w:rsidDel="00AC5C69">
          <w:rPr>
            <w:spacing w:val="15"/>
            <w:sz w:val="17"/>
            <w:vertAlign w:val="subscript"/>
          </w:rPr>
          <w:delText>i5</w:delText>
        </w:r>
        <w:r w:rsidRPr="00B80A37" w:rsidDel="00AC5C69">
          <w:rPr>
            <w:spacing w:val="15"/>
            <w:sz w:val="17"/>
            <w:vertAlign w:val="superscript"/>
          </w:rPr>
          <w:delText>t</w:delText>
        </w:r>
        <w:r w:rsidRPr="00B80A37" w:rsidDel="00AC5C69">
          <w:rPr>
            <w:spacing w:val="15"/>
            <w:sz w:val="17"/>
            <w:vertAlign w:val="subscript"/>
          </w:rPr>
          <w:delText>.</w:delText>
        </w:r>
        <w:r w:rsidRPr="00B80A37" w:rsidDel="00AC5C69">
          <w:rPr>
            <w:spacing w:val="15"/>
            <w:sz w:val="17"/>
          </w:rPr>
          <w:delText>:</w:delText>
        </w:r>
        <w:r w:rsidRPr="00B80A37" w:rsidDel="00AC5C69">
          <w:rPr>
            <w:spacing w:val="15"/>
            <w:sz w:val="17"/>
            <w:vertAlign w:val="superscript"/>
          </w:rPr>
          <w:delText>(k)</w:delText>
        </w:r>
        <w:r w:rsidRPr="00B80A37" w:rsidDel="00AC5C69">
          <w:rPr>
            <w:i/>
            <w:spacing w:val="15"/>
            <w:sz w:val="20"/>
          </w:rPr>
          <w:delText xml:space="preserve"> d</w:delText>
        </w:r>
        <w:r w:rsidRPr="00B80A37" w:rsidDel="00AC5C69">
          <w:rPr>
            <w:i/>
            <w:spacing w:val="15"/>
            <w:sz w:val="20"/>
            <w:vertAlign w:val="superscript"/>
          </w:rPr>
          <w:delText>d</w:delText>
        </w:r>
        <w:r w:rsidRPr="00B80A37" w:rsidDel="00AC5C69">
          <w:rPr>
            <w:i/>
            <w:spacing w:val="15"/>
            <w:sz w:val="20"/>
          </w:rPr>
          <w:delText xml:space="preserve">. </w:delText>
        </w:r>
        <w:r w:rsidRPr="00B80A37" w:rsidDel="00AC5C69">
          <w:rPr>
            <w:spacing w:val="15"/>
            <w:sz w:val="17"/>
          </w:rPr>
          <w:delText>The main result that</w:delText>
        </w:r>
      </w:del>
    </w:p>
    <w:p w14:paraId="65F58D5A" w14:textId="4A357E6A" w:rsidR="003A20D6" w:rsidRPr="00B80A37" w:rsidDel="00AC5C69" w:rsidRDefault="002B38CB">
      <w:pPr>
        <w:pStyle w:val="Norm"/>
        <w:rPr>
          <w:del w:id="573" w:author="David Quin" w:date="2018-12-04T18:39:00Z"/>
          <w:spacing w:val="13"/>
          <w:sz w:val="17"/>
        </w:rPr>
        <w:pPrChange w:id="574" w:author="David Quin" w:date="2018-12-04T18:40:00Z">
          <w:pPr>
            <w:spacing w:after="144" w:line="266" w:lineRule="auto"/>
            <w:ind w:right="72"/>
            <w:jc w:val="both"/>
          </w:pPr>
        </w:pPrChange>
      </w:pPr>
      <w:del w:id="575" w:author="David Quin" w:date="2018-12-04T18:39:00Z">
        <w:r w:rsidRPr="00B80A37" w:rsidDel="00AC5C69">
          <w:rPr>
            <w:spacing w:val="13"/>
            <w:sz w:val="17"/>
          </w:rPr>
          <w:delText xml:space="preserve">emerges is that the model with additive costs only is dominated (in terms of quality of fit properties) by </w:delText>
        </w:r>
        <w:r w:rsidRPr="00B80A37" w:rsidDel="00AC5C69">
          <w:rPr>
            <w:spacing w:val="10"/>
            <w:sz w:val="17"/>
          </w:rPr>
          <w:delText xml:space="preserve">the model with multiplicative costs only (Equation (7)), which is itself dominated by the complete model </w:delText>
        </w:r>
        <w:r w:rsidRPr="00B80A37" w:rsidDel="00AC5C69">
          <w:rPr>
            <w:spacing w:val="12"/>
            <w:sz w:val="17"/>
          </w:rPr>
          <w:delText>(Equation (6)), anticipating on further results. More details of these results in the Online Appendix.</w:delText>
        </w:r>
      </w:del>
    </w:p>
    <w:p w14:paraId="183C9DA0" w14:textId="34CD7907" w:rsidR="003A20D6" w:rsidRPr="00B80A37" w:rsidRDefault="005E1B5A">
      <w:pPr>
        <w:pStyle w:val="Norm"/>
        <w:rPr>
          <w:spacing w:val="1"/>
        </w:rPr>
        <w:pPrChange w:id="576" w:author="David Quin" w:date="2018-12-04T18:40:00Z">
          <w:pPr>
            <w:spacing w:line="310" w:lineRule="exact"/>
            <w:ind w:right="72"/>
            <w:jc w:val="both"/>
          </w:pPr>
        </w:pPrChange>
      </w:pPr>
      <w:r w:rsidRPr="00B80A37">
        <w:rPr>
          <w:noProof/>
        </w:rPr>
        <mc:AlternateContent>
          <mc:Choice Requires="wps">
            <w:drawing>
              <wp:anchor distT="0" distB="0" distL="0" distR="0" simplePos="0" relativeHeight="251629056" behindDoc="1" locked="0" layoutInCell="1" allowOverlap="1" wp14:anchorId="323D7DDC" wp14:editId="6A6CCCC5">
                <wp:simplePos x="0" y="0"/>
                <wp:positionH relativeFrom="column">
                  <wp:posOffset>0</wp:posOffset>
                </wp:positionH>
                <wp:positionV relativeFrom="paragraph">
                  <wp:posOffset>8778875</wp:posOffset>
                </wp:positionV>
                <wp:extent cx="5486400" cy="132715"/>
                <wp:effectExtent l="0" t="0" r="0" b="0"/>
                <wp:wrapSquare wrapText="bothSides"/>
                <wp:docPr id="755"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038CC"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D7DDC" id="Text Box 737" o:spid="_x0000_s1028" type="#_x0000_t202" style="position:absolute;left:0;text-align:left;margin-left:0;margin-top:691.25pt;width:6in;height:10.45pt;z-index:-251687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jYwpQIAAJ0FAAAOAAAAZHJzL2Uyb0RvYy54bWysVNtu2zAMfR+wfxD07vpSO76gTtHG8TCg&#13;&#10;uwDtPkCx5ViYLXmSEqcb9u+j5DhNWwwYtvlBoEWK5CEPeXV96Du0p1IxwXPsX3gYUV6JmvFtjr88&#13;&#10;lE6CkdKE16QTnOb4kSp8vXz75mocMhqIVnQ1lQiccJWNQ45brYfMdVXV0p6oCzFQDspGyJ5o+JVb&#13;&#10;t5ZkBO995waet3BHIetBiooqBbfFpMRL679paKU/NY2iGnU5hty0PaU9N+Z0l1ck20oytKw6pkH+&#13;&#10;IoueMA5BT64KognaSfbKVc8qKZRo9EUlelc0DauoxQBofO8FmvuWDNRigeKo4VQm9f/cVh/3nyVi&#13;&#10;dY7jKMKIkx6a9EAPGt2KA4ovY1OhcVAZGN4PYKoPoIBOW7RquBPVVwUm7pnN9EAZ6834QdTgkey0&#13;&#10;sC8OjexNnQA5AjfQksdTG0zUCi6jMFmEHqgq0PmXQexHJguXZPPrQSr9jooeGSHHEtpsvZP9ndKT&#13;&#10;6WxignFRsq6De5J1/NkF+JxuIDY8NTqThe3cj9RL18k6CZ0wWKyd0CsK56Zchc6i9OOouCxWq8L/&#13;&#10;aeL6YdayuqbchJlZ5Id/1qUjn6f+n3ikRMdq486kpOR2s+ok2hNgcWm/Y0HOzNznadh6AZYXkPwg&#13;&#10;9G6D1CkXSeyEZRg5aewljuent+nCC9OwKJ9DumOc/jskNOY4jYJoYs1vsXn2e42NZD3TsCc61uc4&#13;&#10;ORmRrKWkXvPatlYT1k3yWSlM+k+lgHbPjbaENRyd2KoPm4Mdg2Am/EbUj8BgKYBgwEXYcSC0Qn7H&#13;&#10;aIR9kWP1bUckxah7z2EgzXKZBTkLm1kgvIKnOdYYTeJKT0toN0i2bcHzNFBc3MCkNMyS2IzUlMVx&#13;&#10;vmAHWCzHfWWWzPm/tXraqstfAAAA//8DAFBLAwQUAAYACAAAACEAto8EbeQAAAAPAQAADwAAAGRy&#13;&#10;cy9kb3ducmV2LnhtbEyPwU7DMBBE70j8g7VI3KhDmpYojVOhVhUHxKEFJI5ubOKIeB3Zbur+Pcup&#13;&#10;XFbaN9rZmXqd7MAm7UPvUMDjLAOmsXWqx07Ax/vuoQQWokQlB4dawEUHWDe3N7WslDvjXk+H2DEy&#13;&#10;wVBJASbGseI8tEZbGWZu1Ejat/NWRlp9x5WXZzK3A8+zbMmt7JE+GDnqjdHtz+FkBXxuxt1r+jLy&#13;&#10;bVqol23+tL/4Nglxf5e2KxrPK2BRp3i9gL8OlB8aCnZ0J1SBDQKoTSQ6L/MFMNLLZUHoSKjI5gXw&#13;&#10;pub/ezS/AAAA//8DAFBLAQItABQABgAIAAAAIQC2gziS/gAAAOEBAAATAAAAAAAAAAAAAAAAAAAA&#13;&#10;AABbQ29udGVudF9UeXBlc10ueG1sUEsBAi0AFAAGAAgAAAAhADj9If/WAAAAlAEAAAsAAAAAAAAA&#13;&#10;AAAAAAAALwEAAF9yZWxzLy5yZWxzUEsBAi0AFAAGAAgAAAAhAEAeNjClAgAAnQUAAA4AAAAAAAAA&#13;&#10;AAAAAAAALgIAAGRycy9lMm9Eb2MueG1sUEsBAi0AFAAGAAgAAAAhALaPBG3kAAAADwEAAA8AAAAA&#13;&#10;AAAAAAAAAAAA/wQAAGRycy9kb3ducmV2LnhtbFBLBQYAAAAABAAEAPMAAAAQBgAAAAA=&#13;&#10;" filled="f" stroked="f">
                <v:path arrowok="t"/>
                <v:textbox inset="0,0,0,0">
                  <w:txbxContent>
                    <w:p w14:paraId="7FB038CC"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9</w:t>
                      </w:r>
                    </w:p>
                  </w:txbxContent>
                </v:textbox>
                <w10:wrap type="square"/>
              </v:shape>
            </w:pict>
          </mc:Fallback>
        </mc:AlternateContent>
      </w:r>
      <w:r w:rsidR="002B38CB" w:rsidRPr="00B80A37">
        <w:rPr>
          <w:spacing w:val="1"/>
        </w:rPr>
        <w:t xml:space="preserve">to the size of transport costs (for instance, the exporting firm absorbing (part of) the </w:t>
      </w:r>
      <w:r w:rsidR="002B38CB" w:rsidRPr="00B80A37">
        <w:t xml:space="preserve">transport costs by reducing the </w:t>
      </w:r>
      <w:del w:id="577" w:author="David Quin" w:date="2018-12-04T18:42:00Z">
        <w:r w:rsidR="002B38CB" w:rsidRPr="00B80A37" w:rsidDel="00AC5C69">
          <w:delText xml:space="preserve">fas </w:delText>
        </w:r>
      </w:del>
      <w:ins w:id="578" w:author="David Quin" w:date="2018-12-04T18:42:00Z">
        <w:r w:rsidR="00AC5C69" w:rsidRPr="00B80A37">
          <w:t xml:space="preserve">FAS </w:t>
        </w:r>
      </w:ins>
      <w:r w:rsidR="002B38CB" w:rsidRPr="00B80A37">
        <w:t xml:space="preserve">price). This is not an issue here, as we are not interested </w:t>
      </w:r>
      <w:r w:rsidR="002B38CB" w:rsidRPr="00B80A37">
        <w:rPr>
          <w:spacing w:val="-1"/>
        </w:rPr>
        <w:t>in causal inference. Rather, our aim is to provide an accounting breakdown of transport costs between the additive and the multiplicative components.</w:t>
      </w:r>
    </w:p>
    <w:p w14:paraId="6877B420" w14:textId="77777777" w:rsidR="003A20D6" w:rsidRPr="00B80A37" w:rsidRDefault="002B38CB">
      <w:pPr>
        <w:pStyle w:val="Norm"/>
        <w:pPrChange w:id="579" w:author="David Quin" w:date="2018-12-04T18:40:00Z">
          <w:pPr>
            <w:spacing w:before="72" w:line="308" w:lineRule="exact"/>
            <w:ind w:right="72" w:firstLine="360"/>
            <w:jc w:val="both"/>
          </w:pPr>
        </w:pPrChange>
      </w:pPr>
      <w:r w:rsidRPr="00B80A37">
        <w:t xml:space="preserve">Otherwise stated, conditional to an export price and a transport mode, the gap between </w:t>
      </w:r>
      <w:r w:rsidRPr="00B80A37">
        <w:rPr>
          <w:spacing w:val="-1"/>
        </w:rPr>
        <w:t xml:space="preserve">the export price declared to the custom data and the import price recorded by the US </w:t>
      </w:r>
      <w:r w:rsidRPr="00B80A37">
        <w:t xml:space="preserve">administration is beyond the firm's control. In this respect, we are confident that our </w:t>
      </w:r>
      <w:r w:rsidRPr="00B80A37">
        <w:rPr>
          <w:spacing w:val="-2"/>
        </w:rPr>
        <w:t>estimation strategy is immune from endogeneity problems.</w:t>
      </w:r>
    </w:p>
    <w:p w14:paraId="534627E2" w14:textId="77DD8F24" w:rsidR="003A20D6" w:rsidRPr="00B80A37" w:rsidDel="00AE0011" w:rsidRDefault="002B38CB">
      <w:pPr>
        <w:pStyle w:val="Norm"/>
        <w:rPr>
          <w:del w:id="580" w:author="David Quin" w:date="2018-12-04T18:55:00Z"/>
        </w:rPr>
        <w:pPrChange w:id="581" w:author="David Quin" w:date="2018-12-04T18:41:00Z">
          <w:pPr>
            <w:spacing w:line="238" w:lineRule="exact"/>
            <w:jc w:val="center"/>
          </w:pPr>
        </w:pPrChange>
      </w:pPr>
      <w:r w:rsidRPr="00B80A37">
        <w:lastRenderedPageBreak/>
        <w:t xml:space="preserve">After estimating Equation (6), we can </w:t>
      </w:r>
      <w:ins w:id="582" w:author="David Quin" w:date="2018-12-04T18:41:00Z">
        <w:r w:rsidR="00AC5C69" w:rsidRPr="00B80A37">
          <w:t xml:space="preserve">rebuild </w:t>
        </w:r>
      </w:ins>
      <w:del w:id="583" w:author="David Quin" w:date="2018-12-04T18:41:00Z">
        <w:r w:rsidRPr="00B80A37" w:rsidDel="00AC5C69">
          <w:delText>re-</w:delText>
        </w:r>
      </w:del>
      <w:del w:id="584" w:author="David Quin" w:date="2018-12-03T14:23:00Z">
        <w:r w:rsidRPr="00B80A37" w:rsidDel="00B637CF">
          <w:delText>built</w:delText>
        </w:r>
      </w:del>
      <w:del w:id="585" w:author="David Quin" w:date="2018-12-04T18:41:00Z">
        <w:r w:rsidRPr="00B80A37" w:rsidDel="00AC5C69">
          <w:delText xml:space="preserve"> </w:delText>
        </w:r>
      </w:del>
      <w:r w:rsidRPr="00B80A37">
        <w:t>a measure of each component,</w:t>
      </w:r>
      <w:ins w:id="586" w:author="David Quin" w:date="2018-12-04T18:42:00Z">
        <w:r w:rsidR="00AC5C69" w:rsidRPr="00B80A37">
          <w:t xml:space="preserve"> </w:t>
        </w:r>
      </w:ins>
      <w:r w:rsidRPr="00B80A37">
        <w:rPr>
          <w:i/>
          <w:sz w:val="23"/>
        </w:rPr>
        <w:t xml:space="preserve">Tis </w:t>
      </w:r>
      <w:r w:rsidRPr="00B80A37">
        <w:rPr>
          <w:i/>
          <w:sz w:val="23"/>
          <w:vertAlign w:val="subscript"/>
        </w:rPr>
        <w:t>(k</w:t>
      </w:r>
      <w:r w:rsidRPr="00B80A37">
        <w:t xml:space="preserve"> 41'</w:t>
      </w:r>
      <w:ins w:id="587" w:author="David Quin" w:date="2018-12-04T18:55:00Z">
        <w:r w:rsidR="00AE0011" w:rsidRPr="00B80A37">
          <w:t xml:space="preserve"> </w:t>
        </w:r>
      </w:ins>
    </w:p>
    <w:p w14:paraId="4574F765" w14:textId="378A0B99" w:rsidR="003A20D6" w:rsidRPr="00B80A37" w:rsidDel="00AE0011" w:rsidRDefault="002B38CB">
      <w:pPr>
        <w:pStyle w:val="Norm"/>
        <w:rPr>
          <w:del w:id="588" w:author="David Quin" w:date="2018-12-04T18:55:00Z"/>
          <w:i/>
          <w:sz w:val="23"/>
        </w:rPr>
        <w:pPrChange w:id="589" w:author="David Quin" w:date="2018-12-04T18:55:00Z">
          <w:pPr>
            <w:spacing w:line="101" w:lineRule="exact"/>
            <w:ind w:right="72"/>
            <w:jc w:val="right"/>
          </w:pPr>
        </w:pPrChange>
      </w:pPr>
      <w:r w:rsidRPr="00B80A37">
        <w:rPr>
          <w:i/>
          <w:sz w:val="23"/>
        </w:rPr>
        <w:t xml:space="preserve">) </w:t>
      </w:r>
      <w:r w:rsidRPr="00B80A37">
        <w:t>=</w:t>
      </w:r>
    </w:p>
    <w:p w14:paraId="3343C5EB" w14:textId="43563B5B" w:rsidR="003A20D6" w:rsidRPr="00B80A37" w:rsidRDefault="002B38CB">
      <w:pPr>
        <w:pStyle w:val="Norm"/>
        <w:rPr>
          <w:i/>
        </w:rPr>
        <w:pPrChange w:id="590" w:author="David Quin" w:date="2018-12-04T18:55:00Z">
          <w:pPr>
            <w:spacing w:line="317" w:lineRule="exact"/>
            <w:ind w:right="72"/>
            <w:jc w:val="both"/>
          </w:pPr>
        </w:pPrChange>
      </w:pPr>
      <w:r w:rsidRPr="00B80A37">
        <w:rPr>
          <w:i/>
        </w:rPr>
        <w:t xml:space="preserve">Ti </w:t>
      </w:r>
      <w:r w:rsidRPr="00B80A37">
        <w:t>x F</w:t>
      </w:r>
      <w:r w:rsidRPr="00B80A37">
        <w:rPr>
          <w:vertAlign w:val="subscript"/>
        </w:rPr>
        <w:t>s</w:t>
      </w:r>
      <w:r w:rsidRPr="00B80A37">
        <w:t>(</w:t>
      </w:r>
      <w:r w:rsidRPr="00B80A37">
        <w:rPr>
          <w:vertAlign w:val="subscript"/>
        </w:rPr>
        <w:t>k</w:t>
      </w:r>
      <w:r w:rsidRPr="00B80A37">
        <w:t xml:space="preserve">) for the ad-valorem cost and </w:t>
      </w:r>
      <w:r w:rsidRPr="00B80A37">
        <w:rPr>
          <w:i/>
          <w:sz w:val="23"/>
        </w:rPr>
        <w:t>t</w:t>
      </w:r>
      <w:r w:rsidRPr="00B80A37">
        <w:rPr>
          <w:i/>
          <w:sz w:val="23"/>
          <w:vertAlign w:val="subscript"/>
        </w:rPr>
        <w:t>is</w:t>
      </w:r>
      <w:r w:rsidRPr="00B80A37">
        <w:rPr>
          <w:i/>
          <w:sz w:val="23"/>
        </w:rPr>
        <w:t>(</w:t>
      </w:r>
      <w:r w:rsidRPr="00B80A37">
        <w:rPr>
          <w:i/>
          <w:sz w:val="23"/>
          <w:vertAlign w:val="subscript"/>
        </w:rPr>
        <w:t>k</w:t>
      </w:r>
      <w:r w:rsidRPr="00B80A37">
        <w:rPr>
          <w:i/>
          <w:sz w:val="23"/>
        </w:rPr>
        <w:t xml:space="preserve">) </w:t>
      </w:r>
      <w:r w:rsidRPr="00B80A37">
        <w:t xml:space="preserve">= ti + </w:t>
      </w:r>
      <w:r w:rsidRPr="00B80A37">
        <w:rPr>
          <w:i/>
          <w:sz w:val="23"/>
        </w:rPr>
        <w:t>i</w:t>
      </w:r>
      <w:r w:rsidRPr="00B80A37">
        <w:rPr>
          <w:i/>
          <w:sz w:val="23"/>
          <w:vertAlign w:val="subscript"/>
        </w:rPr>
        <w:t>s</w:t>
      </w:r>
      <w:r w:rsidRPr="00B80A37">
        <w:rPr>
          <w:i/>
          <w:sz w:val="23"/>
        </w:rPr>
        <w:t>(</w:t>
      </w:r>
      <w:r w:rsidRPr="00B80A37">
        <w:rPr>
          <w:i/>
          <w:sz w:val="23"/>
          <w:vertAlign w:val="subscript"/>
        </w:rPr>
        <w:t>k</w:t>
      </w:r>
      <w:r w:rsidRPr="00B80A37">
        <w:rPr>
          <w:i/>
          <w:sz w:val="23"/>
        </w:rPr>
        <w:t xml:space="preserve">) </w:t>
      </w:r>
      <w:r w:rsidRPr="00B80A37">
        <w:t xml:space="preserve">for the additive cost, that are </w:t>
      </w:r>
      <w:r w:rsidRPr="00B80A37">
        <w:rPr>
          <w:spacing w:val="-4"/>
        </w:rPr>
        <w:t xml:space="preserve">country-sector specific, by year and transport mode. When assuming iceberg costs only </w:t>
      </w:r>
      <w:r w:rsidRPr="00B80A37">
        <w:t>(Equation (7)), we proceed similarly to get F</w:t>
      </w:r>
      <w:r w:rsidRPr="00B80A37">
        <w:rPr>
          <w:vertAlign w:val="subscript"/>
        </w:rPr>
        <w:t>i</w:t>
      </w:r>
      <w:r w:rsidRPr="00B80A37">
        <w:rPr>
          <w:w w:val="135"/>
          <w:vertAlign w:val="superscript"/>
        </w:rPr>
        <w:t>i</w:t>
      </w:r>
      <w:r w:rsidRPr="00B80A37">
        <w:rPr>
          <w:vertAlign w:val="subscript"/>
        </w:rPr>
        <w:t>s</w:t>
      </w:r>
      <w:r w:rsidRPr="00B80A37">
        <w:t>7</w:t>
      </w:r>
      <w:r w:rsidRPr="00B80A37">
        <w:rPr>
          <w:vertAlign w:val="subscript"/>
        </w:rPr>
        <w:t>k)</w:t>
      </w:r>
      <w:r w:rsidRPr="00B80A37">
        <w:t xml:space="preserve"> = Ti x F</w:t>
      </w:r>
      <w:r w:rsidRPr="00B80A37">
        <w:rPr>
          <w:vertAlign w:val="subscript"/>
        </w:rPr>
        <w:t>s</w:t>
      </w:r>
      <w:r w:rsidRPr="00B80A37">
        <w:t>(</w:t>
      </w:r>
      <w:r w:rsidRPr="00B80A37">
        <w:rPr>
          <w:vertAlign w:val="subscript"/>
        </w:rPr>
        <w:t>k</w:t>
      </w:r>
      <w:r w:rsidRPr="00B80A37">
        <w:t xml:space="preserve">). In this case, notice that the </w:t>
      </w:r>
      <w:r w:rsidRPr="00B80A37">
        <w:rPr>
          <w:spacing w:val="-1"/>
        </w:rPr>
        <w:t xml:space="preserve">equation could be estimated relying on a linear form. To preserve comparability of the </w:t>
      </w:r>
      <w:r w:rsidRPr="00B80A37">
        <w:rPr>
          <w:spacing w:val="-6"/>
        </w:rPr>
        <w:t xml:space="preserve">results, we keep the same </w:t>
      </w:r>
      <w:ins w:id="591" w:author="David Quin" w:date="2018-12-06T23:20:00Z">
        <w:r w:rsidR="002827DB">
          <w:rPr>
            <w:spacing w:val="-6"/>
          </w:rPr>
          <w:t>non-linear</w:t>
        </w:r>
      </w:ins>
      <w:ins w:id="592" w:author="David Quin" w:date="2018-12-04T18:58:00Z">
        <w:r w:rsidR="00AE0011" w:rsidRPr="00B80A37">
          <w:rPr>
            <w:spacing w:val="-6"/>
          </w:rPr>
          <w:t xml:space="preserve"> </w:t>
        </w:r>
      </w:ins>
      <w:del w:id="593" w:author="David Quin" w:date="2018-12-04T18:58:00Z">
        <w:r w:rsidRPr="00B80A37" w:rsidDel="00AE0011">
          <w:rPr>
            <w:spacing w:val="-6"/>
          </w:rPr>
          <w:delText xml:space="preserve">non-linear </w:delText>
        </w:r>
      </w:del>
      <w:r w:rsidRPr="00B80A37">
        <w:rPr>
          <w:spacing w:val="-6"/>
        </w:rPr>
        <w:t>estimation method in both cases</w:t>
      </w:r>
      <w:del w:id="594" w:author="David Quin" w:date="2018-12-04T18:58:00Z">
        <w:r w:rsidRPr="00B80A37" w:rsidDel="00AE0011">
          <w:rPr>
            <w:spacing w:val="-6"/>
          </w:rPr>
          <w:delText xml:space="preserve"> though</w:delText>
        </w:r>
      </w:del>
      <w:r w:rsidRPr="00B80A37">
        <w:rPr>
          <w:spacing w:val="-6"/>
        </w:rPr>
        <w:t xml:space="preserve">. </w:t>
      </w:r>
      <w:del w:id="595" w:author="David Quin" w:date="2018-12-03T14:23:00Z">
        <w:r w:rsidRPr="00B80A37" w:rsidDel="00B637CF">
          <w:rPr>
            <w:spacing w:val="-6"/>
          </w:rPr>
          <w:delText>Similarly</w:delText>
        </w:r>
      </w:del>
      <w:ins w:id="596" w:author="David Quin" w:date="2018-12-03T14:23:00Z">
        <w:r w:rsidR="00B637CF" w:rsidRPr="00B80A37">
          <w:rPr>
            <w:spacing w:val="-6"/>
          </w:rPr>
          <w:t>Similarly,</w:t>
        </w:r>
      </w:ins>
      <w:r w:rsidRPr="00B80A37">
        <w:rPr>
          <w:spacing w:val="-6"/>
        </w:rPr>
        <w:t xml:space="preserve"> as </w:t>
      </w:r>
      <w:r w:rsidRPr="00B80A37">
        <w:rPr>
          <w:spacing w:val="-3"/>
        </w:rPr>
        <w:t xml:space="preserve">Irarrazabal </w:t>
      </w:r>
      <w:r w:rsidRPr="00B80A37">
        <w:rPr>
          <w:i/>
          <w:spacing w:val="-3"/>
        </w:rPr>
        <w:t xml:space="preserve">et al. </w:t>
      </w:r>
      <w:r w:rsidRPr="00B80A37">
        <w:rPr>
          <w:spacing w:val="-3"/>
        </w:rPr>
        <w:t xml:space="preserve">(2015), we take the average over the sector-country dimension, using the </w:t>
      </w:r>
      <w:r w:rsidRPr="00B80A37">
        <w:rPr>
          <w:spacing w:val="-1"/>
        </w:rPr>
        <w:t>values of each trade flow (</w:t>
      </w:r>
      <w:r w:rsidRPr="00B80A37">
        <w:rPr>
          <w:i/>
          <w:spacing w:val="-1"/>
          <w:highlight w:val="yellow"/>
          <w:rPrChange w:id="597" w:author="David Quin" w:date="2018-12-04T19:01:00Z">
            <w:rPr>
              <w:spacing w:val="-1"/>
            </w:rPr>
          </w:rPrChange>
        </w:rPr>
        <w:t>is</w:t>
      </w:r>
      <w:r w:rsidRPr="00B80A37">
        <w:rPr>
          <w:spacing w:val="-1"/>
          <w:highlight w:val="yellow"/>
          <w:rPrChange w:id="598" w:author="David Quin" w:date="2018-12-04T19:01:00Z">
            <w:rPr>
              <w:spacing w:val="-1"/>
            </w:rPr>
          </w:rPrChange>
        </w:rPr>
        <w:t>-specific</w:t>
      </w:r>
      <w:r w:rsidRPr="00B80A37">
        <w:rPr>
          <w:spacing w:val="-1"/>
        </w:rPr>
        <w:t xml:space="preserve">) over total yearly trade as a weighting scheme. We </w:t>
      </w:r>
      <w:r w:rsidRPr="00B80A37">
        <w:rPr>
          <w:spacing w:val="-4"/>
        </w:rPr>
        <w:t>thus recover a "synthetic estimate" of each type of transport cost: F</w:t>
      </w:r>
      <w:r w:rsidRPr="00B80A37">
        <w:rPr>
          <w:spacing w:val="-4"/>
          <w:w w:val="135"/>
          <w:vertAlign w:val="superscript"/>
        </w:rPr>
        <w:t>i</w:t>
      </w:r>
      <w:r w:rsidRPr="00B80A37">
        <w:rPr>
          <w:spacing w:val="-4"/>
        </w:rPr>
        <w:t xml:space="preserve">" for Model (a), -,Tctdv </w:t>
      </w:r>
      <w:r w:rsidRPr="00B80A37">
        <w:rPr>
          <w:spacing w:val="-3"/>
        </w:rPr>
        <w:t xml:space="preserve">and t for Model (b), for each year and transportation mode. These results are reported in </w:t>
      </w:r>
      <w:r w:rsidRPr="00B80A37">
        <w:rPr>
          <w:spacing w:val="-4"/>
        </w:rPr>
        <w:t>Section 2.3.</w:t>
      </w:r>
    </w:p>
    <w:p w14:paraId="4A0C953F" w14:textId="77777777" w:rsidR="003A20D6" w:rsidRPr="00B80A37" w:rsidRDefault="002B38CB">
      <w:pPr>
        <w:spacing w:before="252" w:line="275" w:lineRule="exact"/>
        <w:rPr>
          <w:rFonts w:ascii="Times New Roman" w:hAnsi="Times New Roman"/>
          <w:b/>
          <w:color w:val="000000"/>
          <w:spacing w:val="24"/>
          <w:sz w:val="23"/>
        </w:rPr>
      </w:pPr>
      <w:r w:rsidRPr="00B80A37">
        <w:rPr>
          <w:rFonts w:ascii="Times New Roman" w:hAnsi="Times New Roman"/>
          <w:b/>
          <w:color w:val="000000"/>
          <w:spacing w:val="24"/>
          <w:sz w:val="23"/>
        </w:rPr>
        <w:t>2.3 The importance of the additive component</w:t>
      </w:r>
    </w:p>
    <w:p w14:paraId="5FC679A9" w14:textId="04B2164F" w:rsidR="003A20D6" w:rsidRPr="00B80A37" w:rsidRDefault="002B38CB">
      <w:pPr>
        <w:spacing w:before="180" w:line="319" w:lineRule="exact"/>
        <w:ind w:right="72"/>
        <w:jc w:val="both"/>
        <w:rPr>
          <w:rFonts w:ascii="Times New Roman" w:hAnsi="Times New Roman"/>
          <w:b/>
          <w:color w:val="000000"/>
          <w:spacing w:val="3"/>
          <w:sz w:val="23"/>
        </w:rPr>
      </w:pPr>
      <w:r w:rsidRPr="00B80A37">
        <w:rPr>
          <w:rFonts w:ascii="Times New Roman" w:hAnsi="Times New Roman"/>
          <w:b/>
          <w:color w:val="000000"/>
          <w:spacing w:val="3"/>
          <w:sz w:val="23"/>
        </w:rPr>
        <w:t xml:space="preserve">Quantification </w:t>
      </w:r>
      <w:ins w:id="599" w:author="David Quin" w:date="2018-12-04T19:02:00Z">
        <w:r w:rsidR="00856FF9" w:rsidRPr="00B80A37">
          <w:rPr>
            <w:rFonts w:ascii="Times New Roman" w:hAnsi="Times New Roman"/>
            <w:b/>
            <w:color w:val="000000"/>
            <w:spacing w:val="3"/>
            <w:sz w:val="23"/>
          </w:rPr>
          <w:t xml:space="preserve">– </w:t>
        </w:r>
      </w:ins>
      <w:r w:rsidRPr="00B80A37">
        <w:rPr>
          <w:rFonts w:ascii="Times New Roman" w:hAnsi="Times New Roman"/>
          <w:color w:val="000000"/>
          <w:spacing w:val="3"/>
          <w:w w:val="115"/>
          <w:sz w:val="21"/>
        </w:rPr>
        <w:t xml:space="preserve">The first step of the analysis consists </w:t>
      </w:r>
      <w:del w:id="600" w:author="David Quin" w:date="2018-12-04T19:02:00Z">
        <w:r w:rsidRPr="00B80A37" w:rsidDel="00856FF9">
          <w:rPr>
            <w:rFonts w:ascii="Times New Roman" w:hAnsi="Times New Roman"/>
            <w:color w:val="000000"/>
            <w:spacing w:val="3"/>
            <w:w w:val="115"/>
            <w:sz w:val="21"/>
          </w:rPr>
          <w:delText xml:space="preserve">in </w:delText>
        </w:r>
      </w:del>
      <w:ins w:id="601" w:author="David Quin" w:date="2018-12-04T19:02:00Z">
        <w:r w:rsidR="00856FF9" w:rsidRPr="00B80A37">
          <w:rPr>
            <w:rFonts w:ascii="Times New Roman" w:hAnsi="Times New Roman"/>
            <w:color w:val="000000"/>
            <w:spacing w:val="3"/>
            <w:w w:val="115"/>
            <w:sz w:val="21"/>
          </w:rPr>
          <w:t xml:space="preserve">of </w:t>
        </w:r>
      </w:ins>
      <w:r w:rsidRPr="00B80A37">
        <w:rPr>
          <w:rFonts w:ascii="Times New Roman" w:hAnsi="Times New Roman"/>
          <w:color w:val="000000"/>
          <w:spacing w:val="3"/>
          <w:w w:val="115"/>
          <w:sz w:val="21"/>
        </w:rPr>
        <w:t xml:space="preserve">providing a quantification of </w:t>
      </w:r>
      <w:r w:rsidRPr="00B80A37">
        <w:rPr>
          <w:rFonts w:ascii="Times New Roman" w:hAnsi="Times New Roman"/>
          <w:color w:val="000000"/>
          <w:w w:val="115"/>
          <w:sz w:val="21"/>
        </w:rPr>
        <w:t xml:space="preserve">the magnitude of transport costs over time (by transport mode), distinguishing whether </w:t>
      </w:r>
      <w:r w:rsidRPr="00B80A37">
        <w:rPr>
          <w:rFonts w:ascii="Times New Roman" w:hAnsi="Times New Roman"/>
          <w:color w:val="000000"/>
          <w:spacing w:val="1"/>
          <w:w w:val="115"/>
          <w:sz w:val="21"/>
        </w:rPr>
        <w:t xml:space="preserve">the additive component </w:t>
      </w:r>
      <w:r w:rsidRPr="00B80A37">
        <w:rPr>
          <w:rFonts w:ascii="Times New Roman" w:hAnsi="Times New Roman"/>
          <w:i/>
          <w:color w:val="000000"/>
          <w:spacing w:val="1"/>
          <w:sz w:val="23"/>
        </w:rPr>
        <w:t>t</w:t>
      </w:r>
      <w:r w:rsidRPr="00B80A37">
        <w:rPr>
          <w:rFonts w:ascii="Times New Roman" w:hAnsi="Times New Roman"/>
          <w:i/>
          <w:color w:val="000000"/>
          <w:spacing w:val="1"/>
          <w:sz w:val="23"/>
          <w:vertAlign w:val="subscript"/>
        </w:rPr>
        <w:t>i</w:t>
      </w:r>
      <w:r w:rsidRPr="00B80A37">
        <w:rPr>
          <w:rFonts w:ascii="Times New Roman" w:hAnsi="Times New Roman"/>
          <w:i/>
          <w:color w:val="000000"/>
          <w:spacing w:val="1"/>
          <w:sz w:val="23"/>
        </w:rPr>
        <w:t xml:space="preserve">k </w:t>
      </w:r>
      <w:r w:rsidRPr="00B80A37">
        <w:rPr>
          <w:rFonts w:ascii="Times New Roman" w:hAnsi="Times New Roman"/>
          <w:color w:val="000000"/>
          <w:spacing w:val="1"/>
          <w:w w:val="115"/>
          <w:sz w:val="21"/>
        </w:rPr>
        <w:t xml:space="preserve">is excluded or included in the estimated equation (Equation (6) or (7)). This allows us to provide estimates for the size of both the ad-valorem and </w:t>
      </w:r>
      <w:r w:rsidRPr="00B80A37">
        <w:rPr>
          <w:rFonts w:ascii="Times New Roman" w:hAnsi="Times New Roman"/>
          <w:color w:val="000000"/>
          <w:spacing w:val="-3"/>
          <w:w w:val="115"/>
          <w:sz w:val="21"/>
        </w:rPr>
        <w:t xml:space="preserve">the additive components of transport costs, and assess whether additive costs represent a </w:t>
      </w:r>
      <w:r w:rsidRPr="00B80A37">
        <w:rPr>
          <w:rFonts w:ascii="Times New Roman" w:hAnsi="Times New Roman"/>
          <w:color w:val="000000"/>
          <w:spacing w:val="-1"/>
          <w:w w:val="115"/>
          <w:sz w:val="21"/>
        </w:rPr>
        <w:t xml:space="preserve">sizable component of the latter. These results constitute our first original contribution to </w:t>
      </w:r>
      <w:r w:rsidRPr="00B80A37">
        <w:rPr>
          <w:rFonts w:ascii="Times New Roman" w:hAnsi="Times New Roman"/>
          <w:color w:val="000000"/>
          <w:spacing w:val="-2"/>
          <w:w w:val="115"/>
          <w:sz w:val="21"/>
        </w:rPr>
        <w:t xml:space="preserve">the literature. We also provide diagnostic tests about the goodness-of-fit measures, </w:t>
      </w:r>
      <w:del w:id="602" w:author="David Quin" w:date="2018-12-04T19:03:00Z">
        <w:r w:rsidRPr="00B80A37" w:rsidDel="00856FF9">
          <w:rPr>
            <w:rFonts w:ascii="Times New Roman" w:hAnsi="Times New Roman"/>
            <w:color w:val="000000"/>
            <w:spacing w:val="-2"/>
            <w:w w:val="115"/>
            <w:sz w:val="21"/>
          </w:rPr>
          <w:delText xml:space="preserve">that </w:delText>
        </w:r>
      </w:del>
      <w:ins w:id="603" w:author="David Quin" w:date="2018-12-04T19:03:00Z">
        <w:r w:rsidR="00856FF9" w:rsidRPr="00B80A37">
          <w:rPr>
            <w:rFonts w:ascii="Times New Roman" w:hAnsi="Times New Roman"/>
            <w:color w:val="000000"/>
            <w:spacing w:val="-2"/>
            <w:w w:val="115"/>
            <w:sz w:val="21"/>
          </w:rPr>
          <w:t xml:space="preserve">which </w:t>
        </w:r>
      </w:ins>
      <w:r w:rsidRPr="00B80A37">
        <w:rPr>
          <w:rFonts w:ascii="Times New Roman" w:hAnsi="Times New Roman"/>
          <w:color w:val="000000"/>
          <w:spacing w:val="-3"/>
          <w:w w:val="115"/>
          <w:sz w:val="21"/>
        </w:rPr>
        <w:t xml:space="preserve">confirm the empirical relevance of adding the additive component in the estimation (see </w:t>
      </w:r>
      <w:r w:rsidRPr="00B80A37">
        <w:rPr>
          <w:rFonts w:ascii="Times New Roman" w:hAnsi="Times New Roman"/>
          <w:color w:val="000000"/>
          <w:w w:val="115"/>
          <w:sz w:val="21"/>
        </w:rPr>
        <w:t>results in Appendix B.2).</w:t>
      </w:r>
    </w:p>
    <w:p w14:paraId="5C363830" w14:textId="3F4A7F1C" w:rsidR="003A20D6" w:rsidRPr="00B80A37" w:rsidRDefault="002B38CB">
      <w:pPr>
        <w:spacing w:before="108" w:after="216" w:line="318" w:lineRule="exact"/>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Table 1 reports a summary of our results. It displays the mean and median values of </w:t>
      </w:r>
      <w:r w:rsidRPr="00B80A37">
        <w:rPr>
          <w:rFonts w:ascii="Times New Roman" w:hAnsi="Times New Roman"/>
          <w:color w:val="000000"/>
          <w:spacing w:val="-2"/>
          <w:w w:val="115"/>
          <w:sz w:val="21"/>
        </w:rPr>
        <w:t xml:space="preserve">each type of transport costs (either ad-valorem estimated alone or estimated along with </w:t>
      </w:r>
      <w:r w:rsidRPr="00B80A37">
        <w:rPr>
          <w:rFonts w:ascii="Times New Roman" w:hAnsi="Times New Roman"/>
          <w:color w:val="000000"/>
          <w:spacing w:val="1"/>
          <w:w w:val="115"/>
          <w:sz w:val="21"/>
        </w:rPr>
        <w:t xml:space="preserve">additive costs), as well as the associated standard deviation, averaged over the period </w:t>
      </w:r>
      <w:r w:rsidRPr="00B80A37">
        <w:rPr>
          <w:rFonts w:ascii="Times New Roman" w:hAnsi="Times New Roman"/>
          <w:color w:val="000000"/>
          <w:spacing w:val="-2"/>
          <w:w w:val="115"/>
          <w:sz w:val="21"/>
        </w:rPr>
        <w:t xml:space="preserve">1974-2013, for estimation driven both at the 3- and 4-digit sectorial level for different </w:t>
      </w:r>
      <w:r w:rsidRPr="00B80A37">
        <w:rPr>
          <w:rFonts w:ascii="Times New Roman" w:hAnsi="Times New Roman"/>
          <w:color w:val="000000"/>
          <w:spacing w:val="-3"/>
          <w:w w:val="115"/>
          <w:sz w:val="21"/>
        </w:rPr>
        <w:t xml:space="preserve">specifications and data. The top panel reports the results for a specification based on ad-valorem costs estimated alone (Model (a), based on Equation (7)), while the intermediate </w:t>
      </w:r>
      <w:r w:rsidRPr="00B80A37">
        <w:rPr>
          <w:rFonts w:ascii="Times New Roman" w:hAnsi="Times New Roman"/>
          <w:color w:val="000000"/>
          <w:spacing w:val="-5"/>
          <w:w w:val="115"/>
          <w:sz w:val="21"/>
        </w:rPr>
        <w:t xml:space="preserve">panel presents estimates for a specification involving both ad-valorem and multiplicative </w:t>
      </w:r>
      <w:r w:rsidRPr="00B80A37">
        <w:rPr>
          <w:rFonts w:ascii="Times New Roman" w:hAnsi="Times New Roman"/>
          <w:color w:val="000000"/>
          <w:spacing w:val="1"/>
          <w:w w:val="115"/>
          <w:sz w:val="21"/>
        </w:rPr>
        <w:t xml:space="preserve">components (Model (b), based on Equation (6)). Finally, the bottom panel reports the </w:t>
      </w:r>
      <w:r w:rsidRPr="00B80A37">
        <w:rPr>
          <w:rFonts w:ascii="Times New Roman" w:hAnsi="Times New Roman"/>
          <w:color w:val="000000"/>
          <w:w w:val="115"/>
          <w:sz w:val="21"/>
        </w:rPr>
        <w:t xml:space="preserve">same set of descriptive statistics, but for the actual </w:t>
      </w:r>
      <w:del w:id="604" w:author="David Quin" w:date="2018-12-04T19:04:00Z">
        <w:r w:rsidRPr="00B80A37" w:rsidDel="00856FF9">
          <w:rPr>
            <w:rFonts w:ascii="Times New Roman" w:hAnsi="Times New Roman"/>
            <w:color w:val="000000"/>
            <w:w w:val="115"/>
            <w:sz w:val="21"/>
          </w:rPr>
          <w:delText>cif</w:delText>
        </w:r>
      </w:del>
      <w:ins w:id="605" w:author="David Quin" w:date="2018-12-04T19:04:00Z">
        <w:r w:rsidR="00856FF9" w:rsidRPr="00B80A37">
          <w:rPr>
            <w:rFonts w:ascii="Times New Roman" w:hAnsi="Times New Roman"/>
            <w:color w:val="000000"/>
            <w:w w:val="115"/>
            <w:sz w:val="21"/>
          </w:rPr>
          <w:t>CIF/FAS</w:t>
        </w:r>
      </w:ins>
      <w:del w:id="606" w:author="David Quin" w:date="2018-12-04T19:04:00Z">
        <w:r w:rsidRPr="00B80A37" w:rsidDel="00856FF9">
          <w:rPr>
            <w:rFonts w:ascii="Times New Roman" w:hAnsi="Times New Roman"/>
            <w:color w:val="000000"/>
            <w:w w:val="115"/>
            <w:sz w:val="21"/>
          </w:rPr>
          <w:delText>/fas</w:delText>
        </w:r>
      </w:del>
      <w:r w:rsidRPr="00B80A37">
        <w:rPr>
          <w:rFonts w:ascii="Times New Roman" w:hAnsi="Times New Roman"/>
          <w:color w:val="000000"/>
          <w:w w:val="115"/>
          <w:sz w:val="21"/>
        </w:rPr>
        <w:t xml:space="preserve"> ratio in our data.</w:t>
      </w:r>
      <w:ins w:id="607" w:author="David Quin" w:date="2018-12-04T19:04:00Z">
        <w:r w:rsidR="00856FF9" w:rsidRPr="00B80A37">
          <w:rPr>
            <w:rStyle w:val="FootnoteReference"/>
            <w:rFonts w:ascii="Times New Roman" w:hAnsi="Times New Roman"/>
            <w:color w:val="000000"/>
            <w:w w:val="115"/>
            <w:sz w:val="21"/>
          </w:rPr>
          <w:footnoteReference w:id="15"/>
        </w:r>
      </w:ins>
      <w:ins w:id="613" w:author="David Quin" w:date="2018-12-04T19:06:00Z">
        <w:r w:rsidR="00856FF9" w:rsidRPr="00B80A37">
          <w:rPr>
            <w:rFonts w:ascii="Times New Roman" w:hAnsi="Times New Roman"/>
            <w:color w:val="000000"/>
            <w:sz w:val="15"/>
          </w:rPr>
          <w:t xml:space="preserve"> </w:t>
        </w:r>
        <w:r w:rsidR="00856FF9" w:rsidRPr="00B80A37">
          <w:rPr>
            <w:rStyle w:val="FootnoteReference"/>
            <w:rFonts w:ascii="Times New Roman" w:hAnsi="Times New Roman"/>
            <w:color w:val="000000"/>
            <w:sz w:val="21"/>
            <w:rPrChange w:id="614" w:author="David Quin" w:date="2018-12-04T19:10:00Z">
              <w:rPr>
                <w:rStyle w:val="FootnoteReference"/>
                <w:rFonts w:ascii="Times New Roman" w:hAnsi="Times New Roman"/>
                <w:color w:val="000000"/>
                <w:sz w:val="15"/>
              </w:rPr>
            </w:rPrChange>
          </w:rPr>
          <w:footnoteReference w:id="16"/>
        </w:r>
      </w:ins>
      <w:del w:id="631" w:author="David Quin" w:date="2018-12-04T19:06:00Z">
        <w:r w:rsidRPr="00B80A37" w:rsidDel="00856FF9">
          <w:rPr>
            <w:rFonts w:ascii="Times New Roman" w:hAnsi="Times New Roman"/>
            <w:color w:val="000000"/>
            <w:w w:val="115"/>
            <w:sz w:val="21"/>
          </w:rPr>
          <w:delText xml:space="preserve">15, </w:delText>
        </w:r>
        <w:r w:rsidRPr="00B80A37" w:rsidDel="00856FF9">
          <w:rPr>
            <w:rFonts w:ascii="Times New Roman" w:hAnsi="Times New Roman"/>
            <w:color w:val="000000"/>
            <w:sz w:val="15"/>
          </w:rPr>
          <w:delText>16</w:delText>
        </w:r>
      </w:del>
    </w:p>
    <w:p w14:paraId="27166394" w14:textId="32956FB0" w:rsidR="003A20D6" w:rsidRPr="00B80A37" w:rsidRDefault="005E1B5A">
      <w:pPr>
        <w:spacing w:before="36" w:line="268" w:lineRule="auto"/>
        <w:ind w:right="72"/>
        <w:rPr>
          <w:rFonts w:ascii="Times New Roman" w:hAnsi="Times New Roman"/>
          <w:color w:val="000000"/>
          <w:spacing w:val="13"/>
          <w:sz w:val="12"/>
          <w:vertAlign w:val="superscript"/>
        </w:rPr>
        <w:pPrChange w:id="632" w:author="David Quin" w:date="2018-12-04T19:04:00Z">
          <w:pPr>
            <w:spacing w:before="36" w:line="268" w:lineRule="auto"/>
            <w:ind w:right="72" w:firstLine="216"/>
          </w:pPr>
        </w:pPrChange>
      </w:pPr>
      <w:r w:rsidRPr="00B80A37">
        <w:rPr>
          <w:noProof/>
        </w:rPr>
        <mc:AlternateContent>
          <mc:Choice Requires="wps">
            <w:drawing>
              <wp:anchor distT="0" distB="0" distL="114300" distR="114300" simplePos="0" relativeHeight="251369984" behindDoc="0" locked="0" layoutInCell="1" allowOverlap="1" wp14:anchorId="0A0E2DEC" wp14:editId="6623A698">
                <wp:simplePos x="0" y="0"/>
                <wp:positionH relativeFrom="column">
                  <wp:posOffset>0</wp:posOffset>
                </wp:positionH>
                <wp:positionV relativeFrom="paragraph">
                  <wp:posOffset>3175</wp:posOffset>
                </wp:positionV>
                <wp:extent cx="2198370" cy="0"/>
                <wp:effectExtent l="0" t="0" r="0" b="0"/>
                <wp:wrapNone/>
                <wp:docPr id="754"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25046" id="Line 736" o:spid="_x0000_s1026" style="position:absolute;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1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X4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STHSJEW&#13;&#10;mrQTiqPZeBqq0xlXQNJa7W3QRy/q1ew0/eogljwFw8IZQDt0HzQDGHLyOhblUts2HAa56BJrf33U&#13;&#10;nl88orA5yhbz8QxaRO+xhBT3g8Y6/57rFoVJiSXwi8DkvHM+ECHFPSXco/RWSBlbKxXqSpzn+SQe&#13;&#10;cFoKFoIhzdnjYS0tOpNgjvgFxQD2lBaQK+KaPi+GettYfVIs3tJwwja3uSdC9nMAkipcBBqB523W&#13;&#10;2+LbIl1s5pt5PshH080gT6tq8G67zgfTbTabVONqva6y74FzlheNYIyrQPtu0Sz/OwvcHktvrodJ&#13;&#10;H/VJntGjdiB7/0fSscmhr70XDppd9zaUKfQbXBmTby8o2P7Xdcz6+c5XPwAAAP//AwBQSwMEFAAG&#13;&#10;AAgAAAAhAIin05XeAAAABwEAAA8AAABkcnMvZG93bnJldi54bWxMj09Lw0AQxe+C32EZwZvdWGss&#13;&#10;aTal+O8iWKxir9PsNAlmZ0N226Tf3ulJLwOPx3vze/lydK06Uh8azwZuJwko4tLbhisDX58vN3NQ&#13;&#10;ISJbbD2TgRMFWBaXFzlm1g/8QcdNrJSUcMjQQB1jl2kdypochonviMXb+95hFNlX2vY4SLlr9TRJ&#13;&#10;Uu2wYflQY0ePNZU/m4MzMN/isH5uVumsrLbp/v308Pq9fjPm+mp8WshZLUBFGuNfAs4bhB8KAdv5&#13;&#10;A9ugWgOyJhq4ByXe3SydgtqdpS5y/Z+/+AUAAP//AwBQSwECLQAUAAYACAAAACEAtoM4kv4AAADh&#13;&#10;AQAAEwAAAAAAAAAAAAAAAAAAAAAAW0NvbnRlbnRfVHlwZXNdLnhtbFBLAQItABQABgAIAAAAIQA4&#13;&#10;/SH/1gAAAJQBAAALAAAAAAAAAAAAAAAAAC8BAABfcmVscy8ucmVsc1BLAQItABQABgAIAAAAIQDA&#13;&#10;nRX4EwIAAC8EAAAOAAAAAAAAAAAAAAAAAC4CAABkcnMvZTJvRG9jLnhtbFBLAQItABQABgAIAAAA&#13;&#10;IQCIp9OV3gAAAAcBAAAPAAAAAAAAAAAAAAAAAG0EAABkcnMvZG93bnJldi54bWxQSwUGAAAAAAQA&#13;&#10;BADzAAAAeAUAAAAA&#13;&#10;" strokeweight=".35pt">
                <o:lock v:ext="edit" shapetype="f"/>
              </v:line>
            </w:pict>
          </mc:Fallback>
        </mc:AlternateContent>
      </w:r>
      <w:del w:id="633" w:author="David Quin" w:date="2018-12-04T19:04:00Z">
        <w:r w:rsidR="002B38CB" w:rsidRPr="00B80A37" w:rsidDel="00856FF9">
          <w:rPr>
            <w:rFonts w:ascii="Times New Roman" w:hAnsi="Times New Roman"/>
            <w:color w:val="000000"/>
            <w:spacing w:val="13"/>
            <w:sz w:val="12"/>
            <w:vertAlign w:val="superscript"/>
          </w:rPr>
          <w:delText>15</w:delText>
        </w:r>
        <w:r w:rsidR="002B38CB" w:rsidRPr="00B80A37" w:rsidDel="00856FF9">
          <w:rPr>
            <w:rFonts w:ascii="Times New Roman" w:hAnsi="Times New Roman"/>
            <w:color w:val="000000"/>
            <w:spacing w:val="13"/>
            <w:sz w:val="17"/>
          </w:rPr>
          <w:delText xml:space="preserve">In Appendix B, we report similar results for a sample of years, for both transport mode, at the 3- and </w:delText>
        </w:r>
        <w:r w:rsidR="002B38CB" w:rsidRPr="00B80A37" w:rsidDel="00856FF9">
          <w:rPr>
            <w:rFonts w:ascii="Times New Roman" w:hAnsi="Times New Roman"/>
            <w:color w:val="000000"/>
            <w:spacing w:val="12"/>
            <w:sz w:val="17"/>
          </w:rPr>
          <w:delText>4-digit classification level. Results for all years (available at the 3-digit level) are reported in the Online</w:delText>
        </w:r>
      </w:del>
    </w:p>
    <w:p w14:paraId="20F6EBF3"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BC6922F" w14:textId="68D01208" w:rsidR="003A20D6" w:rsidRPr="00B80A37" w:rsidRDefault="002B38CB">
      <w:pPr>
        <w:spacing w:after="72"/>
        <w:jc w:val="center"/>
        <w:rPr>
          <w:rFonts w:ascii="Times New Roman" w:hAnsi="Times New Roman"/>
          <w:color w:val="000000"/>
          <w:spacing w:val="13"/>
          <w:sz w:val="21"/>
        </w:rPr>
      </w:pPr>
      <w:r w:rsidRPr="00B80A37">
        <w:rPr>
          <w:rFonts w:ascii="Times New Roman" w:hAnsi="Times New Roman"/>
          <w:color w:val="000000"/>
          <w:spacing w:val="13"/>
          <w:sz w:val="21"/>
        </w:rPr>
        <w:lastRenderedPageBreak/>
        <w:t>Table 1: Transport costs estimates</w:t>
      </w:r>
      <w:ins w:id="634" w:author="David Quin" w:date="2018-12-04T19:10:00Z">
        <w:r w:rsidR="00ED6688" w:rsidRPr="00B80A37">
          <w:rPr>
            <w:rFonts w:ascii="Times New Roman" w:hAnsi="Times New Roman"/>
            <w:color w:val="000000"/>
            <w:spacing w:val="13"/>
            <w:sz w:val="21"/>
          </w:rPr>
          <w:t xml:space="preserve"> – s</w:t>
        </w:r>
      </w:ins>
      <w:del w:id="635" w:author="David Quin" w:date="2018-12-04T19:10:00Z">
        <w:r w:rsidRPr="00B80A37" w:rsidDel="00ED6688">
          <w:rPr>
            <w:rFonts w:ascii="Times New Roman" w:hAnsi="Times New Roman"/>
            <w:color w:val="000000"/>
            <w:spacing w:val="13"/>
            <w:sz w:val="21"/>
          </w:rPr>
          <w:delText>: S</w:delText>
        </w:r>
      </w:del>
      <w:r w:rsidRPr="00B80A37">
        <w:rPr>
          <w:rFonts w:ascii="Times New Roman" w:hAnsi="Times New Roman"/>
          <w:color w:val="000000"/>
          <w:spacing w:val="13"/>
          <w:sz w:val="21"/>
        </w:rPr>
        <w:t>ummary</w:t>
      </w:r>
    </w:p>
    <w:p w14:paraId="4BE2E4CC" w14:textId="77777777" w:rsidR="003A20D6" w:rsidRPr="00B80A37" w:rsidRDefault="002B38CB">
      <w:pPr>
        <w:pBdr>
          <w:top w:val="double" w:sz="9" w:space="0" w:color="000000"/>
        </w:pBdr>
        <w:spacing w:before="25" w:line="206" w:lineRule="auto"/>
        <w:jc w:val="center"/>
        <w:rPr>
          <w:rFonts w:ascii="Times New Roman" w:hAnsi="Times New Roman"/>
          <w:color w:val="000000"/>
          <w:spacing w:val="4"/>
          <w:sz w:val="18"/>
        </w:rPr>
      </w:pPr>
      <w:r w:rsidRPr="00B80A37">
        <w:rPr>
          <w:rFonts w:ascii="Times New Roman" w:hAnsi="Times New Roman"/>
          <w:color w:val="000000"/>
          <w:spacing w:val="4"/>
          <w:sz w:val="18"/>
        </w:rPr>
        <w:t>Mean value over 1974-2013</w:t>
      </w:r>
    </w:p>
    <w:tbl>
      <w:tblPr>
        <w:tblW w:w="0" w:type="auto"/>
        <w:tblLayout w:type="fixed"/>
        <w:tblCellMar>
          <w:left w:w="0" w:type="dxa"/>
          <w:right w:w="0" w:type="dxa"/>
        </w:tblCellMar>
        <w:tblLook w:val="0000" w:firstRow="0" w:lastRow="0" w:firstColumn="0" w:lastColumn="0" w:noHBand="0" w:noVBand="0"/>
      </w:tblPr>
      <w:tblGrid>
        <w:gridCol w:w="3136"/>
        <w:gridCol w:w="1587"/>
        <w:gridCol w:w="922"/>
        <w:gridCol w:w="755"/>
      </w:tblGrid>
      <w:tr w:rsidR="003A20D6" w:rsidRPr="00B80A37" w14:paraId="41E26ACC" w14:textId="77777777">
        <w:trPr>
          <w:trHeight w:hRule="exact" w:val="227"/>
        </w:trPr>
        <w:tc>
          <w:tcPr>
            <w:tcW w:w="3136" w:type="dxa"/>
            <w:tcBorders>
              <w:top w:val="none" w:sz="0" w:space="0" w:color="000000"/>
              <w:left w:val="none" w:sz="0" w:space="0" w:color="000000"/>
              <w:bottom w:val="single" w:sz="1" w:space="0" w:color="000000"/>
              <w:right w:val="single" w:sz="1" w:space="0" w:color="000000"/>
            </w:tcBorders>
            <w:vAlign w:val="center"/>
          </w:tcPr>
          <w:p w14:paraId="5A704A23" w14:textId="77777777" w:rsidR="003A20D6" w:rsidRPr="00B80A37" w:rsidRDefault="002B38CB">
            <w:pPr>
              <w:ind w:left="126"/>
              <w:rPr>
                <w:rFonts w:ascii="Times New Roman" w:hAnsi="Times New Roman"/>
                <w:color w:val="000000"/>
                <w:spacing w:val="14"/>
                <w:sz w:val="18"/>
              </w:rPr>
            </w:pPr>
            <w:r w:rsidRPr="00B80A37">
              <w:rPr>
                <w:rFonts w:ascii="Times New Roman" w:hAnsi="Times New Roman"/>
                <w:color w:val="000000"/>
                <w:spacing w:val="14"/>
                <w:sz w:val="18"/>
              </w:rPr>
              <w:t># digit</w:t>
            </w:r>
          </w:p>
        </w:tc>
        <w:tc>
          <w:tcPr>
            <w:tcW w:w="3264" w:type="dxa"/>
            <w:gridSpan w:val="3"/>
            <w:tcBorders>
              <w:top w:val="none" w:sz="0" w:space="0" w:color="000000"/>
              <w:left w:val="single" w:sz="1" w:space="0" w:color="000000"/>
              <w:bottom w:val="single" w:sz="1" w:space="0" w:color="000000"/>
              <w:right w:val="none" w:sz="0" w:space="0" w:color="000000"/>
            </w:tcBorders>
            <w:vAlign w:val="center"/>
          </w:tcPr>
          <w:p w14:paraId="20D90D5D" w14:textId="77777777" w:rsidR="003A20D6" w:rsidRPr="00B80A37" w:rsidRDefault="002B38CB">
            <w:pPr>
              <w:tabs>
                <w:tab w:val="right" w:pos="2718"/>
              </w:tabs>
              <w:jc w:val="center"/>
              <w:rPr>
                <w:rFonts w:ascii="Times New Roman" w:hAnsi="Times New Roman"/>
                <w:color w:val="000000"/>
                <w:sz w:val="18"/>
              </w:rPr>
            </w:pPr>
            <w:r w:rsidRPr="00B80A37">
              <w:rPr>
                <w:rFonts w:ascii="Times New Roman" w:hAnsi="Times New Roman"/>
                <w:color w:val="000000"/>
                <w:sz w:val="18"/>
              </w:rPr>
              <w:t>3 digits</w:t>
            </w:r>
            <w:r w:rsidRPr="00B80A37">
              <w:rPr>
                <w:rFonts w:ascii="Times New Roman" w:hAnsi="Times New Roman"/>
                <w:color w:val="000000"/>
                <w:sz w:val="18"/>
              </w:rPr>
              <w:tab/>
              <w:t>4 digits</w:t>
            </w:r>
          </w:p>
        </w:tc>
      </w:tr>
      <w:tr w:rsidR="003A20D6" w:rsidRPr="00B80A37" w14:paraId="7503CBFB" w14:textId="77777777">
        <w:trPr>
          <w:trHeight w:hRule="exact" w:val="231"/>
        </w:trPr>
        <w:tc>
          <w:tcPr>
            <w:tcW w:w="3136" w:type="dxa"/>
            <w:tcBorders>
              <w:top w:val="single" w:sz="1" w:space="0" w:color="000000"/>
              <w:left w:val="none" w:sz="0" w:space="0" w:color="000000"/>
              <w:bottom w:val="single" w:sz="1" w:space="0" w:color="000000"/>
              <w:right w:val="single" w:sz="1" w:space="0" w:color="000000"/>
            </w:tcBorders>
            <w:vAlign w:val="center"/>
          </w:tcPr>
          <w:p w14:paraId="2627EEED"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w:t>
            </w:r>
          </w:p>
        </w:tc>
        <w:tc>
          <w:tcPr>
            <w:tcW w:w="1587" w:type="dxa"/>
            <w:tcBorders>
              <w:top w:val="single" w:sz="1" w:space="0" w:color="000000"/>
              <w:left w:val="single" w:sz="1" w:space="0" w:color="000000"/>
              <w:bottom w:val="single" w:sz="1" w:space="0" w:color="000000"/>
              <w:right w:val="single" w:sz="1" w:space="0" w:color="000000"/>
            </w:tcBorders>
            <w:vAlign w:val="center"/>
          </w:tcPr>
          <w:p w14:paraId="6505B344" w14:textId="77777777" w:rsidR="003A20D6" w:rsidRPr="00B80A37" w:rsidRDefault="002B38CB">
            <w:pPr>
              <w:tabs>
                <w:tab w:val="right" w:pos="1451"/>
              </w:tabs>
              <w:ind w:right="136"/>
              <w:jc w:val="right"/>
              <w:rPr>
                <w:rFonts w:ascii="Times New Roman" w:hAnsi="Times New Roman"/>
                <w:color w:val="000000"/>
                <w:spacing w:val="-6"/>
                <w:sz w:val="18"/>
              </w:rPr>
            </w:pPr>
            <w:r w:rsidRPr="00B80A37">
              <w:rPr>
                <w:rFonts w:ascii="Times New Roman" w:hAnsi="Times New Roman"/>
                <w:color w:val="000000"/>
                <w:spacing w:val="-6"/>
                <w:sz w:val="18"/>
              </w:rPr>
              <w:t>Vessel</w:t>
            </w:r>
            <w:r w:rsidRPr="00B80A37">
              <w:rPr>
                <w:rFonts w:ascii="Times New Roman" w:hAnsi="Times New Roman"/>
                <w:color w:val="000000"/>
                <w:spacing w:val="-6"/>
                <w:sz w:val="18"/>
              </w:rPr>
              <w:tab/>
            </w:r>
            <w:r w:rsidRPr="00B80A37">
              <w:rPr>
                <w:rFonts w:ascii="Times New Roman" w:hAnsi="Times New Roman"/>
                <w:color w:val="000000"/>
                <w:sz w:val="18"/>
              </w:rPr>
              <w:t>Air (**)</w:t>
            </w:r>
          </w:p>
        </w:tc>
        <w:tc>
          <w:tcPr>
            <w:tcW w:w="1677" w:type="dxa"/>
            <w:gridSpan w:val="2"/>
            <w:tcBorders>
              <w:top w:val="single" w:sz="1" w:space="0" w:color="000000"/>
              <w:left w:val="single" w:sz="1" w:space="0" w:color="000000"/>
              <w:bottom w:val="single" w:sz="1" w:space="0" w:color="000000"/>
              <w:right w:val="none" w:sz="0" w:space="0" w:color="000000"/>
            </w:tcBorders>
            <w:vAlign w:val="center"/>
          </w:tcPr>
          <w:p w14:paraId="26BB283F" w14:textId="77777777" w:rsidR="003A20D6" w:rsidRPr="00B80A37" w:rsidRDefault="002B38CB">
            <w:pPr>
              <w:tabs>
                <w:tab w:val="right" w:pos="1325"/>
              </w:tabs>
              <w:ind w:right="331"/>
              <w:jc w:val="right"/>
              <w:rPr>
                <w:rFonts w:ascii="Times New Roman" w:hAnsi="Times New Roman"/>
                <w:color w:val="000000"/>
                <w:spacing w:val="-6"/>
                <w:sz w:val="18"/>
              </w:rPr>
            </w:pPr>
            <w:r w:rsidRPr="00B80A37">
              <w:rPr>
                <w:rFonts w:ascii="Times New Roman" w:hAnsi="Times New Roman"/>
                <w:color w:val="000000"/>
                <w:spacing w:val="-6"/>
                <w:sz w:val="18"/>
              </w:rPr>
              <w:t>Vessel</w:t>
            </w:r>
            <w:r w:rsidRPr="00B80A37">
              <w:rPr>
                <w:rFonts w:ascii="Times New Roman" w:hAnsi="Times New Roman"/>
                <w:color w:val="000000"/>
                <w:spacing w:val="-6"/>
                <w:sz w:val="18"/>
              </w:rPr>
              <w:tab/>
            </w:r>
            <w:r w:rsidRPr="00B80A37">
              <w:rPr>
                <w:rFonts w:ascii="Times New Roman" w:hAnsi="Times New Roman"/>
                <w:color w:val="000000"/>
                <w:sz w:val="18"/>
              </w:rPr>
              <w:t>Air</w:t>
            </w:r>
          </w:p>
        </w:tc>
      </w:tr>
      <w:tr w:rsidR="003A20D6" w:rsidRPr="00B80A37" w14:paraId="1E6D18C1" w14:textId="77777777">
        <w:trPr>
          <w:trHeight w:hRule="exact" w:val="226"/>
        </w:trPr>
        <w:tc>
          <w:tcPr>
            <w:tcW w:w="6400" w:type="dxa"/>
            <w:gridSpan w:val="4"/>
            <w:tcBorders>
              <w:top w:val="single" w:sz="1" w:space="0" w:color="000000"/>
              <w:left w:val="none" w:sz="0" w:space="0" w:color="000000"/>
              <w:bottom w:val="single" w:sz="1" w:space="0" w:color="000000"/>
              <w:right w:val="none" w:sz="0" w:space="0" w:color="000000"/>
            </w:tcBorders>
            <w:vAlign w:val="center"/>
          </w:tcPr>
          <w:p w14:paraId="2DB546E2" w14:textId="77777777" w:rsidR="003A20D6" w:rsidRPr="00B80A37" w:rsidRDefault="002B38CB">
            <w:pPr>
              <w:ind w:left="126"/>
              <w:rPr>
                <w:rFonts w:ascii="Times New Roman" w:hAnsi="Times New Roman"/>
                <w:b/>
                <w:color w:val="000000"/>
                <w:spacing w:val="16"/>
                <w:sz w:val="18"/>
              </w:rPr>
            </w:pPr>
            <w:r w:rsidRPr="00B80A37">
              <w:rPr>
                <w:rFonts w:ascii="Times New Roman" w:hAnsi="Times New Roman"/>
                <w:b/>
                <w:color w:val="000000"/>
                <w:spacing w:val="16"/>
                <w:sz w:val="18"/>
              </w:rPr>
              <w:t>Model (a) - With only Ad-Valorem Transport Costs (F</w:t>
            </w:r>
            <w:r w:rsidRPr="00B80A37">
              <w:rPr>
                <w:rFonts w:ascii="Times New Roman" w:hAnsi="Times New Roman"/>
                <w:b/>
                <w:color w:val="000000"/>
                <w:spacing w:val="16"/>
                <w:w w:val="125"/>
                <w:sz w:val="18"/>
                <w:vertAlign w:val="superscript"/>
              </w:rPr>
              <w:t>i</w:t>
            </w:r>
            <w:r w:rsidRPr="00B80A37">
              <w:rPr>
                <w:rFonts w:ascii="Times New Roman" w:hAnsi="Times New Roman"/>
                <w:b/>
                <w:color w:val="000000"/>
                <w:spacing w:val="16"/>
                <w:sz w:val="18"/>
              </w:rPr>
              <w:t xml:space="preserve">" - </w:t>
            </w:r>
            <w:r w:rsidRPr="00B80A37">
              <w:rPr>
                <w:rFonts w:ascii="Times New Roman" w:hAnsi="Times New Roman"/>
                <w:color w:val="000000"/>
                <w:spacing w:val="16"/>
                <w:sz w:val="18"/>
              </w:rPr>
              <w:t>1, in %)</w:t>
            </w:r>
          </w:p>
        </w:tc>
      </w:tr>
      <w:tr w:rsidR="003A20D6" w:rsidRPr="00B80A37" w14:paraId="64C52894" w14:textId="77777777">
        <w:trPr>
          <w:trHeight w:hRule="exact" w:val="206"/>
        </w:trPr>
        <w:tc>
          <w:tcPr>
            <w:tcW w:w="3136" w:type="dxa"/>
            <w:tcBorders>
              <w:top w:val="single" w:sz="1" w:space="0" w:color="000000"/>
              <w:left w:val="none" w:sz="0" w:space="0" w:color="000000"/>
              <w:bottom w:val="none" w:sz="0" w:space="0" w:color="000000"/>
              <w:right w:val="single" w:sz="1" w:space="0" w:color="000000"/>
            </w:tcBorders>
            <w:vAlign w:val="center"/>
          </w:tcPr>
          <w:p w14:paraId="5A5B76F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01F07758" w14:textId="77777777" w:rsidR="003A20D6" w:rsidRPr="00B80A37" w:rsidRDefault="002B38CB">
            <w:pPr>
              <w:tabs>
                <w:tab w:val="right" w:pos="1260"/>
              </w:tabs>
              <w:ind w:left="212"/>
              <w:rPr>
                <w:rFonts w:ascii="Times New Roman" w:hAnsi="Times New Roman"/>
                <w:color w:val="000000"/>
                <w:sz w:val="18"/>
              </w:rPr>
            </w:pPr>
            <w:r w:rsidRPr="00B80A37">
              <w:rPr>
                <w:rFonts w:ascii="Times New Roman" w:hAnsi="Times New Roman"/>
                <w:color w:val="000000"/>
                <w:sz w:val="18"/>
              </w:rPr>
              <w:t>5.8</w:t>
            </w:r>
            <w:r w:rsidRPr="00B80A37">
              <w:rPr>
                <w:rFonts w:ascii="Times New Roman" w:hAnsi="Times New Roman"/>
                <w:color w:val="000000"/>
                <w:sz w:val="18"/>
              </w:rPr>
              <w:tab/>
              <w:t>5.1</w:t>
            </w:r>
          </w:p>
        </w:tc>
        <w:tc>
          <w:tcPr>
            <w:tcW w:w="922" w:type="dxa"/>
            <w:tcBorders>
              <w:top w:val="single" w:sz="1" w:space="0" w:color="000000"/>
              <w:left w:val="single" w:sz="1" w:space="0" w:color="000000"/>
              <w:bottom w:val="none" w:sz="0" w:space="0" w:color="000000"/>
              <w:right w:val="none" w:sz="0" w:space="0" w:color="000000"/>
            </w:tcBorders>
            <w:vAlign w:val="center"/>
          </w:tcPr>
          <w:p w14:paraId="011F1DA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6.0</w:t>
            </w:r>
          </w:p>
        </w:tc>
        <w:tc>
          <w:tcPr>
            <w:tcW w:w="755" w:type="dxa"/>
            <w:tcBorders>
              <w:top w:val="single" w:sz="1" w:space="0" w:color="000000"/>
              <w:left w:val="none" w:sz="0" w:space="0" w:color="000000"/>
              <w:bottom w:val="none" w:sz="0" w:space="0" w:color="000000"/>
              <w:right w:val="none" w:sz="0" w:space="0" w:color="000000"/>
            </w:tcBorders>
            <w:vAlign w:val="center"/>
          </w:tcPr>
          <w:p w14:paraId="21C02E83"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4.9</w:t>
            </w:r>
          </w:p>
        </w:tc>
      </w:tr>
      <w:tr w:rsidR="003A20D6" w:rsidRPr="00B80A37" w14:paraId="5ED5F50F"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7AB2B06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4259670" w14:textId="77777777" w:rsidR="003A20D6" w:rsidRPr="00B80A37" w:rsidRDefault="002B38CB">
            <w:pPr>
              <w:tabs>
                <w:tab w:val="right" w:pos="1263"/>
              </w:tabs>
              <w:ind w:left="212"/>
              <w:rPr>
                <w:rFonts w:ascii="Times New Roman" w:hAnsi="Times New Roman"/>
                <w:color w:val="000000"/>
                <w:sz w:val="18"/>
              </w:rPr>
            </w:pPr>
            <w:r w:rsidRPr="00B80A37">
              <w:rPr>
                <w:rFonts w:ascii="Times New Roman" w:hAnsi="Times New Roman"/>
                <w:color w:val="000000"/>
                <w:sz w:val="18"/>
              </w:rPr>
              <w:t>5.1</w:t>
            </w:r>
            <w:r w:rsidRPr="00B80A37">
              <w:rPr>
                <w:rFonts w:ascii="Times New Roman" w:hAnsi="Times New Roman"/>
                <w:color w:val="000000"/>
                <w:sz w:val="18"/>
              </w:rPr>
              <w:tab/>
              <w:t>4.2</w:t>
            </w:r>
          </w:p>
        </w:tc>
        <w:tc>
          <w:tcPr>
            <w:tcW w:w="922" w:type="dxa"/>
            <w:tcBorders>
              <w:top w:val="none" w:sz="0" w:space="0" w:color="000000"/>
              <w:left w:val="single" w:sz="1" w:space="0" w:color="000000"/>
              <w:bottom w:val="single" w:sz="1" w:space="0" w:color="000000"/>
              <w:right w:val="none" w:sz="0" w:space="0" w:color="000000"/>
            </w:tcBorders>
            <w:vAlign w:val="center"/>
          </w:tcPr>
          <w:p w14:paraId="210923D3"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5.2</w:t>
            </w:r>
          </w:p>
        </w:tc>
        <w:tc>
          <w:tcPr>
            <w:tcW w:w="755" w:type="dxa"/>
            <w:tcBorders>
              <w:top w:val="none" w:sz="0" w:space="0" w:color="000000"/>
              <w:left w:val="none" w:sz="0" w:space="0" w:color="000000"/>
              <w:bottom w:val="single" w:sz="1" w:space="0" w:color="000000"/>
              <w:right w:val="none" w:sz="0" w:space="0" w:color="000000"/>
            </w:tcBorders>
            <w:vAlign w:val="center"/>
          </w:tcPr>
          <w:p w14:paraId="76B02705"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3.7</w:t>
            </w:r>
          </w:p>
        </w:tc>
      </w:tr>
      <w:tr w:rsidR="003A20D6" w:rsidRPr="00B80A37" w14:paraId="694E1FC2" w14:textId="77777777">
        <w:trPr>
          <w:trHeight w:hRule="exact" w:val="227"/>
        </w:trPr>
        <w:tc>
          <w:tcPr>
            <w:tcW w:w="5645" w:type="dxa"/>
            <w:gridSpan w:val="3"/>
            <w:tcBorders>
              <w:top w:val="single" w:sz="1" w:space="0" w:color="000000"/>
              <w:left w:val="none" w:sz="0" w:space="0" w:color="000000"/>
              <w:bottom w:val="single" w:sz="1" w:space="0" w:color="000000"/>
              <w:right w:val="none" w:sz="0" w:space="0" w:color="000000"/>
            </w:tcBorders>
            <w:vAlign w:val="center"/>
          </w:tcPr>
          <w:p w14:paraId="51271F3C" w14:textId="77777777" w:rsidR="003A20D6" w:rsidRPr="00B80A37" w:rsidRDefault="002B38CB">
            <w:pPr>
              <w:ind w:left="126"/>
              <w:rPr>
                <w:rFonts w:ascii="Times New Roman" w:hAnsi="Times New Roman"/>
                <w:b/>
                <w:color w:val="000000"/>
                <w:spacing w:val="16"/>
                <w:sz w:val="18"/>
              </w:rPr>
            </w:pPr>
            <w:r w:rsidRPr="00B80A37">
              <w:rPr>
                <w:rFonts w:ascii="Times New Roman" w:hAnsi="Times New Roman"/>
                <w:b/>
                <w:color w:val="000000"/>
                <w:spacing w:val="16"/>
                <w:sz w:val="18"/>
              </w:rPr>
              <w:t>Model (b) - With Additive &amp; Ad-Valorem Transport Costs</w:t>
            </w:r>
          </w:p>
        </w:tc>
        <w:tc>
          <w:tcPr>
            <w:tcW w:w="755" w:type="dxa"/>
            <w:tcBorders>
              <w:top w:val="single" w:sz="1" w:space="0" w:color="000000"/>
              <w:left w:val="none" w:sz="0" w:space="0" w:color="000000"/>
              <w:bottom w:val="single" w:sz="1" w:space="0" w:color="000000"/>
              <w:right w:val="none" w:sz="0" w:space="0" w:color="000000"/>
            </w:tcBorders>
          </w:tcPr>
          <w:p w14:paraId="64E61204" w14:textId="77777777" w:rsidR="003A20D6" w:rsidRPr="00B80A37" w:rsidRDefault="003A20D6">
            <w:pPr>
              <w:rPr>
                <w:rFonts w:ascii="Times New Roman" w:hAnsi="Times New Roman"/>
                <w:color w:val="000000"/>
                <w:sz w:val="20"/>
              </w:rPr>
            </w:pPr>
          </w:p>
        </w:tc>
      </w:tr>
      <w:tr w:rsidR="003A20D6" w:rsidRPr="00B80A37" w14:paraId="5A932A4A" w14:textId="77777777">
        <w:trPr>
          <w:trHeight w:hRule="exact" w:val="234"/>
        </w:trPr>
        <w:tc>
          <w:tcPr>
            <w:tcW w:w="3136" w:type="dxa"/>
            <w:tcBorders>
              <w:top w:val="single" w:sz="1" w:space="0" w:color="000000"/>
              <w:left w:val="none" w:sz="0" w:space="0" w:color="000000"/>
              <w:bottom w:val="single" w:sz="1" w:space="0" w:color="000000"/>
              <w:right w:val="single" w:sz="1" w:space="0" w:color="000000"/>
            </w:tcBorders>
            <w:vAlign w:val="center"/>
          </w:tcPr>
          <w:p w14:paraId="75253C6D"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Ad</w:t>
            </w:r>
            <w:r w:rsidRPr="00B80A37">
              <w:rPr>
                <w:rFonts w:ascii="Times New Roman" w:hAnsi="Times New Roman"/>
                <w:i/>
                <w:color w:val="000000"/>
                <w:spacing w:val="10"/>
                <w:sz w:val="6"/>
              </w:rPr>
              <w:t>-</w:t>
            </w:r>
            <w:r w:rsidRPr="00B80A37">
              <w:rPr>
                <w:rFonts w:ascii="Times New Roman" w:hAnsi="Times New Roman"/>
                <w:i/>
                <w:color w:val="000000"/>
                <w:spacing w:val="10"/>
                <w:sz w:val="18"/>
              </w:rPr>
              <w:t xml:space="preserve">valorem term </w:t>
            </w:r>
            <w:r w:rsidRPr="00B80A37">
              <w:rPr>
                <w:rFonts w:ascii="Times New Roman" w:hAnsi="Times New Roman"/>
                <w:i/>
                <w:color w:val="000000"/>
                <w:spacing w:val="10"/>
                <w:w w:val="175"/>
                <w:sz w:val="18"/>
                <w:vertAlign w:val="subscript"/>
              </w:rPr>
              <w:t>r</w:t>
            </w:r>
            <w:r w:rsidRPr="00B80A37">
              <w:rPr>
                <w:rFonts w:ascii="Times New Roman" w:hAnsi="Times New Roman"/>
                <w:i/>
                <w:color w:val="000000"/>
                <w:spacing w:val="10"/>
                <w:sz w:val="18"/>
              </w:rPr>
              <w:t>fac</w:t>
            </w:r>
            <w:r w:rsidRPr="00B80A37">
              <w:rPr>
                <w:rFonts w:ascii="Times New Roman" w:hAnsi="Times New Roman"/>
                <w:i/>
                <w:color w:val="000000"/>
                <w:spacing w:val="10"/>
                <w:w w:val="120"/>
                <w:sz w:val="18"/>
                <w:vertAlign w:val="superscript"/>
              </w:rPr>
              <w:t>i</w:t>
            </w:r>
            <w:r w:rsidRPr="00B80A37">
              <w:rPr>
                <w:rFonts w:ascii="Times New Roman" w:hAnsi="Times New Roman"/>
                <w:i/>
                <w:color w:val="000000"/>
                <w:spacing w:val="10"/>
                <w:sz w:val="18"/>
              </w:rPr>
              <w:t xml:space="preserve">v </w:t>
            </w:r>
            <w:r w:rsidRPr="00B80A37">
              <w:rPr>
                <w:rFonts w:ascii="Times New Roman" w:hAnsi="Times New Roman"/>
                <w:i/>
                <w:color w:val="000000"/>
                <w:spacing w:val="10"/>
                <w:sz w:val="6"/>
              </w:rPr>
              <w:t>-</w:t>
            </w:r>
            <w:r w:rsidRPr="00B80A37">
              <w:rPr>
                <w:rFonts w:ascii="Times New Roman" w:hAnsi="Times New Roman"/>
                <w:i/>
                <w:color w:val="000000"/>
                <w:spacing w:val="10"/>
                <w:sz w:val="18"/>
              </w:rPr>
              <w:t>1, in %)</w:t>
            </w:r>
          </w:p>
        </w:tc>
        <w:tc>
          <w:tcPr>
            <w:tcW w:w="1587" w:type="dxa"/>
            <w:tcBorders>
              <w:top w:val="single" w:sz="1" w:space="0" w:color="000000"/>
              <w:left w:val="single" w:sz="1" w:space="0" w:color="000000"/>
              <w:bottom w:val="single" w:sz="1" w:space="0" w:color="000000"/>
              <w:right w:val="single" w:sz="1" w:space="0" w:color="000000"/>
            </w:tcBorders>
          </w:tcPr>
          <w:p w14:paraId="308C1178"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0886E36B"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39CF238A" w14:textId="77777777" w:rsidR="003A20D6" w:rsidRPr="00B80A37" w:rsidRDefault="003A20D6">
            <w:pPr>
              <w:rPr>
                <w:rFonts w:ascii="Times New Roman" w:hAnsi="Times New Roman"/>
                <w:color w:val="000000"/>
                <w:sz w:val="20"/>
              </w:rPr>
            </w:pPr>
          </w:p>
        </w:tc>
      </w:tr>
      <w:tr w:rsidR="003A20D6" w:rsidRPr="00B80A37" w14:paraId="51E9FB59" w14:textId="77777777">
        <w:trPr>
          <w:trHeight w:hRule="exact" w:val="201"/>
        </w:trPr>
        <w:tc>
          <w:tcPr>
            <w:tcW w:w="3136" w:type="dxa"/>
            <w:tcBorders>
              <w:top w:val="single" w:sz="1" w:space="0" w:color="000000"/>
              <w:left w:val="none" w:sz="0" w:space="0" w:color="000000"/>
              <w:bottom w:val="none" w:sz="0" w:space="0" w:color="000000"/>
              <w:right w:val="single" w:sz="1" w:space="0" w:color="000000"/>
            </w:tcBorders>
            <w:vAlign w:val="center"/>
          </w:tcPr>
          <w:p w14:paraId="5ACA4BD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1DCBA98F" w14:textId="77777777" w:rsidR="003A20D6" w:rsidRPr="00B80A37" w:rsidRDefault="002B38CB">
            <w:pPr>
              <w:tabs>
                <w:tab w:val="right" w:pos="1263"/>
              </w:tabs>
              <w:ind w:left="212"/>
              <w:rPr>
                <w:rFonts w:ascii="Times New Roman" w:hAnsi="Times New Roman"/>
                <w:color w:val="000000"/>
                <w:sz w:val="18"/>
              </w:rPr>
            </w:pPr>
            <w:r w:rsidRPr="00B80A37">
              <w:rPr>
                <w:rFonts w:ascii="Times New Roman" w:hAnsi="Times New Roman"/>
                <w:color w:val="000000"/>
                <w:sz w:val="18"/>
              </w:rPr>
              <w:t>3.2</w:t>
            </w:r>
            <w:r w:rsidRPr="00B80A37">
              <w:rPr>
                <w:rFonts w:ascii="Times New Roman" w:hAnsi="Times New Roman"/>
                <w:color w:val="000000"/>
                <w:sz w:val="18"/>
              </w:rPr>
              <w:tab/>
              <w:t>2.5</w:t>
            </w:r>
          </w:p>
        </w:tc>
        <w:tc>
          <w:tcPr>
            <w:tcW w:w="922" w:type="dxa"/>
            <w:tcBorders>
              <w:top w:val="single" w:sz="1" w:space="0" w:color="000000"/>
              <w:left w:val="single" w:sz="1" w:space="0" w:color="000000"/>
              <w:bottom w:val="none" w:sz="0" w:space="0" w:color="000000"/>
              <w:right w:val="none" w:sz="0" w:space="0" w:color="000000"/>
            </w:tcBorders>
            <w:vAlign w:val="center"/>
          </w:tcPr>
          <w:p w14:paraId="2934868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3.3</w:t>
            </w:r>
          </w:p>
        </w:tc>
        <w:tc>
          <w:tcPr>
            <w:tcW w:w="755" w:type="dxa"/>
            <w:tcBorders>
              <w:top w:val="single" w:sz="1" w:space="0" w:color="000000"/>
              <w:left w:val="none" w:sz="0" w:space="0" w:color="000000"/>
              <w:bottom w:val="none" w:sz="0" w:space="0" w:color="000000"/>
              <w:right w:val="none" w:sz="0" w:space="0" w:color="000000"/>
            </w:tcBorders>
            <w:vAlign w:val="center"/>
          </w:tcPr>
          <w:p w14:paraId="5F18B523"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2.4</w:t>
            </w:r>
          </w:p>
        </w:tc>
      </w:tr>
      <w:tr w:rsidR="003A20D6" w:rsidRPr="00B80A37" w14:paraId="674A8445"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185C53EF"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290CC00F"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2.8</w:t>
            </w:r>
            <w:r w:rsidRPr="00B80A37">
              <w:rPr>
                <w:rFonts w:ascii="Times New Roman" w:hAnsi="Times New Roman"/>
                <w:color w:val="000000"/>
                <w:sz w:val="18"/>
              </w:rPr>
              <w:tab/>
              <w:t>1.8</w:t>
            </w:r>
          </w:p>
        </w:tc>
        <w:tc>
          <w:tcPr>
            <w:tcW w:w="922" w:type="dxa"/>
            <w:tcBorders>
              <w:top w:val="none" w:sz="0" w:space="0" w:color="000000"/>
              <w:left w:val="single" w:sz="1" w:space="0" w:color="000000"/>
              <w:bottom w:val="single" w:sz="1" w:space="0" w:color="000000"/>
              <w:right w:val="none" w:sz="0" w:space="0" w:color="000000"/>
            </w:tcBorders>
            <w:vAlign w:val="center"/>
          </w:tcPr>
          <w:p w14:paraId="6930B6D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2.8</w:t>
            </w:r>
          </w:p>
        </w:tc>
        <w:tc>
          <w:tcPr>
            <w:tcW w:w="755" w:type="dxa"/>
            <w:tcBorders>
              <w:top w:val="none" w:sz="0" w:space="0" w:color="000000"/>
              <w:left w:val="none" w:sz="0" w:space="0" w:color="000000"/>
              <w:bottom w:val="single" w:sz="1" w:space="0" w:color="000000"/>
              <w:right w:val="none" w:sz="0" w:space="0" w:color="000000"/>
            </w:tcBorders>
            <w:vAlign w:val="center"/>
          </w:tcPr>
          <w:p w14:paraId="0CE2790C"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1.6</w:t>
            </w:r>
          </w:p>
        </w:tc>
      </w:tr>
      <w:tr w:rsidR="003A20D6" w:rsidRPr="00B80A37" w14:paraId="2CDADD98" w14:textId="77777777">
        <w:trPr>
          <w:trHeight w:hRule="exact" w:val="227"/>
        </w:trPr>
        <w:tc>
          <w:tcPr>
            <w:tcW w:w="3136" w:type="dxa"/>
            <w:tcBorders>
              <w:top w:val="single" w:sz="1" w:space="0" w:color="000000"/>
              <w:left w:val="none" w:sz="0" w:space="0" w:color="000000"/>
              <w:bottom w:val="single" w:sz="1" w:space="0" w:color="000000"/>
              <w:right w:val="single" w:sz="1" w:space="0" w:color="000000"/>
            </w:tcBorders>
            <w:vAlign w:val="center"/>
          </w:tcPr>
          <w:p w14:paraId="30C12CC6" w14:textId="77777777" w:rsidR="003A20D6" w:rsidRPr="00B80A37" w:rsidRDefault="002B38CB">
            <w:pPr>
              <w:ind w:left="126"/>
              <w:rPr>
                <w:rFonts w:ascii="Times New Roman" w:hAnsi="Times New Roman"/>
                <w:i/>
                <w:color w:val="000000"/>
                <w:spacing w:val="8"/>
                <w:sz w:val="18"/>
              </w:rPr>
            </w:pPr>
            <w:r w:rsidRPr="00B80A37">
              <w:rPr>
                <w:rFonts w:ascii="Times New Roman" w:hAnsi="Times New Roman"/>
                <w:i/>
                <w:color w:val="000000"/>
                <w:spacing w:val="8"/>
                <w:sz w:val="18"/>
              </w:rPr>
              <w:t>Additive term</w:t>
            </w:r>
          </w:p>
        </w:tc>
        <w:tc>
          <w:tcPr>
            <w:tcW w:w="1587" w:type="dxa"/>
            <w:tcBorders>
              <w:top w:val="single" w:sz="1" w:space="0" w:color="000000"/>
              <w:left w:val="single" w:sz="1" w:space="0" w:color="000000"/>
              <w:bottom w:val="single" w:sz="1" w:space="0" w:color="000000"/>
              <w:right w:val="single" w:sz="1" w:space="0" w:color="000000"/>
            </w:tcBorders>
          </w:tcPr>
          <w:p w14:paraId="7DDF7C5F"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01B33D8E"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544D1992" w14:textId="77777777" w:rsidR="003A20D6" w:rsidRPr="00B80A37" w:rsidRDefault="003A20D6">
            <w:pPr>
              <w:rPr>
                <w:rFonts w:ascii="Times New Roman" w:hAnsi="Times New Roman"/>
                <w:color w:val="000000"/>
                <w:sz w:val="20"/>
              </w:rPr>
            </w:pPr>
          </w:p>
        </w:tc>
      </w:tr>
      <w:tr w:rsidR="003A20D6" w:rsidRPr="00B80A37" w14:paraId="34877E35" w14:textId="77777777">
        <w:trPr>
          <w:trHeight w:hRule="exact" w:val="237"/>
        </w:trPr>
        <w:tc>
          <w:tcPr>
            <w:tcW w:w="3136" w:type="dxa"/>
            <w:tcBorders>
              <w:top w:val="single" w:sz="1" w:space="0" w:color="000000"/>
              <w:left w:val="none" w:sz="0" w:space="0" w:color="000000"/>
              <w:bottom w:val="single" w:sz="1" w:space="0" w:color="000000"/>
              <w:right w:val="single" w:sz="1" w:space="0" w:color="000000"/>
            </w:tcBorders>
            <w:vAlign w:val="center"/>
          </w:tcPr>
          <w:p w14:paraId="6373DBBF"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In % of the export price (7p, in %)</w:t>
            </w:r>
          </w:p>
        </w:tc>
        <w:tc>
          <w:tcPr>
            <w:tcW w:w="1587" w:type="dxa"/>
            <w:tcBorders>
              <w:top w:val="single" w:sz="1" w:space="0" w:color="000000"/>
              <w:left w:val="single" w:sz="1" w:space="0" w:color="000000"/>
              <w:bottom w:val="single" w:sz="1" w:space="0" w:color="000000"/>
              <w:right w:val="single" w:sz="1" w:space="0" w:color="000000"/>
            </w:tcBorders>
          </w:tcPr>
          <w:p w14:paraId="6EC20BD2"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254C6489"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7EB9AF50" w14:textId="77777777" w:rsidR="003A20D6" w:rsidRPr="00B80A37" w:rsidRDefault="003A20D6">
            <w:pPr>
              <w:rPr>
                <w:rFonts w:ascii="Times New Roman" w:hAnsi="Times New Roman"/>
                <w:color w:val="000000"/>
                <w:sz w:val="20"/>
              </w:rPr>
            </w:pPr>
          </w:p>
        </w:tc>
      </w:tr>
      <w:tr w:rsidR="003A20D6" w:rsidRPr="00B80A37" w14:paraId="4403263E" w14:textId="77777777">
        <w:trPr>
          <w:trHeight w:hRule="exact" w:val="202"/>
        </w:trPr>
        <w:tc>
          <w:tcPr>
            <w:tcW w:w="3136" w:type="dxa"/>
            <w:tcBorders>
              <w:top w:val="single" w:sz="1" w:space="0" w:color="000000"/>
              <w:left w:val="none" w:sz="0" w:space="0" w:color="000000"/>
              <w:bottom w:val="none" w:sz="0" w:space="0" w:color="000000"/>
              <w:right w:val="single" w:sz="1" w:space="0" w:color="000000"/>
            </w:tcBorders>
            <w:vAlign w:val="center"/>
          </w:tcPr>
          <w:p w14:paraId="4D0191B1"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503F165B"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2.9</w:t>
            </w:r>
            <w:r w:rsidRPr="00B80A37">
              <w:rPr>
                <w:rFonts w:ascii="Times New Roman" w:hAnsi="Times New Roman"/>
                <w:color w:val="000000"/>
                <w:sz w:val="18"/>
              </w:rPr>
              <w:tab/>
              <w:t>1.8</w:t>
            </w:r>
          </w:p>
        </w:tc>
        <w:tc>
          <w:tcPr>
            <w:tcW w:w="922" w:type="dxa"/>
            <w:tcBorders>
              <w:top w:val="single" w:sz="1" w:space="0" w:color="000000"/>
              <w:left w:val="single" w:sz="1" w:space="0" w:color="000000"/>
              <w:bottom w:val="none" w:sz="0" w:space="0" w:color="000000"/>
              <w:right w:val="none" w:sz="0" w:space="0" w:color="000000"/>
            </w:tcBorders>
            <w:vAlign w:val="center"/>
          </w:tcPr>
          <w:p w14:paraId="1F497FD8"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2.8</w:t>
            </w:r>
          </w:p>
        </w:tc>
        <w:tc>
          <w:tcPr>
            <w:tcW w:w="755" w:type="dxa"/>
            <w:tcBorders>
              <w:top w:val="single" w:sz="1" w:space="0" w:color="000000"/>
              <w:left w:val="none" w:sz="0" w:space="0" w:color="000000"/>
              <w:bottom w:val="none" w:sz="0" w:space="0" w:color="000000"/>
              <w:right w:val="none" w:sz="0" w:space="0" w:color="000000"/>
            </w:tcBorders>
            <w:vAlign w:val="center"/>
          </w:tcPr>
          <w:p w14:paraId="61BA52B0"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1.9</w:t>
            </w:r>
          </w:p>
        </w:tc>
      </w:tr>
      <w:tr w:rsidR="003A20D6" w:rsidRPr="00B80A37" w14:paraId="3AEED133"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47DEFF7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50FBB4D3" w14:textId="77777777" w:rsidR="003A20D6" w:rsidRPr="00B80A37" w:rsidRDefault="002B38CB">
            <w:pPr>
              <w:tabs>
                <w:tab w:val="right" w:pos="1271"/>
              </w:tabs>
              <w:ind w:left="212"/>
              <w:rPr>
                <w:rFonts w:ascii="Times New Roman" w:hAnsi="Times New Roman"/>
                <w:color w:val="000000"/>
                <w:sz w:val="18"/>
              </w:rPr>
            </w:pPr>
            <w:r w:rsidRPr="00B80A37">
              <w:rPr>
                <w:rFonts w:ascii="Times New Roman" w:hAnsi="Times New Roman"/>
                <w:color w:val="000000"/>
                <w:sz w:val="18"/>
              </w:rPr>
              <w:t>1.9</w:t>
            </w:r>
            <w:r w:rsidRPr="00B80A37">
              <w:rPr>
                <w:rFonts w:ascii="Times New Roman" w:hAnsi="Times New Roman"/>
                <w:color w:val="000000"/>
                <w:sz w:val="18"/>
              </w:rPr>
              <w:tab/>
              <w:t>0.7</w:t>
            </w:r>
          </w:p>
        </w:tc>
        <w:tc>
          <w:tcPr>
            <w:tcW w:w="922" w:type="dxa"/>
            <w:tcBorders>
              <w:top w:val="none" w:sz="0" w:space="0" w:color="000000"/>
              <w:left w:val="single" w:sz="1" w:space="0" w:color="000000"/>
              <w:bottom w:val="single" w:sz="1" w:space="0" w:color="000000"/>
              <w:right w:val="none" w:sz="0" w:space="0" w:color="000000"/>
            </w:tcBorders>
            <w:vAlign w:val="center"/>
          </w:tcPr>
          <w:p w14:paraId="6354E3C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1.7</w:t>
            </w:r>
          </w:p>
        </w:tc>
        <w:tc>
          <w:tcPr>
            <w:tcW w:w="755" w:type="dxa"/>
            <w:tcBorders>
              <w:top w:val="none" w:sz="0" w:space="0" w:color="000000"/>
              <w:left w:val="none" w:sz="0" w:space="0" w:color="000000"/>
              <w:bottom w:val="single" w:sz="1" w:space="0" w:color="000000"/>
              <w:right w:val="none" w:sz="0" w:space="0" w:color="000000"/>
            </w:tcBorders>
            <w:vAlign w:val="center"/>
          </w:tcPr>
          <w:p w14:paraId="4AB272E6"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0.8</w:t>
            </w:r>
          </w:p>
        </w:tc>
      </w:tr>
      <w:tr w:rsidR="003A20D6" w:rsidRPr="00B80A37" w14:paraId="0DE48B3B" w14:textId="77777777">
        <w:trPr>
          <w:trHeight w:hRule="exact" w:val="234"/>
        </w:trPr>
        <w:tc>
          <w:tcPr>
            <w:tcW w:w="3136" w:type="dxa"/>
            <w:tcBorders>
              <w:top w:val="single" w:sz="1" w:space="0" w:color="000000"/>
              <w:left w:val="none" w:sz="0" w:space="0" w:color="000000"/>
              <w:bottom w:val="single" w:sz="1" w:space="0" w:color="000000"/>
              <w:right w:val="single" w:sz="1" w:space="0" w:color="000000"/>
            </w:tcBorders>
            <w:vAlign w:val="center"/>
          </w:tcPr>
          <w:p w14:paraId="76DC5DBA"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In USD per kg traded (0</w:t>
            </w:r>
          </w:p>
        </w:tc>
        <w:tc>
          <w:tcPr>
            <w:tcW w:w="1587" w:type="dxa"/>
            <w:tcBorders>
              <w:top w:val="single" w:sz="1" w:space="0" w:color="000000"/>
              <w:left w:val="single" w:sz="1" w:space="0" w:color="000000"/>
              <w:bottom w:val="single" w:sz="1" w:space="0" w:color="000000"/>
              <w:right w:val="single" w:sz="1" w:space="0" w:color="000000"/>
            </w:tcBorders>
          </w:tcPr>
          <w:p w14:paraId="7F049E5B"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6F3BF793"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6A95BF9B" w14:textId="77777777" w:rsidR="003A20D6" w:rsidRPr="00B80A37" w:rsidRDefault="003A20D6">
            <w:pPr>
              <w:rPr>
                <w:rFonts w:ascii="Times New Roman" w:hAnsi="Times New Roman"/>
                <w:color w:val="000000"/>
                <w:sz w:val="20"/>
              </w:rPr>
            </w:pPr>
          </w:p>
        </w:tc>
      </w:tr>
      <w:tr w:rsidR="003A20D6" w:rsidRPr="00B80A37" w14:paraId="6E40361C" w14:textId="77777777">
        <w:trPr>
          <w:trHeight w:hRule="exact" w:val="205"/>
        </w:trPr>
        <w:tc>
          <w:tcPr>
            <w:tcW w:w="3136" w:type="dxa"/>
            <w:tcBorders>
              <w:top w:val="single" w:sz="1" w:space="0" w:color="000000"/>
              <w:left w:val="none" w:sz="0" w:space="0" w:color="000000"/>
              <w:bottom w:val="none" w:sz="0" w:space="0" w:color="000000"/>
              <w:right w:val="single" w:sz="1" w:space="0" w:color="000000"/>
            </w:tcBorders>
            <w:vAlign w:val="center"/>
          </w:tcPr>
          <w:p w14:paraId="13BE1BD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7F3E0267" w14:textId="77777777" w:rsidR="003A20D6" w:rsidRPr="00B80A37" w:rsidRDefault="002B38CB">
            <w:pPr>
              <w:tabs>
                <w:tab w:val="right" w:pos="1310"/>
              </w:tabs>
              <w:ind w:left="212"/>
              <w:rPr>
                <w:rFonts w:ascii="Times New Roman" w:hAnsi="Times New Roman"/>
                <w:color w:val="000000"/>
                <w:sz w:val="18"/>
              </w:rPr>
            </w:pPr>
            <w:r w:rsidRPr="00B80A37">
              <w:rPr>
                <w:rFonts w:ascii="Times New Roman" w:hAnsi="Times New Roman"/>
                <w:color w:val="000000"/>
                <w:sz w:val="18"/>
              </w:rPr>
              <w:t>0.09</w:t>
            </w:r>
            <w:r w:rsidRPr="00B80A37">
              <w:rPr>
                <w:rFonts w:ascii="Times New Roman" w:hAnsi="Times New Roman"/>
                <w:color w:val="000000"/>
                <w:sz w:val="18"/>
              </w:rPr>
              <w:tab/>
              <w:t>1.12</w:t>
            </w:r>
          </w:p>
        </w:tc>
        <w:tc>
          <w:tcPr>
            <w:tcW w:w="922" w:type="dxa"/>
            <w:tcBorders>
              <w:top w:val="single" w:sz="1" w:space="0" w:color="000000"/>
              <w:left w:val="single" w:sz="1" w:space="0" w:color="000000"/>
              <w:bottom w:val="none" w:sz="0" w:space="0" w:color="000000"/>
              <w:right w:val="none" w:sz="0" w:space="0" w:color="000000"/>
            </w:tcBorders>
            <w:vAlign w:val="center"/>
          </w:tcPr>
          <w:p w14:paraId="08EF35B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0.08</w:t>
            </w:r>
          </w:p>
        </w:tc>
        <w:tc>
          <w:tcPr>
            <w:tcW w:w="755" w:type="dxa"/>
            <w:tcBorders>
              <w:top w:val="single" w:sz="1" w:space="0" w:color="000000"/>
              <w:left w:val="none" w:sz="0" w:space="0" w:color="000000"/>
              <w:bottom w:val="none" w:sz="0" w:space="0" w:color="000000"/>
              <w:right w:val="none" w:sz="0" w:space="0" w:color="000000"/>
            </w:tcBorders>
            <w:vAlign w:val="center"/>
          </w:tcPr>
          <w:p w14:paraId="5BEB559C"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2.16</w:t>
            </w:r>
          </w:p>
        </w:tc>
      </w:tr>
      <w:tr w:rsidR="003A20D6" w:rsidRPr="00B80A37" w14:paraId="620EB958"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3068B45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BDBB4FD" w14:textId="77777777" w:rsidR="003A20D6" w:rsidRPr="00B80A37" w:rsidRDefault="002B38CB">
            <w:pPr>
              <w:tabs>
                <w:tab w:val="right" w:pos="1317"/>
              </w:tabs>
              <w:ind w:left="212"/>
              <w:rPr>
                <w:rFonts w:ascii="Times New Roman" w:hAnsi="Times New Roman"/>
                <w:color w:val="000000"/>
                <w:sz w:val="18"/>
              </w:rPr>
            </w:pPr>
            <w:r w:rsidRPr="00B80A37">
              <w:rPr>
                <w:rFonts w:ascii="Times New Roman" w:hAnsi="Times New Roman"/>
                <w:color w:val="000000"/>
                <w:sz w:val="18"/>
              </w:rPr>
              <w:t>0.07</w:t>
            </w:r>
            <w:r w:rsidRPr="00B80A37">
              <w:rPr>
                <w:rFonts w:ascii="Times New Roman" w:hAnsi="Times New Roman"/>
                <w:color w:val="000000"/>
                <w:sz w:val="18"/>
              </w:rPr>
              <w:tab/>
              <w:t>1.04</w:t>
            </w:r>
          </w:p>
        </w:tc>
        <w:tc>
          <w:tcPr>
            <w:tcW w:w="922" w:type="dxa"/>
            <w:tcBorders>
              <w:top w:val="none" w:sz="0" w:space="0" w:color="000000"/>
              <w:left w:val="single" w:sz="1" w:space="0" w:color="000000"/>
              <w:bottom w:val="single" w:sz="1" w:space="0" w:color="000000"/>
              <w:right w:val="none" w:sz="0" w:space="0" w:color="000000"/>
            </w:tcBorders>
            <w:vAlign w:val="center"/>
          </w:tcPr>
          <w:p w14:paraId="76BB350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0.06</w:t>
            </w:r>
          </w:p>
        </w:tc>
        <w:tc>
          <w:tcPr>
            <w:tcW w:w="755" w:type="dxa"/>
            <w:tcBorders>
              <w:top w:val="none" w:sz="0" w:space="0" w:color="000000"/>
              <w:left w:val="none" w:sz="0" w:space="0" w:color="000000"/>
              <w:bottom w:val="single" w:sz="1" w:space="0" w:color="000000"/>
              <w:right w:val="none" w:sz="0" w:space="0" w:color="000000"/>
            </w:tcBorders>
            <w:vAlign w:val="center"/>
          </w:tcPr>
          <w:p w14:paraId="06ED8B89"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1.06</w:t>
            </w:r>
          </w:p>
        </w:tc>
      </w:tr>
      <w:tr w:rsidR="003A20D6" w:rsidRPr="00B80A37" w14:paraId="26CB8274" w14:textId="77777777">
        <w:trPr>
          <w:trHeight w:hRule="exact" w:val="227"/>
        </w:trPr>
        <w:tc>
          <w:tcPr>
            <w:tcW w:w="3136" w:type="dxa"/>
            <w:tcBorders>
              <w:top w:val="single" w:sz="1" w:space="0" w:color="000000"/>
              <w:left w:val="none" w:sz="0" w:space="0" w:color="000000"/>
              <w:bottom w:val="single" w:sz="1" w:space="0" w:color="000000"/>
              <w:right w:val="single" w:sz="1" w:space="0" w:color="000000"/>
            </w:tcBorders>
            <w:vAlign w:val="center"/>
          </w:tcPr>
          <w:p w14:paraId="69E9561C" w14:textId="77777777" w:rsidR="003A20D6" w:rsidRPr="00B80A37" w:rsidRDefault="002B38CB">
            <w:pPr>
              <w:ind w:left="126"/>
              <w:rPr>
                <w:rFonts w:ascii="Times New Roman" w:hAnsi="Times New Roman"/>
                <w:b/>
                <w:color w:val="000000"/>
                <w:sz w:val="18"/>
              </w:rPr>
            </w:pPr>
            <w:r w:rsidRPr="00B80A37">
              <w:rPr>
                <w:rFonts w:ascii="Times New Roman" w:hAnsi="Times New Roman"/>
                <w:b/>
                <w:color w:val="000000"/>
                <w:sz w:val="18"/>
              </w:rPr>
              <w:t>Data</w:t>
            </w:r>
          </w:p>
        </w:tc>
        <w:tc>
          <w:tcPr>
            <w:tcW w:w="1587" w:type="dxa"/>
            <w:tcBorders>
              <w:top w:val="single" w:sz="1" w:space="0" w:color="000000"/>
              <w:left w:val="single" w:sz="1" w:space="0" w:color="000000"/>
              <w:bottom w:val="single" w:sz="1" w:space="0" w:color="000000"/>
              <w:right w:val="single" w:sz="1" w:space="0" w:color="000000"/>
            </w:tcBorders>
          </w:tcPr>
          <w:p w14:paraId="379954A7"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10515467"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1B1F9CB5" w14:textId="77777777" w:rsidR="003A20D6" w:rsidRPr="00B80A37" w:rsidRDefault="003A20D6">
            <w:pPr>
              <w:rPr>
                <w:rFonts w:ascii="Times New Roman" w:hAnsi="Times New Roman"/>
                <w:color w:val="000000"/>
                <w:sz w:val="20"/>
              </w:rPr>
            </w:pPr>
          </w:p>
        </w:tc>
      </w:tr>
      <w:tr w:rsidR="003A20D6" w:rsidRPr="00B80A37" w14:paraId="57774F9A" w14:textId="77777777">
        <w:trPr>
          <w:trHeight w:hRule="exact" w:val="230"/>
        </w:trPr>
        <w:tc>
          <w:tcPr>
            <w:tcW w:w="3136" w:type="dxa"/>
            <w:tcBorders>
              <w:top w:val="single" w:sz="1" w:space="0" w:color="000000"/>
              <w:left w:val="none" w:sz="0" w:space="0" w:color="000000"/>
              <w:bottom w:val="single" w:sz="1" w:space="0" w:color="000000"/>
              <w:right w:val="single" w:sz="1" w:space="0" w:color="000000"/>
            </w:tcBorders>
            <w:vAlign w:val="center"/>
          </w:tcPr>
          <w:p w14:paraId="6858668B" w14:textId="77777777" w:rsidR="003A20D6" w:rsidRPr="00B80A37" w:rsidRDefault="002B38CB">
            <w:pPr>
              <w:ind w:left="126"/>
              <w:rPr>
                <w:rFonts w:ascii="Times New Roman" w:hAnsi="Times New Roman"/>
                <w:color w:val="000000"/>
                <w:spacing w:val="11"/>
                <w:sz w:val="18"/>
              </w:rPr>
            </w:pPr>
            <w:r w:rsidRPr="00B80A37">
              <w:rPr>
                <w:rFonts w:ascii="Times New Roman" w:hAnsi="Times New Roman"/>
                <w:color w:val="000000"/>
                <w:spacing w:val="11"/>
                <w:sz w:val="18"/>
              </w:rPr>
              <w:t xml:space="preserve">Transport costs </w:t>
            </w:r>
            <w:r w:rsidRPr="00B80A37">
              <w:rPr>
                <w:rFonts w:ascii="Times New Roman" w:hAnsi="Times New Roman"/>
                <w:i/>
                <w:color w:val="000000"/>
                <w:spacing w:val="11"/>
                <w:sz w:val="18"/>
              </w:rPr>
              <w:t xml:space="preserve">(p/i5 </w:t>
            </w:r>
            <w:r w:rsidRPr="00B80A37">
              <w:rPr>
                <w:rFonts w:ascii="Times New Roman" w:hAnsi="Times New Roman"/>
                <w:i/>
                <w:color w:val="000000"/>
                <w:spacing w:val="11"/>
                <w:sz w:val="6"/>
              </w:rPr>
              <w:t xml:space="preserve">- </w:t>
            </w:r>
            <w:r w:rsidRPr="00B80A37">
              <w:rPr>
                <w:rFonts w:ascii="Times New Roman" w:hAnsi="Times New Roman"/>
                <w:color w:val="000000"/>
                <w:spacing w:val="11"/>
                <w:sz w:val="18"/>
              </w:rPr>
              <w:t>1, in %)</w:t>
            </w:r>
          </w:p>
        </w:tc>
        <w:tc>
          <w:tcPr>
            <w:tcW w:w="1587" w:type="dxa"/>
            <w:tcBorders>
              <w:top w:val="single" w:sz="1" w:space="0" w:color="000000"/>
              <w:left w:val="single" w:sz="1" w:space="0" w:color="000000"/>
              <w:bottom w:val="single" w:sz="1" w:space="0" w:color="000000"/>
              <w:right w:val="single" w:sz="1" w:space="0" w:color="000000"/>
            </w:tcBorders>
          </w:tcPr>
          <w:p w14:paraId="2262CA80"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42FF4879"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568C17BB" w14:textId="77777777" w:rsidR="003A20D6" w:rsidRPr="00B80A37" w:rsidRDefault="003A20D6">
            <w:pPr>
              <w:rPr>
                <w:rFonts w:ascii="Times New Roman" w:hAnsi="Times New Roman"/>
                <w:color w:val="000000"/>
                <w:sz w:val="20"/>
              </w:rPr>
            </w:pPr>
          </w:p>
        </w:tc>
      </w:tr>
      <w:tr w:rsidR="003A20D6" w:rsidRPr="00B80A37" w14:paraId="3D8779EA" w14:textId="77777777">
        <w:trPr>
          <w:trHeight w:hRule="exact" w:val="202"/>
        </w:trPr>
        <w:tc>
          <w:tcPr>
            <w:tcW w:w="3136" w:type="dxa"/>
            <w:tcBorders>
              <w:top w:val="single" w:sz="1" w:space="0" w:color="000000"/>
              <w:left w:val="none" w:sz="0" w:space="0" w:color="000000"/>
              <w:bottom w:val="none" w:sz="0" w:space="0" w:color="000000"/>
              <w:right w:val="single" w:sz="1" w:space="0" w:color="000000"/>
            </w:tcBorders>
            <w:vAlign w:val="center"/>
          </w:tcPr>
          <w:p w14:paraId="1735ABA7"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0106DDF1"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5.3</w:t>
            </w:r>
            <w:r w:rsidRPr="00B80A37">
              <w:rPr>
                <w:rFonts w:ascii="Times New Roman" w:hAnsi="Times New Roman"/>
                <w:color w:val="000000"/>
                <w:sz w:val="18"/>
              </w:rPr>
              <w:tab/>
              <w:t>5.0</w:t>
            </w:r>
          </w:p>
        </w:tc>
        <w:tc>
          <w:tcPr>
            <w:tcW w:w="922" w:type="dxa"/>
            <w:tcBorders>
              <w:top w:val="single" w:sz="1" w:space="0" w:color="000000"/>
              <w:left w:val="single" w:sz="1" w:space="0" w:color="000000"/>
              <w:bottom w:val="none" w:sz="0" w:space="0" w:color="000000"/>
              <w:right w:val="none" w:sz="0" w:space="0" w:color="000000"/>
            </w:tcBorders>
            <w:vAlign w:val="center"/>
          </w:tcPr>
          <w:p w14:paraId="7F7D29D5"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5.6</w:t>
            </w:r>
          </w:p>
        </w:tc>
        <w:tc>
          <w:tcPr>
            <w:tcW w:w="755" w:type="dxa"/>
            <w:tcBorders>
              <w:top w:val="single" w:sz="1" w:space="0" w:color="000000"/>
              <w:left w:val="none" w:sz="0" w:space="0" w:color="000000"/>
              <w:bottom w:val="none" w:sz="0" w:space="0" w:color="000000"/>
              <w:right w:val="none" w:sz="0" w:space="0" w:color="000000"/>
            </w:tcBorders>
            <w:vAlign w:val="center"/>
          </w:tcPr>
          <w:p w14:paraId="7FBAD4ED"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3.9</w:t>
            </w:r>
          </w:p>
        </w:tc>
      </w:tr>
      <w:tr w:rsidR="003A20D6" w:rsidRPr="00B80A37" w14:paraId="4732599F"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115CDC8E"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285DF32"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4.3</w:t>
            </w:r>
            <w:r w:rsidRPr="00B80A37">
              <w:rPr>
                <w:rFonts w:ascii="Times New Roman" w:hAnsi="Times New Roman"/>
                <w:color w:val="000000"/>
                <w:sz w:val="18"/>
              </w:rPr>
              <w:tab/>
              <w:t>2.0</w:t>
            </w:r>
          </w:p>
        </w:tc>
        <w:tc>
          <w:tcPr>
            <w:tcW w:w="922" w:type="dxa"/>
            <w:tcBorders>
              <w:top w:val="none" w:sz="0" w:space="0" w:color="000000"/>
              <w:left w:val="single" w:sz="1" w:space="0" w:color="000000"/>
              <w:bottom w:val="single" w:sz="1" w:space="0" w:color="000000"/>
              <w:right w:val="none" w:sz="0" w:space="0" w:color="000000"/>
            </w:tcBorders>
            <w:vAlign w:val="center"/>
          </w:tcPr>
          <w:p w14:paraId="54D0501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4.4</w:t>
            </w:r>
          </w:p>
        </w:tc>
        <w:tc>
          <w:tcPr>
            <w:tcW w:w="755" w:type="dxa"/>
            <w:tcBorders>
              <w:top w:val="none" w:sz="0" w:space="0" w:color="000000"/>
              <w:left w:val="none" w:sz="0" w:space="0" w:color="000000"/>
              <w:bottom w:val="single" w:sz="1" w:space="0" w:color="000000"/>
              <w:right w:val="none" w:sz="0" w:space="0" w:color="000000"/>
            </w:tcBorders>
            <w:vAlign w:val="center"/>
          </w:tcPr>
          <w:p w14:paraId="569C59EA"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1.9</w:t>
            </w:r>
          </w:p>
        </w:tc>
      </w:tr>
      <w:tr w:rsidR="003A20D6" w:rsidRPr="00B80A37" w14:paraId="63F2BE9B" w14:textId="77777777">
        <w:trPr>
          <w:trHeight w:hRule="exact" w:val="201"/>
        </w:trPr>
        <w:tc>
          <w:tcPr>
            <w:tcW w:w="3136" w:type="dxa"/>
            <w:tcBorders>
              <w:top w:val="single" w:sz="1" w:space="0" w:color="000000"/>
              <w:left w:val="none" w:sz="0" w:space="0" w:color="000000"/>
              <w:bottom w:val="none" w:sz="0" w:space="0" w:color="000000"/>
              <w:right w:val="single" w:sz="1" w:space="0" w:color="000000"/>
            </w:tcBorders>
            <w:vAlign w:val="center"/>
          </w:tcPr>
          <w:p w14:paraId="71A50D03" w14:textId="77777777" w:rsidR="003A20D6" w:rsidRPr="00B80A37" w:rsidRDefault="002B38CB">
            <w:pPr>
              <w:ind w:left="126"/>
              <w:rPr>
                <w:rFonts w:ascii="Times New Roman" w:hAnsi="Times New Roman"/>
                <w:color w:val="000000"/>
                <w:spacing w:val="20"/>
                <w:sz w:val="18"/>
              </w:rPr>
            </w:pPr>
            <w:r w:rsidRPr="00B80A37">
              <w:rPr>
                <w:rFonts w:ascii="Times New Roman" w:hAnsi="Times New Roman"/>
                <w:color w:val="000000"/>
                <w:spacing w:val="20"/>
                <w:sz w:val="18"/>
              </w:rPr>
              <w:t xml:space="preserve">Export price </w:t>
            </w:r>
            <w:r w:rsidRPr="00B80A37">
              <w:rPr>
                <w:rFonts w:ascii="Times New Roman" w:hAnsi="Times New Roman"/>
                <w:i/>
                <w:color w:val="000000"/>
                <w:spacing w:val="20"/>
                <w:sz w:val="6"/>
              </w:rPr>
              <w:t xml:space="preserve">(), </w:t>
            </w:r>
            <w:r w:rsidRPr="00B80A37">
              <w:rPr>
                <w:rFonts w:ascii="Times New Roman" w:hAnsi="Times New Roman"/>
                <w:color w:val="000000"/>
                <w:spacing w:val="20"/>
                <w:sz w:val="18"/>
              </w:rPr>
              <w:t>in USD</w:t>
            </w:r>
          </w:p>
        </w:tc>
        <w:tc>
          <w:tcPr>
            <w:tcW w:w="1587" w:type="dxa"/>
            <w:tcBorders>
              <w:top w:val="single" w:sz="1" w:space="0" w:color="000000"/>
              <w:left w:val="single" w:sz="1" w:space="0" w:color="000000"/>
              <w:bottom w:val="none" w:sz="0" w:space="0" w:color="000000"/>
              <w:right w:val="single" w:sz="1" w:space="0" w:color="000000"/>
            </w:tcBorders>
          </w:tcPr>
          <w:p w14:paraId="63F12DA4"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none" w:sz="0" w:space="0" w:color="000000"/>
              <w:right w:val="none" w:sz="0" w:space="0" w:color="000000"/>
            </w:tcBorders>
          </w:tcPr>
          <w:p w14:paraId="3670C8AA"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none" w:sz="0" w:space="0" w:color="000000"/>
              <w:right w:val="none" w:sz="0" w:space="0" w:color="000000"/>
            </w:tcBorders>
          </w:tcPr>
          <w:p w14:paraId="1FCF04AA" w14:textId="77777777" w:rsidR="003A20D6" w:rsidRPr="00B80A37" w:rsidRDefault="003A20D6">
            <w:pPr>
              <w:rPr>
                <w:rFonts w:ascii="Times New Roman" w:hAnsi="Times New Roman"/>
                <w:color w:val="000000"/>
                <w:sz w:val="20"/>
              </w:rPr>
            </w:pPr>
          </w:p>
        </w:tc>
      </w:tr>
      <w:tr w:rsidR="003A20D6" w:rsidRPr="00B80A37" w14:paraId="310826C5" w14:textId="77777777">
        <w:trPr>
          <w:trHeight w:hRule="exact" w:val="220"/>
        </w:trPr>
        <w:tc>
          <w:tcPr>
            <w:tcW w:w="3136" w:type="dxa"/>
            <w:tcBorders>
              <w:top w:val="none" w:sz="0" w:space="0" w:color="000000"/>
              <w:left w:val="none" w:sz="0" w:space="0" w:color="000000"/>
              <w:bottom w:val="none" w:sz="0" w:space="0" w:color="000000"/>
              <w:right w:val="single" w:sz="1" w:space="0" w:color="000000"/>
            </w:tcBorders>
            <w:vAlign w:val="center"/>
          </w:tcPr>
          <w:p w14:paraId="728719C5"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none" w:sz="0" w:space="0" w:color="000000"/>
              <w:left w:val="single" w:sz="1" w:space="0" w:color="000000"/>
              <w:bottom w:val="none" w:sz="0" w:space="0" w:color="000000"/>
              <w:right w:val="single" w:sz="1" w:space="0" w:color="000000"/>
            </w:tcBorders>
            <w:vAlign w:val="center"/>
          </w:tcPr>
          <w:p w14:paraId="43F49620" w14:textId="77777777" w:rsidR="003A20D6" w:rsidRPr="00B80A37" w:rsidRDefault="002B38CB">
            <w:pPr>
              <w:tabs>
                <w:tab w:val="right" w:pos="1407"/>
              </w:tabs>
              <w:ind w:left="212"/>
              <w:rPr>
                <w:rFonts w:ascii="Times New Roman" w:hAnsi="Times New Roman"/>
                <w:color w:val="000000"/>
                <w:spacing w:val="-2"/>
                <w:sz w:val="18"/>
              </w:rPr>
            </w:pPr>
            <w:r w:rsidRPr="00B80A37">
              <w:rPr>
                <w:rFonts w:ascii="Times New Roman" w:hAnsi="Times New Roman"/>
                <w:color w:val="000000"/>
                <w:spacing w:val="-2"/>
                <w:sz w:val="18"/>
              </w:rPr>
              <w:t>16.0</w:t>
            </w:r>
            <w:r w:rsidRPr="00B80A37">
              <w:rPr>
                <w:rFonts w:ascii="Times New Roman" w:hAnsi="Times New Roman"/>
                <w:color w:val="000000"/>
                <w:spacing w:val="-2"/>
                <w:sz w:val="18"/>
              </w:rPr>
              <w:tab/>
            </w:r>
            <w:r w:rsidRPr="00B80A37">
              <w:rPr>
                <w:rFonts w:ascii="Times New Roman" w:hAnsi="Times New Roman"/>
                <w:color w:val="000000"/>
                <w:sz w:val="18"/>
              </w:rPr>
              <w:t>6488.4</w:t>
            </w:r>
          </w:p>
        </w:tc>
        <w:tc>
          <w:tcPr>
            <w:tcW w:w="922" w:type="dxa"/>
            <w:tcBorders>
              <w:top w:val="none" w:sz="0" w:space="0" w:color="000000"/>
              <w:left w:val="single" w:sz="1" w:space="0" w:color="000000"/>
              <w:bottom w:val="none" w:sz="0" w:space="0" w:color="000000"/>
              <w:right w:val="none" w:sz="0" w:space="0" w:color="000000"/>
            </w:tcBorders>
            <w:vAlign w:val="center"/>
          </w:tcPr>
          <w:p w14:paraId="19301156"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9.6</w:t>
            </w:r>
          </w:p>
        </w:tc>
        <w:tc>
          <w:tcPr>
            <w:tcW w:w="755" w:type="dxa"/>
            <w:tcBorders>
              <w:top w:val="none" w:sz="0" w:space="0" w:color="000000"/>
              <w:left w:val="none" w:sz="0" w:space="0" w:color="000000"/>
              <w:bottom w:val="none" w:sz="0" w:space="0" w:color="000000"/>
              <w:right w:val="none" w:sz="0" w:space="0" w:color="000000"/>
            </w:tcBorders>
            <w:vAlign w:val="center"/>
          </w:tcPr>
          <w:p w14:paraId="6415BD33"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6643.6</w:t>
            </w:r>
          </w:p>
        </w:tc>
      </w:tr>
      <w:tr w:rsidR="003A20D6" w:rsidRPr="00B80A37" w14:paraId="1B8357C7"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20C413DB"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1D3A8C8E" w14:textId="77777777" w:rsidR="003A20D6" w:rsidRPr="00B80A37" w:rsidRDefault="002B38CB">
            <w:pPr>
              <w:tabs>
                <w:tab w:val="right" w:pos="1357"/>
              </w:tabs>
              <w:ind w:left="212"/>
              <w:rPr>
                <w:rFonts w:ascii="Times New Roman" w:hAnsi="Times New Roman"/>
                <w:color w:val="000000"/>
                <w:sz w:val="18"/>
              </w:rPr>
            </w:pPr>
            <w:r w:rsidRPr="00B80A37">
              <w:rPr>
                <w:rFonts w:ascii="Times New Roman" w:hAnsi="Times New Roman"/>
                <w:color w:val="000000"/>
                <w:sz w:val="18"/>
              </w:rPr>
              <w:t>4.1</w:t>
            </w:r>
            <w:r w:rsidRPr="00B80A37">
              <w:rPr>
                <w:rFonts w:ascii="Times New Roman" w:hAnsi="Times New Roman"/>
                <w:color w:val="000000"/>
                <w:sz w:val="18"/>
              </w:rPr>
              <w:tab/>
              <w:t>142.5</w:t>
            </w:r>
          </w:p>
        </w:tc>
        <w:tc>
          <w:tcPr>
            <w:tcW w:w="922" w:type="dxa"/>
            <w:tcBorders>
              <w:top w:val="none" w:sz="0" w:space="0" w:color="000000"/>
              <w:left w:val="single" w:sz="1" w:space="0" w:color="000000"/>
              <w:bottom w:val="single" w:sz="1" w:space="0" w:color="000000"/>
              <w:right w:val="none" w:sz="0" w:space="0" w:color="000000"/>
            </w:tcBorders>
            <w:vAlign w:val="center"/>
          </w:tcPr>
          <w:p w14:paraId="6A2EEED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4.1</w:t>
            </w:r>
          </w:p>
        </w:tc>
        <w:tc>
          <w:tcPr>
            <w:tcW w:w="755" w:type="dxa"/>
            <w:tcBorders>
              <w:top w:val="none" w:sz="0" w:space="0" w:color="000000"/>
              <w:left w:val="none" w:sz="0" w:space="0" w:color="000000"/>
              <w:bottom w:val="single" w:sz="1" w:space="0" w:color="000000"/>
              <w:right w:val="none" w:sz="0" w:space="0" w:color="000000"/>
            </w:tcBorders>
            <w:vAlign w:val="center"/>
          </w:tcPr>
          <w:p w14:paraId="258C897D"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142.2</w:t>
            </w:r>
          </w:p>
        </w:tc>
      </w:tr>
      <w:tr w:rsidR="003A20D6" w:rsidRPr="00B80A37" w14:paraId="0E8EE27F" w14:textId="77777777">
        <w:trPr>
          <w:trHeight w:hRule="exact" w:val="205"/>
        </w:trPr>
        <w:tc>
          <w:tcPr>
            <w:tcW w:w="3136" w:type="dxa"/>
            <w:tcBorders>
              <w:top w:val="single" w:sz="1" w:space="0" w:color="000000"/>
              <w:left w:val="none" w:sz="0" w:space="0" w:color="000000"/>
              <w:bottom w:val="none" w:sz="0" w:space="0" w:color="000000"/>
              <w:right w:val="single" w:sz="1" w:space="0" w:color="000000"/>
            </w:tcBorders>
            <w:vAlign w:val="center"/>
          </w:tcPr>
          <w:p w14:paraId="18CB3F31"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 obs.</w:t>
            </w:r>
          </w:p>
        </w:tc>
        <w:tc>
          <w:tcPr>
            <w:tcW w:w="1587" w:type="dxa"/>
            <w:tcBorders>
              <w:top w:val="single" w:sz="1" w:space="0" w:color="000000"/>
              <w:left w:val="single" w:sz="1" w:space="0" w:color="000000"/>
              <w:bottom w:val="none" w:sz="0" w:space="0" w:color="000000"/>
              <w:right w:val="single" w:sz="1" w:space="0" w:color="000000"/>
            </w:tcBorders>
            <w:vAlign w:val="center"/>
          </w:tcPr>
          <w:p w14:paraId="484402BB" w14:textId="77777777" w:rsidR="003A20D6" w:rsidRPr="00B80A37" w:rsidRDefault="002B38CB">
            <w:pPr>
              <w:tabs>
                <w:tab w:val="right" w:pos="1382"/>
              </w:tabs>
              <w:ind w:right="136"/>
              <w:jc w:val="right"/>
              <w:rPr>
                <w:rFonts w:ascii="Times New Roman" w:hAnsi="Times New Roman"/>
                <w:color w:val="000000"/>
                <w:sz w:val="18"/>
              </w:rPr>
            </w:pPr>
            <w:r w:rsidRPr="00B80A37">
              <w:rPr>
                <w:rFonts w:ascii="Times New Roman" w:hAnsi="Times New Roman"/>
                <w:color w:val="000000"/>
                <w:sz w:val="18"/>
              </w:rPr>
              <w:t>29279</w:t>
            </w:r>
            <w:r w:rsidRPr="00B80A37">
              <w:rPr>
                <w:rFonts w:ascii="Times New Roman" w:hAnsi="Times New Roman"/>
                <w:color w:val="000000"/>
                <w:sz w:val="18"/>
              </w:rPr>
              <w:tab/>
              <w:t>28207</w:t>
            </w:r>
          </w:p>
        </w:tc>
        <w:tc>
          <w:tcPr>
            <w:tcW w:w="922" w:type="dxa"/>
            <w:tcBorders>
              <w:top w:val="single" w:sz="1" w:space="0" w:color="000000"/>
              <w:left w:val="single" w:sz="1" w:space="0" w:color="000000"/>
              <w:bottom w:val="none" w:sz="0" w:space="0" w:color="000000"/>
              <w:right w:val="none" w:sz="0" w:space="0" w:color="000000"/>
            </w:tcBorders>
            <w:vAlign w:val="center"/>
          </w:tcPr>
          <w:p w14:paraId="7429A828" w14:textId="77777777" w:rsidR="003A20D6" w:rsidRPr="00B80A37" w:rsidRDefault="002B38CB">
            <w:pPr>
              <w:ind w:right="331"/>
              <w:jc w:val="right"/>
              <w:rPr>
                <w:rFonts w:ascii="Times New Roman" w:hAnsi="Times New Roman"/>
                <w:color w:val="000000"/>
                <w:sz w:val="18"/>
              </w:rPr>
            </w:pPr>
            <w:r w:rsidRPr="00B80A37">
              <w:rPr>
                <w:rFonts w:ascii="Times New Roman" w:hAnsi="Times New Roman"/>
                <w:color w:val="000000"/>
                <w:sz w:val="18"/>
              </w:rPr>
              <w:t>29317</w:t>
            </w:r>
          </w:p>
        </w:tc>
        <w:tc>
          <w:tcPr>
            <w:tcW w:w="755" w:type="dxa"/>
            <w:tcBorders>
              <w:top w:val="single" w:sz="1" w:space="0" w:color="000000"/>
              <w:left w:val="none" w:sz="0" w:space="0" w:color="000000"/>
              <w:bottom w:val="none" w:sz="0" w:space="0" w:color="000000"/>
              <w:right w:val="none" w:sz="0" w:space="0" w:color="000000"/>
            </w:tcBorders>
            <w:vAlign w:val="center"/>
          </w:tcPr>
          <w:p w14:paraId="7D24F9C4"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27680</w:t>
            </w:r>
          </w:p>
        </w:tc>
      </w:tr>
      <w:tr w:rsidR="003A20D6" w:rsidRPr="00B80A37" w14:paraId="33FCF311" w14:textId="77777777">
        <w:trPr>
          <w:trHeight w:hRule="exact" w:val="231"/>
        </w:trPr>
        <w:tc>
          <w:tcPr>
            <w:tcW w:w="3136" w:type="dxa"/>
            <w:tcBorders>
              <w:top w:val="none" w:sz="0" w:space="0" w:color="000000"/>
              <w:left w:val="none" w:sz="0" w:space="0" w:color="000000"/>
              <w:bottom w:val="none" w:sz="0" w:space="0" w:color="000000"/>
              <w:right w:val="single" w:sz="1" w:space="0" w:color="000000"/>
            </w:tcBorders>
            <w:vAlign w:val="center"/>
          </w:tcPr>
          <w:p w14:paraId="1A93D338" w14:textId="77777777" w:rsidR="003A20D6" w:rsidRPr="00B80A37" w:rsidRDefault="002B38CB">
            <w:pPr>
              <w:ind w:left="126"/>
              <w:rPr>
                <w:rFonts w:ascii="Times New Roman" w:hAnsi="Times New Roman"/>
                <w:color w:val="000000"/>
                <w:spacing w:val="10"/>
                <w:sz w:val="18"/>
              </w:rPr>
            </w:pPr>
            <w:r w:rsidRPr="00B80A37">
              <w:rPr>
                <w:rFonts w:ascii="Times New Roman" w:hAnsi="Times New Roman"/>
                <w:color w:val="000000"/>
                <w:spacing w:val="10"/>
                <w:sz w:val="18"/>
              </w:rPr>
              <w:t># origin country</w:t>
            </w:r>
          </w:p>
        </w:tc>
        <w:tc>
          <w:tcPr>
            <w:tcW w:w="1587" w:type="dxa"/>
            <w:tcBorders>
              <w:top w:val="none" w:sz="0" w:space="0" w:color="000000"/>
              <w:left w:val="single" w:sz="1" w:space="0" w:color="000000"/>
              <w:bottom w:val="none" w:sz="0" w:space="0" w:color="000000"/>
              <w:right w:val="single" w:sz="1" w:space="0" w:color="000000"/>
            </w:tcBorders>
            <w:vAlign w:val="center"/>
          </w:tcPr>
          <w:p w14:paraId="341ABDD9" w14:textId="77777777" w:rsidR="003A20D6" w:rsidRPr="00B80A37" w:rsidRDefault="002B38CB">
            <w:pPr>
              <w:tabs>
                <w:tab w:val="right" w:pos="1281"/>
              </w:tabs>
              <w:ind w:left="212"/>
              <w:rPr>
                <w:rFonts w:ascii="Times New Roman" w:hAnsi="Times New Roman"/>
                <w:color w:val="000000"/>
                <w:sz w:val="18"/>
              </w:rPr>
            </w:pPr>
            <w:r w:rsidRPr="00B80A37">
              <w:rPr>
                <w:rFonts w:ascii="Times New Roman" w:hAnsi="Times New Roman"/>
                <w:color w:val="000000"/>
                <w:sz w:val="18"/>
              </w:rPr>
              <w:t>188</w:t>
            </w:r>
            <w:r w:rsidRPr="00B80A37">
              <w:rPr>
                <w:rFonts w:ascii="Times New Roman" w:hAnsi="Times New Roman"/>
                <w:color w:val="000000"/>
                <w:sz w:val="18"/>
              </w:rPr>
              <w:tab/>
              <w:t>191</w:t>
            </w:r>
          </w:p>
        </w:tc>
        <w:tc>
          <w:tcPr>
            <w:tcW w:w="922" w:type="dxa"/>
            <w:tcBorders>
              <w:top w:val="none" w:sz="0" w:space="0" w:color="000000"/>
              <w:left w:val="single" w:sz="1" w:space="0" w:color="000000"/>
              <w:bottom w:val="none" w:sz="0" w:space="0" w:color="000000"/>
              <w:right w:val="none" w:sz="0" w:space="0" w:color="000000"/>
            </w:tcBorders>
            <w:vAlign w:val="center"/>
          </w:tcPr>
          <w:p w14:paraId="00F1F1A5" w14:textId="77777777" w:rsidR="003A20D6" w:rsidRPr="00B80A37" w:rsidRDefault="002B38CB">
            <w:pPr>
              <w:ind w:right="421"/>
              <w:jc w:val="right"/>
              <w:rPr>
                <w:rFonts w:ascii="Times New Roman" w:hAnsi="Times New Roman"/>
                <w:color w:val="000000"/>
                <w:sz w:val="18"/>
              </w:rPr>
            </w:pPr>
            <w:r w:rsidRPr="00B80A37">
              <w:rPr>
                <w:rFonts w:ascii="Times New Roman" w:hAnsi="Times New Roman"/>
                <w:color w:val="000000"/>
                <w:sz w:val="18"/>
              </w:rPr>
              <w:t>188</w:t>
            </w:r>
          </w:p>
        </w:tc>
        <w:tc>
          <w:tcPr>
            <w:tcW w:w="755" w:type="dxa"/>
            <w:tcBorders>
              <w:top w:val="none" w:sz="0" w:space="0" w:color="000000"/>
              <w:left w:val="none" w:sz="0" w:space="0" w:color="000000"/>
              <w:bottom w:val="none" w:sz="0" w:space="0" w:color="000000"/>
              <w:right w:val="none" w:sz="0" w:space="0" w:color="000000"/>
            </w:tcBorders>
            <w:vAlign w:val="center"/>
          </w:tcPr>
          <w:p w14:paraId="5CD0092D"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189</w:t>
            </w:r>
          </w:p>
        </w:tc>
      </w:tr>
      <w:tr w:rsidR="003A20D6" w:rsidRPr="00B80A37" w14:paraId="42490294" w14:textId="77777777">
        <w:trPr>
          <w:trHeight w:hRule="exact" w:val="234"/>
        </w:trPr>
        <w:tc>
          <w:tcPr>
            <w:tcW w:w="3136" w:type="dxa"/>
            <w:tcBorders>
              <w:top w:val="none" w:sz="0" w:space="0" w:color="000000"/>
              <w:left w:val="none" w:sz="0" w:space="0" w:color="000000"/>
              <w:bottom w:val="double" w:sz="9" w:space="0" w:color="000000"/>
              <w:right w:val="single" w:sz="1" w:space="0" w:color="000000"/>
            </w:tcBorders>
            <w:vAlign w:val="center"/>
          </w:tcPr>
          <w:p w14:paraId="0A05B1D0" w14:textId="77777777" w:rsidR="003A20D6" w:rsidRPr="00B80A37" w:rsidRDefault="002B38CB">
            <w:pPr>
              <w:ind w:left="126"/>
              <w:rPr>
                <w:rFonts w:ascii="Times New Roman" w:hAnsi="Times New Roman"/>
                <w:color w:val="000000"/>
                <w:spacing w:val="14"/>
                <w:sz w:val="18"/>
              </w:rPr>
            </w:pPr>
            <w:r w:rsidRPr="00B80A37">
              <w:rPr>
                <w:rFonts w:ascii="Times New Roman" w:hAnsi="Times New Roman"/>
                <w:color w:val="000000"/>
                <w:spacing w:val="14"/>
                <w:sz w:val="18"/>
              </w:rPr>
              <w:t># products</w:t>
            </w:r>
          </w:p>
        </w:tc>
        <w:tc>
          <w:tcPr>
            <w:tcW w:w="1587" w:type="dxa"/>
            <w:tcBorders>
              <w:top w:val="none" w:sz="0" w:space="0" w:color="000000"/>
              <w:left w:val="single" w:sz="1" w:space="0" w:color="000000"/>
              <w:bottom w:val="double" w:sz="9" w:space="0" w:color="000000"/>
              <w:right w:val="single" w:sz="1" w:space="0" w:color="000000"/>
            </w:tcBorders>
            <w:vAlign w:val="center"/>
          </w:tcPr>
          <w:p w14:paraId="17833BDA" w14:textId="77777777" w:rsidR="003A20D6" w:rsidRPr="00B80A37" w:rsidRDefault="002B38CB">
            <w:pPr>
              <w:tabs>
                <w:tab w:val="right" w:pos="1281"/>
              </w:tabs>
              <w:ind w:left="212"/>
              <w:rPr>
                <w:rFonts w:ascii="Times New Roman" w:hAnsi="Times New Roman"/>
                <w:color w:val="000000"/>
                <w:sz w:val="18"/>
              </w:rPr>
            </w:pPr>
            <w:r w:rsidRPr="00B80A37">
              <w:rPr>
                <w:rFonts w:ascii="Times New Roman" w:hAnsi="Times New Roman"/>
                <w:color w:val="000000"/>
                <w:sz w:val="18"/>
              </w:rPr>
              <w:t>230</w:t>
            </w:r>
            <w:r w:rsidRPr="00B80A37">
              <w:rPr>
                <w:rFonts w:ascii="Times New Roman" w:hAnsi="Times New Roman"/>
                <w:color w:val="000000"/>
                <w:sz w:val="18"/>
              </w:rPr>
              <w:tab/>
              <w:t>211</w:t>
            </w:r>
          </w:p>
        </w:tc>
        <w:tc>
          <w:tcPr>
            <w:tcW w:w="922" w:type="dxa"/>
            <w:tcBorders>
              <w:top w:val="none" w:sz="0" w:space="0" w:color="000000"/>
              <w:left w:val="single" w:sz="1" w:space="0" w:color="000000"/>
              <w:bottom w:val="double" w:sz="9" w:space="0" w:color="000000"/>
              <w:right w:val="none" w:sz="0" w:space="0" w:color="000000"/>
            </w:tcBorders>
            <w:vAlign w:val="center"/>
          </w:tcPr>
          <w:p w14:paraId="209BD205" w14:textId="77777777" w:rsidR="003A20D6" w:rsidRPr="00B80A37" w:rsidRDefault="002B38CB">
            <w:pPr>
              <w:ind w:right="421"/>
              <w:jc w:val="right"/>
              <w:rPr>
                <w:rFonts w:ascii="Times New Roman" w:hAnsi="Times New Roman"/>
                <w:color w:val="000000"/>
                <w:sz w:val="18"/>
              </w:rPr>
            </w:pPr>
            <w:r w:rsidRPr="00B80A37">
              <w:rPr>
                <w:rFonts w:ascii="Times New Roman" w:hAnsi="Times New Roman"/>
                <w:color w:val="000000"/>
                <w:sz w:val="18"/>
              </w:rPr>
              <w:t>666</w:t>
            </w:r>
          </w:p>
        </w:tc>
        <w:tc>
          <w:tcPr>
            <w:tcW w:w="755" w:type="dxa"/>
            <w:tcBorders>
              <w:top w:val="none" w:sz="0" w:space="0" w:color="000000"/>
              <w:left w:val="none" w:sz="0" w:space="0" w:color="000000"/>
              <w:bottom w:val="double" w:sz="9" w:space="0" w:color="000000"/>
              <w:right w:val="none" w:sz="0" w:space="0" w:color="000000"/>
            </w:tcBorders>
            <w:vAlign w:val="center"/>
          </w:tcPr>
          <w:p w14:paraId="14D4C9A9"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567</w:t>
            </w:r>
          </w:p>
        </w:tc>
      </w:tr>
    </w:tbl>
    <w:p w14:paraId="05F4CBB9" w14:textId="77777777" w:rsidR="003A20D6" w:rsidRPr="00B80A37" w:rsidRDefault="003A20D6">
      <w:pPr>
        <w:spacing w:after="270" w:line="20" w:lineRule="exact"/>
      </w:pPr>
    </w:p>
    <w:p w14:paraId="1B383786" w14:textId="7379BB17" w:rsidR="003A20D6" w:rsidRPr="00B80A37" w:rsidRDefault="002B38CB">
      <w:pPr>
        <w:ind w:left="360" w:right="360"/>
        <w:jc w:val="both"/>
        <w:rPr>
          <w:rFonts w:ascii="Times New Roman" w:hAnsi="Times New Roman"/>
          <w:color w:val="000000"/>
          <w:spacing w:val="16"/>
          <w:sz w:val="12"/>
        </w:rPr>
      </w:pPr>
      <w:r w:rsidRPr="00B80A37">
        <w:rPr>
          <w:rFonts w:ascii="Times New Roman" w:hAnsi="Times New Roman"/>
          <w:color w:val="000000"/>
          <w:spacing w:val="16"/>
          <w:sz w:val="12"/>
        </w:rPr>
        <w:t xml:space="preserve">Notes: Statistics are obtained weighting each observation by its value relative to total trade flows. The additive term is expressed in fraction of </w:t>
      </w:r>
      <w:del w:id="636" w:author="David Quin" w:date="2018-12-04T19:10:00Z">
        <w:r w:rsidRPr="00B80A37" w:rsidDel="00ED6688">
          <w:rPr>
            <w:rFonts w:ascii="Times New Roman" w:hAnsi="Times New Roman"/>
            <w:color w:val="000000"/>
            <w:spacing w:val="16"/>
            <w:sz w:val="12"/>
          </w:rPr>
          <w:delText xml:space="preserve">fas </w:delText>
        </w:r>
      </w:del>
      <w:ins w:id="637" w:author="David Quin" w:date="2018-12-04T19:10:00Z">
        <w:r w:rsidR="00ED6688" w:rsidRPr="00B80A37">
          <w:rPr>
            <w:rFonts w:ascii="Times New Roman" w:hAnsi="Times New Roman"/>
            <w:color w:val="000000"/>
            <w:spacing w:val="16"/>
            <w:sz w:val="12"/>
          </w:rPr>
          <w:t xml:space="preserve">FAS </w:t>
        </w:r>
      </w:ins>
      <w:r w:rsidRPr="00B80A37">
        <w:rPr>
          <w:rFonts w:ascii="Times New Roman" w:hAnsi="Times New Roman"/>
          <w:color w:val="000000"/>
          <w:spacing w:val="16"/>
          <w:sz w:val="12"/>
        </w:rPr>
        <w:t xml:space="preserve">price. For the 4-digit classification, statistics for observed data have been calculated for the same set of years </w:t>
      </w:r>
      <w:r w:rsidRPr="00B80A37">
        <w:rPr>
          <w:rFonts w:ascii="Times New Roman" w:hAnsi="Times New Roman"/>
          <w:color w:val="000000"/>
          <w:spacing w:val="18"/>
          <w:sz w:val="12"/>
        </w:rPr>
        <w:t xml:space="preserve">as used for estimation, i.e. 1974, 1981, 1989, 2001, 2009, 2013. (**): 1989 omitted in </w:t>
      </w:r>
      <w:r w:rsidRPr="00B80A37">
        <w:rPr>
          <w:rFonts w:ascii="Times New Roman" w:hAnsi="Times New Roman"/>
          <w:color w:val="000000"/>
          <w:spacing w:val="14"/>
          <w:sz w:val="12"/>
        </w:rPr>
        <w:t>3-digit estimation for air.</w:t>
      </w:r>
    </w:p>
    <w:p w14:paraId="56B6D5D0" w14:textId="63C44E03" w:rsidR="003A20D6" w:rsidRPr="00B80A37" w:rsidRDefault="003A20D6">
      <w:pPr>
        <w:sectPr w:rsidR="003A20D6" w:rsidRPr="00B80A37" w:rsidSect="00AA166F">
          <w:pgSz w:w="11918" w:h="16854"/>
          <w:pgMar w:top="1718" w:right="1571" w:bottom="958" w:left="1644" w:header="720" w:footer="720" w:gutter="0"/>
          <w:cols w:space="720"/>
        </w:sectPr>
      </w:pPr>
    </w:p>
    <w:p w14:paraId="3F356700" w14:textId="39D7C543" w:rsidR="003A20D6" w:rsidRPr="00B80A37" w:rsidRDefault="005E1B5A">
      <w:pPr>
        <w:spacing w:line="314" w:lineRule="exact"/>
        <w:ind w:right="72" w:firstLine="360"/>
        <w:jc w:val="both"/>
        <w:rPr>
          <w:rFonts w:ascii="Times New Roman" w:hAnsi="Times New Roman"/>
          <w:color w:val="000000"/>
          <w:spacing w:val="1"/>
          <w:w w:val="115"/>
          <w:sz w:val="21"/>
        </w:rPr>
      </w:pPr>
      <w:del w:id="638" w:author="David Quin" w:date="2018-12-04T19:16:00Z">
        <w:r w:rsidRPr="00B80A37">
          <w:rPr>
            <w:noProof/>
          </w:rPr>
          <w:lastRenderedPageBreak/>
          <mc:AlternateContent>
            <mc:Choice Requires="wps">
              <w:drawing>
                <wp:anchor distT="0" distB="0" distL="0" distR="0" simplePos="0" relativeHeight="251636224" behindDoc="1" locked="0" layoutInCell="1" allowOverlap="1" wp14:anchorId="7BA37CE9" wp14:editId="4FCF0D2D">
                  <wp:simplePos x="0" y="0"/>
                  <wp:positionH relativeFrom="column">
                    <wp:posOffset>0</wp:posOffset>
                  </wp:positionH>
                  <wp:positionV relativeFrom="paragraph">
                    <wp:posOffset>8776335</wp:posOffset>
                  </wp:positionV>
                  <wp:extent cx="5486400" cy="131445"/>
                  <wp:effectExtent l="0" t="0" r="0" b="0"/>
                  <wp:wrapSquare wrapText="bothSides"/>
                  <wp:docPr id="753"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5071B" w14:textId="77777777" w:rsidR="00DC28EF" w:rsidRDefault="00DC28EF">
                              <w:pPr>
                                <w:spacing w:line="206" w:lineRule="auto"/>
                                <w:jc w:val="center"/>
                                <w:rPr>
                                  <w:rFonts w:ascii="Times New Roman" w:hAnsi="Times New Roman"/>
                                  <w:i/>
                                  <w:color w:val="000000"/>
                                  <w:sz w:val="21"/>
                                </w:rPr>
                              </w:pPr>
                              <w:r>
                                <w:rPr>
                                  <w:rFonts w:ascii="Times New Roman" w:hAnsi="Times New Roman"/>
                                  <w:i/>
                                  <w:color w:val="000000"/>
                                  <w:sz w:val="21"/>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37CE9" id="Text Box 735" o:spid="_x0000_s1029" type="#_x0000_t202" style="position:absolute;left:0;text-align:left;margin-left:0;margin-top:691.05pt;width:6in;height:10.35pt;z-index:-251680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EolpgIAAJ0FAAAOAAAAZHJzL2Uyb0RvYy54bWysVG1vmzAQ/j5p/8HydwokJgFUUrUhTJO6&#13;&#10;F6ndD3DABGtgM9sJ6ab9951NSdNWk6ZtfEBn3/l8zz2P7/Lq2LXowJTmUmQ4vAgwYqKUFRe7DH+5&#13;&#10;L7wYI22oqGgrBcvwA9P4avX2zeXQp2wmG9lWTCFIInQ69BlujOlT39dlwzqqL2TPBDhrqTpqYKl2&#13;&#10;fqXoANm71p8FwcIfpKp6JUumNezmoxOvXP66ZqX5VNeaGdRmGGoz7q/cf2v//uqSpjtF+4aXj2XQ&#13;&#10;v6iio1zApadUOTUU7RV/larjpZJa1uailJ0v65qXzGEANGHwAs1dQ3vmsEBzdH9qk/5/acuPh88K&#13;&#10;8SrDy2iOkaAdkHTPjgbdyCNaziPboaHXKQTe9RBqjuAAph1a3d/K8quGEP8sZjygbfR2+CAryEj3&#13;&#10;RroTx1p1tk+AHEEaoOThRIO9tYTNiMQLEoCrBF84DwlxVfg0nU73Spt3THbIGhlWQLPLTg+32thq&#13;&#10;aDqF2MuELHjbOqpb8WwDAscduBuOWp+twjH3IwmSTbyJiUdmi41Hgjz3ros18RZFuIzyeb5e5+FP&#13;&#10;e29I0oZXFRP2mklFIfkzlh71PPJ/0pGWLa9sOluSVrvtulXoQEHFhfssLVD8WZj/vAznBiwvIIUz&#13;&#10;EtzMEq9YxEuPFCTykmUQe0GY3CSLgCQkL55DuuWC/TskNGQ4iWbRqJrfYgvc9xobTTtuYE60vMtw&#13;&#10;fAqiacNotRGVo9ZQ3o72WSts+U+tgI5NRDvBWo2OajXH7dE9g/kk+K2sHkDBSoLAQIsw48BopPqO&#13;&#10;0QDzIsP6254qhlH7XsCDtMNlMtRkbCeDihKOZthgNJprMw6hfa/4roHM44MS8hpeSs2diO2TGqsA&#13;&#10;BHYBM8BheZxXdsicr13U01Rd/QIAAP//AwBQSwMEFAAGAAgAAAAhANxZGrPjAAAADwEAAA8AAABk&#13;&#10;cnMvZG93bnJldi54bWxMj0FPwzAMhe9I/IfISNxYujJG1TWd0KaJA+KwARJHrwlNReNUTdZl/x5z&#13;&#10;goslf09+fq9aJ9eLyYyh86RgPstAGGq87qhV8P62uytAhIiksfdkFFxMgHV9fVVhqf2Z9mY6xFaw&#13;&#10;CYUSFdgYh1LK0FjjMMz8YIi1Lz86jLyOrdQjntnc9TLPsqV02BF/sDiYjTXN9+HkFHxsht1L+rT4&#13;&#10;Oj3o523+uL+MTVLq9iZtVzyeViCiSfHvAn47cH6oOdjRn0gH0SvgNpHpfZHPQbBeLBeMjowWWV6A&#13;&#10;rCv5v0f9AwAA//8DAFBLAQItABQABgAIAAAAIQC2gziS/gAAAOEBAAATAAAAAAAAAAAAAAAAAAAA&#13;&#10;AABbQ29udGVudF9UeXBlc10ueG1sUEsBAi0AFAAGAAgAAAAhADj9If/WAAAAlAEAAAsAAAAAAAAA&#13;&#10;AAAAAAAALwEAAF9yZWxzLy5yZWxzUEsBAi0AFAAGAAgAAAAhABRsSiWmAgAAnQUAAA4AAAAAAAAA&#13;&#10;AAAAAAAALgIAAGRycy9lMm9Eb2MueG1sUEsBAi0AFAAGAAgAAAAhANxZGrPjAAAADwEAAA8AAAAA&#13;&#10;AAAAAAAAAAAAAAUAAGRycy9kb3ducmV2LnhtbFBLBQYAAAAABAAEAPMAAAAQBgAAAAA=&#13;&#10;" filled="f" stroked="f">
                  <v:path arrowok="t"/>
                  <v:textbox inset="0,0,0,0">
                    <w:txbxContent>
                      <w:p w14:paraId="6F65071B" w14:textId="77777777" w:rsidR="00DC28EF" w:rsidRDefault="00DC28EF">
                        <w:pPr>
                          <w:spacing w:line="206" w:lineRule="auto"/>
                          <w:jc w:val="center"/>
                          <w:rPr>
                            <w:rFonts w:ascii="Times New Roman" w:hAnsi="Times New Roman"/>
                            <w:i/>
                            <w:color w:val="000000"/>
                            <w:sz w:val="21"/>
                          </w:rPr>
                        </w:pPr>
                        <w:r>
                          <w:rPr>
                            <w:rFonts w:ascii="Times New Roman" w:hAnsi="Times New Roman"/>
                            <w:i/>
                            <w:color w:val="000000"/>
                            <w:sz w:val="21"/>
                          </w:rPr>
                          <w:t>11</w:t>
                        </w:r>
                      </w:p>
                    </w:txbxContent>
                  </v:textbox>
                  <w10:wrap type="square"/>
                </v:shape>
              </w:pict>
            </mc:Fallback>
          </mc:AlternateContent>
        </w:r>
      </w:del>
      <w:r w:rsidR="002B38CB" w:rsidRPr="00B80A37">
        <w:rPr>
          <w:rFonts w:ascii="Times New Roman" w:hAnsi="Times New Roman"/>
          <w:color w:val="000000"/>
          <w:spacing w:val="1"/>
          <w:w w:val="115"/>
          <w:sz w:val="21"/>
        </w:rPr>
        <w:t xml:space="preserve">Table 1 calls for two types of comments. The first type is of statistical order. As </w:t>
      </w:r>
      <w:r w:rsidR="002B38CB" w:rsidRPr="00B80A37">
        <w:rPr>
          <w:rFonts w:ascii="Times New Roman" w:hAnsi="Times New Roman"/>
          <w:color w:val="000000"/>
          <w:spacing w:val="-2"/>
          <w:w w:val="115"/>
          <w:sz w:val="21"/>
        </w:rPr>
        <w:t>displayed in Table 1, estimated mean values are systematically higher than medians, by around one percentage point. This result is not surprising</w:t>
      </w:r>
      <w:ins w:id="639" w:author="David Quin" w:date="2018-12-04T19:12:00Z">
        <w:r w:rsidR="00ED6688" w:rsidRPr="00B80A37">
          <w:rPr>
            <w:rFonts w:ascii="Times New Roman" w:hAnsi="Times New Roman"/>
            <w:color w:val="000000"/>
            <w:spacing w:val="-2"/>
            <w:w w:val="115"/>
            <w:sz w:val="21"/>
          </w:rPr>
          <w:t xml:space="preserve">, given </w:t>
        </w:r>
      </w:ins>
      <w:del w:id="640" w:author="David Quin" w:date="2018-12-04T19:12:00Z">
        <w:r w:rsidR="002B38CB" w:rsidRPr="00B80A37" w:rsidDel="00ED6688">
          <w:rPr>
            <w:rFonts w:ascii="Times New Roman" w:hAnsi="Times New Roman"/>
            <w:color w:val="000000"/>
            <w:spacing w:val="-2"/>
            <w:w w:val="115"/>
            <w:sz w:val="21"/>
          </w:rPr>
          <w:delText xml:space="preserve"> recalling </w:delText>
        </w:r>
      </w:del>
      <w:r w:rsidR="002B38CB" w:rsidRPr="00B80A37">
        <w:rPr>
          <w:rFonts w:ascii="Times New Roman" w:hAnsi="Times New Roman"/>
          <w:color w:val="000000"/>
          <w:spacing w:val="-2"/>
          <w:w w:val="115"/>
          <w:sz w:val="21"/>
        </w:rPr>
        <w:t xml:space="preserve">that our key variable is </w:t>
      </w:r>
      <w:r w:rsidR="002B38CB" w:rsidRPr="00B80A37">
        <w:rPr>
          <w:rFonts w:ascii="Times New Roman" w:hAnsi="Times New Roman"/>
          <w:color w:val="000000"/>
          <w:spacing w:val="-6"/>
          <w:w w:val="115"/>
          <w:sz w:val="21"/>
        </w:rPr>
        <w:t xml:space="preserve">by nature bounded to 0; therefore, outliers can only be positive, pushing the mean upward </w:t>
      </w:r>
      <w:r w:rsidR="002B38CB" w:rsidRPr="00B80A37">
        <w:rPr>
          <w:rFonts w:ascii="Times New Roman" w:hAnsi="Times New Roman"/>
          <w:color w:val="000000"/>
          <w:spacing w:val="-1"/>
          <w:w w:val="115"/>
          <w:sz w:val="21"/>
        </w:rPr>
        <w:t xml:space="preserve">compared to the median. One can also note that estimated total costs are systematically </w:t>
      </w:r>
      <w:r w:rsidR="002B38CB" w:rsidRPr="00B80A37">
        <w:rPr>
          <w:rFonts w:ascii="Times New Roman" w:hAnsi="Times New Roman"/>
          <w:color w:val="000000"/>
          <w:spacing w:val="-3"/>
          <w:w w:val="115"/>
          <w:sz w:val="21"/>
        </w:rPr>
        <w:t>higher than observed costs, by 0.5 to 1 percentage point. This is</w:t>
      </w:r>
      <w:ins w:id="641" w:author="David Quin" w:date="2018-12-04T19:13:00Z">
        <w:r w:rsidR="00ED6688" w:rsidRPr="00B80A37">
          <w:rPr>
            <w:rFonts w:ascii="Times New Roman" w:hAnsi="Times New Roman"/>
            <w:color w:val="000000"/>
            <w:spacing w:val="-3"/>
            <w:w w:val="115"/>
            <w:sz w:val="21"/>
          </w:rPr>
          <w:t>,</w:t>
        </w:r>
      </w:ins>
      <w:r w:rsidR="002B38CB" w:rsidRPr="00B80A37">
        <w:rPr>
          <w:rFonts w:ascii="Times New Roman" w:hAnsi="Times New Roman"/>
          <w:color w:val="000000"/>
          <w:spacing w:val="-3"/>
          <w:w w:val="115"/>
          <w:sz w:val="21"/>
        </w:rPr>
        <w:t xml:space="preserve"> first</w:t>
      </w:r>
      <w:ins w:id="642" w:author="David Quin" w:date="2018-12-04T19:13:00Z">
        <w:r w:rsidR="00ED6688" w:rsidRPr="00B80A37">
          <w:rPr>
            <w:rFonts w:ascii="Times New Roman" w:hAnsi="Times New Roman"/>
            <w:color w:val="000000"/>
            <w:spacing w:val="-3"/>
            <w:w w:val="115"/>
            <w:sz w:val="21"/>
          </w:rPr>
          <w:t>,</w:t>
        </w:r>
      </w:ins>
      <w:r w:rsidR="002B38CB" w:rsidRPr="00B80A37">
        <w:rPr>
          <w:rFonts w:ascii="Times New Roman" w:hAnsi="Times New Roman"/>
          <w:color w:val="000000"/>
          <w:spacing w:val="-3"/>
          <w:w w:val="115"/>
          <w:sz w:val="21"/>
        </w:rPr>
        <w:t xml:space="preserve"> due to the fact that </w:t>
      </w:r>
      <w:r w:rsidR="002B38CB" w:rsidRPr="00B80A37">
        <w:rPr>
          <w:rFonts w:ascii="Times New Roman" w:hAnsi="Times New Roman"/>
          <w:color w:val="000000"/>
          <w:w w:val="115"/>
          <w:sz w:val="21"/>
        </w:rPr>
        <w:t xml:space="preserve">observed data are </w:t>
      </w:r>
      <w:r w:rsidR="002B38CB" w:rsidRPr="00B80A37">
        <w:rPr>
          <w:rFonts w:ascii="Times New Roman" w:hAnsi="Times New Roman"/>
          <w:i/>
          <w:color w:val="000000"/>
          <w:sz w:val="21"/>
        </w:rPr>
        <w:t xml:space="preserve">de facto </w:t>
      </w:r>
      <w:r w:rsidR="002B38CB" w:rsidRPr="00B80A37">
        <w:rPr>
          <w:rFonts w:ascii="Times New Roman" w:hAnsi="Times New Roman"/>
          <w:color w:val="000000"/>
          <w:w w:val="115"/>
          <w:sz w:val="21"/>
        </w:rPr>
        <w:t>trade-</w:t>
      </w:r>
      <w:del w:id="643" w:author="David Quin" w:date="2018-12-04T19:13:00Z">
        <w:r w:rsidR="002B38CB" w:rsidRPr="00B80A37" w:rsidDel="00ED6688">
          <w:rPr>
            <w:rFonts w:ascii="Times New Roman" w:hAnsi="Times New Roman"/>
            <w:color w:val="000000"/>
            <w:w w:val="115"/>
            <w:sz w:val="21"/>
          </w:rPr>
          <w:delText xml:space="preserve">weighed </w:delText>
        </w:r>
      </w:del>
      <w:ins w:id="644" w:author="David Quin" w:date="2018-12-04T19:13:00Z">
        <w:r w:rsidR="00ED6688" w:rsidRPr="00B80A37">
          <w:rPr>
            <w:rFonts w:ascii="Times New Roman" w:hAnsi="Times New Roman"/>
            <w:color w:val="000000"/>
            <w:w w:val="115"/>
            <w:sz w:val="21"/>
          </w:rPr>
          <w:t xml:space="preserve">weighted </w:t>
        </w:r>
      </w:ins>
      <w:r w:rsidR="002B38CB" w:rsidRPr="00B80A37">
        <w:rPr>
          <w:rFonts w:ascii="Times New Roman" w:hAnsi="Times New Roman"/>
          <w:color w:val="000000"/>
          <w:w w:val="115"/>
          <w:sz w:val="21"/>
        </w:rPr>
        <w:t>(i.e.</w:t>
      </w:r>
      <w:ins w:id="645" w:author="David Quin" w:date="2018-12-04T19:13:00Z">
        <w:r w:rsidR="00ED6688" w:rsidRPr="00B80A37">
          <w:rPr>
            <w:rFonts w:ascii="Times New Roman" w:hAnsi="Times New Roman"/>
            <w:color w:val="000000"/>
            <w:w w:val="115"/>
            <w:sz w:val="21"/>
          </w:rPr>
          <w:t xml:space="preserve"> </w:t>
        </w:r>
      </w:ins>
      <w:del w:id="646" w:author="David Quin" w:date="2018-12-04T19:13:00Z">
        <w:r w:rsidR="002B38CB" w:rsidRPr="00B80A37" w:rsidDel="00ED6688">
          <w:rPr>
            <w:rFonts w:ascii="Times New Roman" w:hAnsi="Times New Roman"/>
            <w:color w:val="000000"/>
            <w:w w:val="115"/>
            <w:sz w:val="21"/>
          </w:rPr>
          <w:delText xml:space="preserve">, </w:delText>
        </w:r>
      </w:del>
      <w:r w:rsidR="002B38CB" w:rsidRPr="00B80A37">
        <w:rPr>
          <w:rFonts w:ascii="Times New Roman" w:hAnsi="Times New Roman"/>
          <w:color w:val="000000"/>
          <w:w w:val="115"/>
          <w:sz w:val="21"/>
        </w:rPr>
        <w:t xml:space="preserve">by the weight of each good in total trade) while our estimates are based on simple arithmetic means within sector and country. </w:t>
      </w:r>
      <w:r w:rsidR="002B38CB" w:rsidRPr="00B80A37">
        <w:rPr>
          <w:rFonts w:ascii="Times New Roman" w:hAnsi="Times New Roman"/>
          <w:color w:val="000000"/>
          <w:spacing w:val="1"/>
          <w:w w:val="115"/>
          <w:sz w:val="21"/>
        </w:rPr>
        <w:t xml:space="preserve">Furthermore, Table 1 reports values expressed in percentages (for the observed values, </w:t>
      </w:r>
      <w:r w:rsidR="002B38CB" w:rsidRPr="00B80A37">
        <w:rPr>
          <w:rFonts w:ascii="Times New Roman" w:hAnsi="Times New Roman"/>
          <w:color w:val="000000"/>
          <w:spacing w:val="1"/>
          <w:sz w:val="14"/>
          <w:vertAlign w:val="superscript"/>
        </w:rPr>
        <w:t>12</w:t>
      </w:r>
      <w:r w:rsidR="002B38CB" w:rsidRPr="00B80A37">
        <w:rPr>
          <w:rFonts w:ascii="Times New Roman" w:hAnsi="Times New Roman"/>
          <w:color w:val="000000"/>
          <w:spacing w:val="1"/>
          <w:sz w:val="14"/>
        </w:rPr>
        <w:t>--</w:t>
      </w:r>
      <w:r w:rsidR="002B38CB" w:rsidRPr="00B80A37">
        <w:rPr>
          <w:rFonts w:ascii="Times New Roman" w:hAnsi="Times New Roman"/>
          <w:color w:val="000000"/>
          <w:spacing w:val="1"/>
          <w:sz w:val="14"/>
          <w:vertAlign w:val="superscript"/>
        </w:rPr>
        <w:t>ik</w:t>
      </w:r>
      <w:r w:rsidR="002B38CB" w:rsidRPr="00B80A37">
        <w:rPr>
          <w:rFonts w:ascii="Times New Roman" w:hAnsi="Times New Roman"/>
          <w:color w:val="000000"/>
          <w:spacing w:val="1"/>
          <w:w w:val="115"/>
          <w:sz w:val="21"/>
        </w:rPr>
        <w:t xml:space="preserve"> 1, in %), whereas all our estimates are based on log-linearization. Therefore, what</w:t>
      </w:r>
    </w:p>
    <w:p w14:paraId="7EBD4E0D" w14:textId="77777777" w:rsidR="003A20D6" w:rsidRPr="00B80A37" w:rsidRDefault="002B38CB">
      <w:pPr>
        <w:spacing w:line="89" w:lineRule="exact"/>
        <w:rPr>
          <w:rFonts w:ascii="Times New Roman" w:hAnsi="Times New Roman"/>
          <w:color w:val="000000"/>
          <w:sz w:val="14"/>
        </w:rPr>
      </w:pPr>
      <w:r w:rsidRPr="00B80A37">
        <w:rPr>
          <w:rFonts w:ascii="Times New Roman" w:hAnsi="Times New Roman"/>
          <w:color w:val="000000"/>
          <w:sz w:val="14"/>
        </w:rPr>
        <w:t>Pik</w:t>
      </w:r>
    </w:p>
    <w:p w14:paraId="3F684DDF" w14:textId="77777777" w:rsidR="003A20D6" w:rsidRPr="00B80A37" w:rsidRDefault="002B38CB">
      <w:pPr>
        <w:spacing w:line="304" w:lineRule="exact"/>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matters on the statistical ground is that the mean of our predicted values (based on </w:t>
      </w:r>
      <w:r w:rsidRPr="00B80A37">
        <w:rPr>
          <w:rFonts w:ascii="Times New Roman" w:hAnsi="Times New Roman"/>
          <w:color w:val="000000"/>
          <w:w w:val="115"/>
          <w:sz w:val="21"/>
        </w:rPr>
        <w:t>logarithms) must be equal to the mean of the log-</w:t>
      </w:r>
      <w:bookmarkStart w:id="647" w:name="_GoBack"/>
      <w:r w:rsidRPr="00B80A37">
        <w:rPr>
          <w:rFonts w:ascii="Times New Roman" w:hAnsi="Times New Roman"/>
          <w:color w:val="000000"/>
          <w:w w:val="115"/>
          <w:sz w:val="21"/>
        </w:rPr>
        <w:t>linear</w:t>
      </w:r>
      <w:bookmarkEnd w:id="647"/>
      <w:r w:rsidRPr="00B80A37">
        <w:rPr>
          <w:rFonts w:ascii="Times New Roman" w:hAnsi="Times New Roman"/>
          <w:color w:val="000000"/>
          <w:w w:val="115"/>
          <w:sz w:val="21"/>
        </w:rPr>
        <w:t>ized data (ln (P</w:t>
      </w:r>
      <w:r w:rsidRPr="00B80A37">
        <w:rPr>
          <w:rFonts w:ascii="Times New Roman" w:hAnsi="Times New Roman"/>
          <w:color w:val="000000"/>
          <w:sz w:val="21"/>
          <w:vertAlign w:val="subscript"/>
        </w:rPr>
        <w:t>i5</w:t>
      </w:r>
      <w:r w:rsidRPr="00B80A37">
        <w:rPr>
          <w:rFonts w:ascii="Times New Roman" w:hAnsi="Times New Roman"/>
          <w:color w:val="000000"/>
          <w:w w:val="115"/>
          <w:sz w:val="21"/>
        </w:rPr>
        <w:t>i</w:t>
      </w:r>
      <w:r w:rsidRPr="00B80A37">
        <w:rPr>
          <w:rFonts w:ascii="Times New Roman" w:hAnsi="Times New Roman"/>
          <w:color w:val="000000"/>
          <w:sz w:val="21"/>
          <w:vertAlign w:val="subscript"/>
        </w:rPr>
        <w:t>.</w:t>
      </w:r>
      <w:r w:rsidRPr="00B80A37">
        <w:rPr>
          <w:rFonts w:ascii="Times New Roman" w:hAnsi="Times New Roman"/>
          <w:color w:val="000000"/>
          <w:w w:val="115"/>
          <w:sz w:val="21"/>
        </w:rPr>
        <w:t>k</w:t>
      </w:r>
      <w:r w:rsidRPr="00B80A37">
        <w:rPr>
          <w:rFonts w:ascii="Times New Roman" w:hAnsi="Times New Roman"/>
          <w:color w:val="000000"/>
          <w:sz w:val="21"/>
          <w:vertAlign w:val="subscript"/>
        </w:rPr>
        <w:t>k</w:t>
      </w:r>
      <w:r w:rsidRPr="00B80A37">
        <w:rPr>
          <w:rFonts w:ascii="Times New Roman" w:hAnsi="Times New Roman"/>
          <w:color w:val="000000"/>
          <w:w w:val="115"/>
          <w:sz w:val="21"/>
        </w:rPr>
        <w:t xml:space="preserve"> 1) ), which does not necessarily imply equality between values. Descriptive statistics showing that </w:t>
      </w:r>
      <w:r w:rsidRPr="00B80A37">
        <w:rPr>
          <w:rFonts w:ascii="Times New Roman" w:hAnsi="Times New Roman"/>
          <w:color w:val="000000"/>
          <w:spacing w:val="-1"/>
          <w:w w:val="115"/>
          <w:sz w:val="21"/>
        </w:rPr>
        <w:t xml:space="preserve">both observed and predicted values do match in logarithms are available upon request to </w:t>
      </w:r>
      <w:r w:rsidRPr="00B80A37">
        <w:rPr>
          <w:rFonts w:ascii="Times New Roman" w:hAnsi="Times New Roman"/>
          <w:color w:val="000000"/>
          <w:w w:val="115"/>
          <w:sz w:val="21"/>
        </w:rPr>
        <w:t>the authors.</w:t>
      </w:r>
    </w:p>
    <w:p w14:paraId="1F803550" w14:textId="43A1E504" w:rsidR="003A20D6" w:rsidRPr="00B80A37" w:rsidRDefault="002B38CB">
      <w:pPr>
        <w:pStyle w:val="Norm"/>
        <w:rPr>
          <w:b/>
          <w:spacing w:val="3"/>
        </w:rPr>
        <w:pPrChange w:id="648" w:author="David Quin" w:date="2018-12-04T19:20:00Z">
          <w:pPr>
            <w:spacing w:before="252" w:line="305" w:lineRule="exact"/>
            <w:ind w:right="72"/>
            <w:jc w:val="both"/>
          </w:pPr>
        </w:pPrChange>
      </w:pPr>
      <w:r w:rsidRPr="00B80A37">
        <w:rPr>
          <w:b/>
          <w:spacing w:val="3"/>
        </w:rPr>
        <w:t xml:space="preserve">Interpretation </w:t>
      </w:r>
      <w:ins w:id="649" w:author="David Quin" w:date="2018-12-04T19:14:00Z">
        <w:r w:rsidR="00ED6688" w:rsidRPr="00B80A37">
          <w:rPr>
            <w:b/>
            <w:spacing w:val="3"/>
          </w:rPr>
          <w:t xml:space="preserve">– </w:t>
        </w:r>
      </w:ins>
      <w:r w:rsidRPr="00B80A37">
        <w:rPr>
          <w:spacing w:val="3"/>
        </w:rPr>
        <w:t xml:space="preserve">Coming now to interpretation, two main results emerge from Table 1. </w:t>
      </w:r>
      <w:r w:rsidRPr="00B80A37">
        <w:t xml:space="preserve">First, it provides estimation results about the size of the overall transport costs. </w:t>
      </w:r>
      <w:del w:id="650" w:author="David Quin" w:date="2018-12-04T19:14:00Z">
        <w:r w:rsidRPr="00B80A37" w:rsidDel="00ED6688">
          <w:delText xml:space="preserve">From </w:delText>
        </w:r>
      </w:del>
      <w:r w:rsidRPr="00B80A37">
        <w:t>Table 1</w:t>
      </w:r>
      <w:ins w:id="651" w:author="David Quin" w:date="2018-12-04T19:14:00Z">
        <w:r w:rsidR="00ED6688" w:rsidRPr="00B80A37">
          <w:t xml:space="preserve"> shows that</w:t>
        </w:r>
      </w:ins>
      <w:del w:id="652" w:author="David Quin" w:date="2018-12-04T19:14:00Z">
        <w:r w:rsidRPr="00B80A37" w:rsidDel="00ED6688">
          <w:delText>,</w:delText>
        </w:r>
      </w:del>
      <w:r w:rsidRPr="00B80A37">
        <w:t xml:space="preserve"> transport costs amount to around a 6% markup in ocean shipping, </w:t>
      </w:r>
      <w:ins w:id="653" w:author="David Quin" w:date="2018-12-04T19:15:00Z">
        <w:r w:rsidR="00ED6688" w:rsidRPr="00B80A37">
          <w:t xml:space="preserve">and </w:t>
        </w:r>
      </w:ins>
      <w:r w:rsidRPr="00B80A37">
        <w:t xml:space="preserve">5% markup </w:t>
      </w:r>
      <w:r w:rsidRPr="00B80A37">
        <w:rPr>
          <w:spacing w:val="-3"/>
        </w:rPr>
        <w:t>in air shipping on average over 1974-2013.</w:t>
      </w:r>
      <w:ins w:id="654" w:author="David Quin" w:date="2018-12-04T19:16:00Z">
        <w:r w:rsidR="00ED6688" w:rsidRPr="00B80A37">
          <w:rPr>
            <w:rStyle w:val="FootnoteReference"/>
            <w:spacing w:val="-3"/>
          </w:rPr>
          <w:footnoteReference w:id="17"/>
        </w:r>
      </w:ins>
      <w:del w:id="657" w:author="David Quin" w:date="2018-12-04T19:16:00Z">
        <w:r w:rsidRPr="00B80A37" w:rsidDel="00ED6688">
          <w:rPr>
            <w:spacing w:val="-3"/>
            <w:vertAlign w:val="superscript"/>
          </w:rPr>
          <w:delText>11</w:delText>
        </w:r>
      </w:del>
      <w:r w:rsidRPr="00B80A37">
        <w:rPr>
          <w:spacing w:val="-3"/>
        </w:rPr>
        <w:t xml:space="preserve"> If this seems modest in comparison with the </w:t>
      </w:r>
      <w:r w:rsidRPr="00B80A37">
        <w:rPr>
          <w:spacing w:val="-8"/>
        </w:rPr>
        <w:t xml:space="preserve">11% of markup obtained by Anderson and Van Wincoop (2004) over a set of industrialized </w:t>
      </w:r>
      <w:r w:rsidRPr="00B80A37">
        <w:rPr>
          <w:spacing w:val="-1"/>
        </w:rPr>
        <w:t xml:space="preserve">countries, </w:t>
      </w:r>
      <w:del w:id="658" w:author="David Quin" w:date="2018-12-04T19:15:00Z">
        <w:r w:rsidRPr="00B80A37" w:rsidDel="00ED6688">
          <w:rPr>
            <w:spacing w:val="-1"/>
          </w:rPr>
          <w:delText xml:space="preserve">this </w:delText>
        </w:r>
      </w:del>
      <w:ins w:id="659" w:author="David Quin" w:date="2018-12-04T19:15:00Z">
        <w:r w:rsidR="00ED6688" w:rsidRPr="00B80A37">
          <w:rPr>
            <w:spacing w:val="-1"/>
          </w:rPr>
          <w:t xml:space="preserve">it </w:t>
        </w:r>
      </w:ins>
      <w:r w:rsidRPr="00B80A37">
        <w:rPr>
          <w:spacing w:val="-1"/>
        </w:rPr>
        <w:t xml:space="preserve">stands in line with the results obtained by Hummels (2007) for the US </w:t>
      </w:r>
      <w:r w:rsidRPr="00B80A37">
        <w:rPr>
          <w:spacing w:val="-2"/>
        </w:rPr>
        <w:t>economy.</w:t>
      </w:r>
      <w:ins w:id="660" w:author="David Quin" w:date="2018-12-04T19:17:00Z">
        <w:r w:rsidR="00ED6688" w:rsidRPr="00B80A37">
          <w:rPr>
            <w:rStyle w:val="FootnoteReference"/>
            <w:spacing w:val="-2"/>
          </w:rPr>
          <w:footnoteReference w:id="18"/>
        </w:r>
      </w:ins>
      <w:del w:id="671" w:author="David Quin" w:date="2018-12-04T19:17:00Z">
        <w:r w:rsidRPr="00B80A37" w:rsidDel="00ED6688">
          <w:rPr>
            <w:spacing w:val="-2"/>
            <w:vertAlign w:val="superscript"/>
          </w:rPr>
          <w:delText>18</w:delText>
        </w:r>
      </w:del>
    </w:p>
    <w:p w14:paraId="1489F49D" w14:textId="0C26D190" w:rsidR="003A20D6" w:rsidRPr="00B80A37" w:rsidDel="00ED6688" w:rsidRDefault="002B38CB">
      <w:pPr>
        <w:pStyle w:val="Norm"/>
        <w:rPr>
          <w:del w:id="672" w:author="David Quin" w:date="2018-12-04T19:17:00Z"/>
        </w:rPr>
        <w:pPrChange w:id="673" w:author="David Quin" w:date="2018-12-04T19:20:00Z">
          <w:pPr>
            <w:spacing w:before="72" w:after="288" w:line="313" w:lineRule="exact"/>
            <w:ind w:right="72" w:firstLine="360"/>
            <w:jc w:val="both"/>
          </w:pPr>
        </w:pPrChange>
      </w:pPr>
      <w:r w:rsidRPr="00B80A37">
        <w:t xml:space="preserve">Second, and most importantly, Table 1 provides new quantitative evidence about the </w:t>
      </w:r>
      <w:r w:rsidRPr="00B80A37">
        <w:rPr>
          <w:spacing w:val="-1"/>
        </w:rPr>
        <w:t xml:space="preserve">size of the additive component of transportation costs. On average over the whole period, </w:t>
      </w:r>
      <w:r w:rsidRPr="00B80A37">
        <w:t xml:space="preserve">for sectors defined at the 3-digit level, additive costs amount to 10 cents (0.1 USD) per kilogram exported in maritime transport, and 1.12 USD per kilogram exported in air </w:t>
      </w:r>
      <w:r w:rsidRPr="00B80A37">
        <w:rPr>
          <w:spacing w:val="6"/>
        </w:rPr>
        <w:t xml:space="preserve">transport, indicating that freight rates are much higher in the latter case. Expressed </w:t>
      </w:r>
      <w:r w:rsidRPr="00B80A37">
        <w:rPr>
          <w:spacing w:val="1"/>
        </w:rPr>
        <w:t xml:space="preserve">in terms of the export price, the additive costs amount to 2.9% and </w:t>
      </w:r>
      <w:ins w:id="674" w:author="David Quin" w:date="2018-12-04T19:20:00Z">
        <w:r w:rsidR="00ED6688" w:rsidRPr="00B80A37">
          <w:rPr>
            <w:spacing w:val="1"/>
          </w:rPr>
          <w:t>1.8%</w:t>
        </w:r>
      </w:ins>
      <w:del w:id="675" w:author="David Quin" w:date="2018-12-04T19:20:00Z">
        <w:r w:rsidRPr="00B80A37" w:rsidDel="00ED6688">
          <w:rPr>
            <w:spacing w:val="1"/>
          </w:rPr>
          <w:delText>1.8 %</w:delText>
        </w:r>
      </w:del>
      <w:r w:rsidRPr="00B80A37">
        <w:rPr>
          <w:spacing w:val="1"/>
        </w:rPr>
        <w:t xml:space="preserve"> for ocean shipping and air transport respectively. This is slightly lower than the estimates for the </w:t>
      </w:r>
      <w:r w:rsidRPr="00B80A37">
        <w:t xml:space="preserve">ad-valorem component, which is estimated </w:t>
      </w:r>
      <w:del w:id="676" w:author="David Quin" w:date="2018-12-04T19:21:00Z">
        <w:r w:rsidRPr="00B80A37" w:rsidDel="00ED6688">
          <w:delText xml:space="preserve">to </w:delText>
        </w:r>
      </w:del>
      <w:ins w:id="677" w:author="David Quin" w:date="2018-12-04T19:21:00Z">
        <w:r w:rsidR="00ED6688" w:rsidRPr="00B80A37">
          <w:t xml:space="preserve">at </w:t>
        </w:r>
      </w:ins>
      <w:r w:rsidRPr="00B80A37">
        <w:t>3.2% and 2.5% for vessel and air shipping respectively (on average over the period). Put differently, the additive component amounts</w:t>
      </w:r>
      <w:ins w:id="678" w:author="David Quin" w:date="2018-12-04T19:17:00Z">
        <w:r w:rsidR="00ED6688" w:rsidRPr="00B80A37">
          <w:t xml:space="preserve"> </w:t>
        </w:r>
      </w:ins>
    </w:p>
    <w:p w14:paraId="0B79E781" w14:textId="3A26F817" w:rsidR="003A20D6" w:rsidRPr="00B80A37" w:rsidDel="00856FF9" w:rsidRDefault="005E1B5A">
      <w:pPr>
        <w:pStyle w:val="Norm"/>
        <w:rPr>
          <w:del w:id="679" w:author="David Quin" w:date="2018-12-04T19:05:00Z"/>
          <w:spacing w:val="12"/>
          <w:sz w:val="17"/>
        </w:rPr>
        <w:pPrChange w:id="680" w:author="David Quin" w:date="2018-12-04T19:20:00Z">
          <w:pPr>
            <w:spacing w:before="108"/>
          </w:pPr>
        </w:pPrChange>
      </w:pPr>
      <w:del w:id="681" w:author="David Quin" w:date="2018-12-04T19:17:00Z">
        <w:r w:rsidRPr="00B80A37">
          <w:rPr>
            <w:noProof/>
          </w:rPr>
          <mc:AlternateContent>
            <mc:Choice Requires="wps">
              <w:drawing>
                <wp:anchor distT="0" distB="0" distL="114300" distR="114300" simplePos="0" relativeHeight="251375104" behindDoc="0" locked="0" layoutInCell="1" allowOverlap="1" wp14:anchorId="32902421" wp14:editId="26830D7F">
                  <wp:simplePos x="0" y="0"/>
                  <wp:positionH relativeFrom="column">
                    <wp:posOffset>0</wp:posOffset>
                  </wp:positionH>
                  <wp:positionV relativeFrom="paragraph">
                    <wp:posOffset>3175</wp:posOffset>
                  </wp:positionV>
                  <wp:extent cx="2202815" cy="0"/>
                  <wp:effectExtent l="0" t="0" r="0" b="0"/>
                  <wp:wrapNone/>
                  <wp:docPr id="752"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281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0E68C" id="Line 734"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2fOFAIAAC8EAAAOAAAAZHJzL2Uyb0RvYy54bWysU8uu2yAQ3VfqPyD2iR/XeVwrzlUVJ92k&#13;&#10;baTbfgABHKNiQEDiRFX/vQNO0qbdVFW9wMAMh3NmDouXcyfRiVsntKpwNk4x4opqJtShwl8+b0Zz&#13;&#10;jJwnihGpFa/whTv8snz7ZtGbkue61ZJxiwBEubI3FW69N2WSONryjrixNlxBsNG2Ix6W9pAwS3pA&#13;&#10;72SSp+k06bVlxmrKnYPdegjiZcRvGk79p6Zx3CNZYeDm42jjuA9jslyQ8mCJaQW90iD/wKIjQsGl&#13;&#10;d6iaeIKOVvwB1QlqtdONH1PdJbppBOVRA6jJ0t/UvLbE8KgFiuPMvUzu/8HSj6edRYJVeDbJMVKk&#13;&#10;gyZtheJo9lSE6vTGlZC0Ujsb9NGzejVbTb86iCUPwbBwBtD2/QfNAIYcvY5FOTe2C4dBLjrH2l/u&#13;&#10;tednjyhs5nmaz7MJRvQWS0h5O2is8++57lCYVFgCvwhMTlvnAxFS3lLCPUpvhJSxtVKhvsJFUUzi&#13;&#10;AaelYCEY0pw97FfSohMJ5ohfUAxgD2kBuSauHfJiaLCN1UfF4i0tJ2x9nXsi5DAHIKnCRaAReF5n&#13;&#10;gy2+PafP6/l6XoyKfLoeFWldj95tVsVouslmk/qpXq3q7HvgnBVlKxjjKtC+WTQr/s4C18cymOtu&#13;&#10;0nt9kkf0qB3I3v6RdGxy6Ovghb1ml50NZQr9BlfG5OsLCrb/dR2zfr7z5Q8AAAD//wMAUEsDBBQA&#13;&#10;BgAIAAAAIQBsgjWM3gAAAAcBAAAPAAAAZHJzL2Rvd25yZXYueG1sTI/NTsMwEITvSLyDtUjcqAOU&#13;&#10;UNI4VcXfBYmKguh1G2+TiHgdxW6Tvj3bE1xWGo1m9pt8MbpWHagPjWcD15MEFHHpbcOVga/Pl6sZ&#13;&#10;qBCRLbaeycCRAiyK87McM+sH/qDDOlZKSjhkaKCOscu0DmVNDsPEd8Ti7XzvMIrsK217HKTctfom&#13;&#10;SVLtsGH5UGNHjzWVP+u9MzDb4LB6bpbptKw26e79eP/6vXoz5vJifJrLWc5BRRrjXwJOG4QfCgHb&#13;&#10;+j3boFoDsiYauAMl3u00fQC1PUld5Po/f/ELAAD//wMAUEsBAi0AFAAGAAgAAAAhALaDOJL+AAAA&#13;&#10;4QEAABMAAAAAAAAAAAAAAAAAAAAAAFtDb250ZW50X1R5cGVzXS54bWxQSwECLQAUAAYACAAAACEA&#13;&#10;OP0h/9YAAACUAQAACwAAAAAAAAAAAAAAAAAvAQAAX3JlbHMvLnJlbHNQSwECLQAUAAYACAAAACEA&#13;&#10;5atnzhQCAAAvBAAADgAAAAAAAAAAAAAAAAAuAgAAZHJzL2Uyb0RvYy54bWxQSwECLQAUAAYACAAA&#13;&#10;ACEAbII1jN4AAAAHAQAADwAAAAAAAAAAAAAAAABuBAAAZHJzL2Rvd25yZXYueG1sUEsFBgAAAAAE&#13;&#10;AAQA8wAAAHkFAAAAAA==&#13;&#10;" strokeweight=".35pt">
                  <o:lock v:ext="edit" shapetype="f"/>
                </v:line>
              </w:pict>
            </mc:Fallback>
          </mc:AlternateContent>
        </w:r>
      </w:del>
      <w:del w:id="682" w:author="David Quin" w:date="2018-12-04T19:05:00Z">
        <w:r w:rsidR="002B38CB" w:rsidRPr="00B80A37" w:rsidDel="00856FF9">
          <w:rPr>
            <w:spacing w:val="12"/>
            <w:sz w:val="17"/>
          </w:rPr>
          <w:delText>Appendix, available on the authors' webpages.</w:delText>
        </w:r>
      </w:del>
    </w:p>
    <w:p w14:paraId="5EB309BE" w14:textId="55B2FBA3" w:rsidR="003A20D6" w:rsidRPr="00B80A37" w:rsidDel="00856FF9" w:rsidRDefault="002B38CB">
      <w:pPr>
        <w:pStyle w:val="Norm"/>
        <w:rPr>
          <w:del w:id="683" w:author="David Quin" w:date="2018-12-04T19:05:00Z"/>
          <w:spacing w:val="13"/>
          <w:sz w:val="14"/>
        </w:rPr>
        <w:pPrChange w:id="684" w:author="David Quin" w:date="2018-12-04T19:20:00Z">
          <w:pPr>
            <w:ind w:right="72" w:firstLine="216"/>
            <w:jc w:val="both"/>
          </w:pPr>
        </w:pPrChange>
      </w:pPr>
      <w:del w:id="685" w:author="David Quin" w:date="2018-12-04T19:05:00Z">
        <w:r w:rsidRPr="00B80A37" w:rsidDel="00856FF9">
          <w:rPr>
            <w:spacing w:val="13"/>
            <w:sz w:val="14"/>
          </w:rPr>
          <w:delText xml:space="preserve">16-we </w:delText>
        </w:r>
        <w:r w:rsidRPr="00B80A37" w:rsidDel="00856FF9">
          <w:rPr>
            <w:spacing w:val="13"/>
            <w:sz w:val="17"/>
          </w:rPr>
          <w:delText xml:space="preserve">present the estimation results for Air at the 3-digit level removing the year 1989, as the results </w:delText>
        </w:r>
        <w:r w:rsidRPr="00B80A37" w:rsidDel="00856FF9">
          <w:rPr>
            <w:spacing w:val="14"/>
            <w:sz w:val="17"/>
          </w:rPr>
          <w:delText xml:space="preserve">reveal the presence of strong outliers that bias the estimates of transport costs upwards this particular </w:delText>
        </w:r>
        <w:r w:rsidRPr="00B80A37" w:rsidDel="00856FF9">
          <w:rPr>
            <w:spacing w:val="11"/>
            <w:sz w:val="17"/>
          </w:rPr>
          <w:delText xml:space="preserve">year. Overall results (over the whole period) are not substantially affected if this year is included though. </w:delText>
        </w:r>
        <w:r w:rsidRPr="00B80A37" w:rsidDel="00856FF9">
          <w:rPr>
            <w:spacing w:val="13"/>
            <w:sz w:val="17"/>
          </w:rPr>
          <w:delText xml:space="preserve">This can be uncovered from the results detailed year by year in the Online Appendix, available on the </w:delText>
        </w:r>
        <w:r w:rsidRPr="00B80A37" w:rsidDel="00856FF9">
          <w:rPr>
            <w:spacing w:val="12"/>
            <w:sz w:val="17"/>
          </w:rPr>
          <w:delText>authors' webpages.</w:delText>
        </w:r>
      </w:del>
    </w:p>
    <w:p w14:paraId="15899B9D" w14:textId="54F6D964" w:rsidR="003A20D6" w:rsidRPr="00B80A37" w:rsidDel="00ED6688" w:rsidRDefault="002B38CB">
      <w:pPr>
        <w:pStyle w:val="Norm"/>
        <w:rPr>
          <w:del w:id="686" w:author="David Quin" w:date="2018-12-04T19:16:00Z"/>
          <w:spacing w:val="16"/>
          <w:sz w:val="12"/>
          <w:vertAlign w:val="superscript"/>
        </w:rPr>
        <w:pPrChange w:id="687" w:author="David Quin" w:date="2018-12-04T19:20:00Z">
          <w:pPr>
            <w:ind w:right="72" w:firstLine="216"/>
            <w:jc w:val="both"/>
          </w:pPr>
        </w:pPrChange>
      </w:pPr>
      <w:del w:id="688" w:author="David Quin" w:date="2018-12-04T19:16:00Z">
        <w:r w:rsidRPr="00B80A37" w:rsidDel="00ED6688">
          <w:rPr>
            <w:spacing w:val="16"/>
            <w:sz w:val="12"/>
            <w:vertAlign w:val="superscript"/>
          </w:rPr>
          <w:delText>17</w:delText>
        </w:r>
        <w:r w:rsidRPr="00B80A37" w:rsidDel="00ED6688">
          <w:rPr>
            <w:spacing w:val="16"/>
            <w:sz w:val="17"/>
          </w:rPr>
          <w:delText xml:space="preserve">Expressed as a markup over production costs, transport costs are equal to </w:delText>
        </w:r>
        <w:r w:rsidRPr="00B80A37" w:rsidDel="00ED6688">
          <w:rPr>
            <w:spacing w:val="16"/>
            <w:sz w:val="20"/>
            <w:u w:val="single"/>
          </w:rPr>
          <w:delText>Pi!.</w:delText>
        </w:r>
        <w:r w:rsidRPr="00B80A37" w:rsidDel="00ED6688">
          <w:rPr>
            <w:spacing w:val="16"/>
            <w:sz w:val="17"/>
          </w:rPr>
          <w:delText xml:space="preserve"> Under Model (a) </w:delText>
        </w:r>
        <w:r w:rsidRPr="00B80A37" w:rsidDel="00ED6688">
          <w:rPr>
            <w:spacing w:val="12"/>
            <w:sz w:val="17"/>
          </w:rPr>
          <w:delText xml:space="preserve">(ad-valorem costs only), making use of the figures reported in Table 1 gives a markup of 5.8% in vessel, </w:delText>
        </w:r>
        <w:r w:rsidRPr="00B80A37" w:rsidDel="00ED6688">
          <w:rPr>
            <w:spacing w:val="13"/>
            <w:sz w:val="17"/>
          </w:rPr>
          <w:delText xml:space="preserve">and 5.1% in air shipping (considering the mean value over the period). Under Model (b), total transport </w:delText>
        </w:r>
        <w:r w:rsidRPr="00B80A37" w:rsidDel="00ED6688">
          <w:rPr>
            <w:spacing w:val="11"/>
            <w:sz w:val="17"/>
          </w:rPr>
          <w:delText xml:space="preserve">costs are equal to </w:delText>
        </w:r>
        <w:r w:rsidRPr="00B80A37" w:rsidDel="00ED6688">
          <w:rPr>
            <w:spacing w:val="11"/>
            <w:w w:val="155"/>
            <w:sz w:val="17"/>
            <w:u w:val="single"/>
            <w:vertAlign w:val="superscript"/>
          </w:rPr>
          <w:delText>1</w:delText>
        </w:r>
        <w:r w:rsidRPr="00B80A37" w:rsidDel="00ED6688">
          <w:rPr>
            <w:spacing w:val="11"/>
            <w:w w:val="180"/>
            <w:sz w:val="32"/>
            <w:u w:val="single"/>
          </w:rPr>
          <w:delText>7</w:delText>
        </w:r>
        <w:r w:rsidRPr="00B80A37" w:rsidDel="00ED6688">
          <w:rPr>
            <w:spacing w:val="11"/>
            <w:w w:val="105"/>
            <w:sz w:val="23"/>
          </w:rPr>
          <w:delText xml:space="preserve"> = </w:delText>
        </w:r>
        <w:r w:rsidRPr="00B80A37" w:rsidDel="00ED6688">
          <w:rPr>
            <w:spacing w:val="11"/>
            <w:sz w:val="17"/>
          </w:rPr>
          <w:delText>('r — 1) + P. With r — 1 = 0.032 and i</w:delText>
        </w:r>
        <w:r w:rsidRPr="00B80A37" w:rsidDel="00ED6688">
          <w:rPr>
            <w:spacing w:val="11"/>
            <w:w w:val="155"/>
            <w:sz w:val="17"/>
            <w:vertAlign w:val="subscript"/>
          </w:rPr>
          <w:delText>i</w:delText>
        </w:r>
        <w:r w:rsidRPr="00B80A37" w:rsidDel="00ED6688">
          <w:rPr>
            <w:spacing w:val="11"/>
            <w:sz w:val="17"/>
          </w:rPr>
          <w:delText>, = 0.029 in Vessel (as reported in Table 1), we get a value equal to 6.1% in Vessel. A similar calculus gives 4.3% in air transport.</w:delText>
        </w:r>
      </w:del>
    </w:p>
    <w:p w14:paraId="5B23847D" w14:textId="2594498B" w:rsidR="003A20D6" w:rsidRPr="00B80A37" w:rsidDel="00ED6688" w:rsidRDefault="002B38CB">
      <w:pPr>
        <w:pStyle w:val="Norm"/>
        <w:rPr>
          <w:del w:id="689" w:author="David Quin" w:date="2018-12-04T19:17:00Z"/>
          <w:spacing w:val="11"/>
          <w:sz w:val="14"/>
          <w:vertAlign w:val="superscript"/>
        </w:rPr>
        <w:pPrChange w:id="690" w:author="David Quin" w:date="2018-12-04T19:20:00Z">
          <w:pPr>
            <w:spacing w:line="268" w:lineRule="auto"/>
            <w:ind w:right="72" w:firstLine="216"/>
            <w:jc w:val="both"/>
          </w:pPr>
        </w:pPrChange>
      </w:pPr>
      <w:del w:id="691" w:author="David Quin" w:date="2018-12-04T19:17:00Z">
        <w:r w:rsidRPr="00B80A37" w:rsidDel="00ED6688">
          <w:rPr>
            <w:spacing w:val="11"/>
            <w:sz w:val="14"/>
            <w:vertAlign w:val="superscript"/>
          </w:rPr>
          <w:delText>18</w:delText>
        </w:r>
        <w:r w:rsidRPr="00B80A37" w:rsidDel="00ED6688">
          <w:rPr>
            <w:spacing w:val="11"/>
            <w:sz w:val="17"/>
          </w:rPr>
          <w:delText xml:space="preserve">Beyond country coverage and time period, another plausible candidate explanation for the difference </w:delText>
        </w:r>
        <w:r w:rsidRPr="00B80A37" w:rsidDel="00ED6688">
          <w:rPr>
            <w:spacing w:val="12"/>
            <w:sz w:val="17"/>
          </w:rPr>
          <w:delText xml:space="preserve">with Anderson and Van Wincoop (2004), lays in the difference of empirical methodology. Anderson and </w:delText>
        </w:r>
        <w:r w:rsidRPr="00B80A37" w:rsidDel="00ED6688">
          <w:rPr>
            <w:spacing w:val="7"/>
            <w:sz w:val="17"/>
          </w:rPr>
          <w:delText xml:space="preserve">Van Wincoop (2004)'s estimates are based on standard gravity equations, while ours come from a non-linear </w:delText>
        </w:r>
        <w:r w:rsidRPr="00B80A37" w:rsidDel="00ED6688">
          <w:rPr>
            <w:spacing w:val="12"/>
            <w:sz w:val="17"/>
          </w:rPr>
          <w:delText>estimation of a "structural" decomposition of the difference between export and import prices.</w:delText>
        </w:r>
      </w:del>
    </w:p>
    <w:p w14:paraId="7C9EA0EC" w14:textId="31D0E689" w:rsidR="003A20D6" w:rsidRPr="00B80A37" w:rsidDel="00ED6688" w:rsidRDefault="003A20D6">
      <w:pPr>
        <w:pStyle w:val="Norm"/>
        <w:rPr>
          <w:del w:id="692" w:author="David Quin" w:date="2018-12-04T19:17:00Z"/>
        </w:rPr>
        <w:sectPr w:rsidR="003A20D6" w:rsidRPr="00B80A37" w:rsidDel="00ED6688" w:rsidSect="00AA166F">
          <w:pgSz w:w="11918" w:h="16854"/>
          <w:pgMar w:top="1718" w:right="1571" w:bottom="958" w:left="1644" w:header="720" w:footer="720" w:gutter="0"/>
          <w:cols w:space="720"/>
        </w:sectPr>
        <w:pPrChange w:id="693" w:author="David Quin" w:date="2018-12-04T19:20:00Z">
          <w:pPr/>
        </w:pPrChange>
      </w:pPr>
    </w:p>
    <w:p w14:paraId="6C90850D" w14:textId="219BE439" w:rsidR="003A20D6" w:rsidRPr="00B80A37" w:rsidRDefault="002B38CB">
      <w:pPr>
        <w:pStyle w:val="Norm"/>
        <w:pPrChange w:id="694" w:author="David Quin" w:date="2018-12-04T19:21:00Z">
          <w:pPr>
            <w:spacing w:line="324" w:lineRule="auto"/>
            <w:ind w:right="72"/>
            <w:jc w:val="both"/>
          </w:pPr>
        </w:pPrChange>
      </w:pPr>
      <w:r w:rsidRPr="00B80A37">
        <w:t xml:space="preserve">to 48% of total transport costs in Vessel, and 42% in Air. This shows that the per-kg cost dimension is quantitatively sizable. For both transport modes, the omission of the additive term seriously biases the ad-valorem term upward, by roughly a factor </w:t>
      </w:r>
      <w:ins w:id="695" w:author="David Quin" w:date="2018-12-04T19:21:00Z">
        <w:r w:rsidR="00C46680" w:rsidRPr="00B80A37">
          <w:t xml:space="preserve">of </w:t>
        </w:r>
      </w:ins>
      <w:r w:rsidRPr="00B80A37">
        <w:t xml:space="preserve">2. Additionally, Appendix B.2 reports quality-of-fit diagnostic </w:t>
      </w:r>
      <w:ins w:id="696" w:author="David Quin" w:date="2018-12-04T19:21:00Z">
        <w:r w:rsidR="00C46680" w:rsidRPr="00B80A37">
          <w:t xml:space="preserve">tests that </w:t>
        </w:r>
      </w:ins>
      <w:del w:id="697" w:author="David Quin" w:date="2018-12-04T19:21:00Z">
        <w:r w:rsidRPr="00B80A37" w:rsidDel="00C46680">
          <w:delText xml:space="preserve">tests, that </w:delText>
        </w:r>
      </w:del>
      <w:r w:rsidRPr="00B80A37">
        <w:t xml:space="preserve">confirm the importance of the additive cost component. The goodness of fit is systematically better when the additive </w:t>
      </w:r>
      <w:r w:rsidRPr="00B80A37">
        <w:rPr>
          <w:spacing w:val="-4"/>
        </w:rPr>
        <w:t xml:space="preserve">component is included in the regression, even when taking into account the removed degree </w:t>
      </w:r>
      <w:r w:rsidRPr="00B80A37">
        <w:rPr>
          <w:spacing w:val="-1"/>
        </w:rPr>
        <w:t xml:space="preserve">of freedom. An </w:t>
      </w:r>
      <w:r w:rsidRPr="00B80A37">
        <w:rPr>
          <w:spacing w:val="-1"/>
        </w:rPr>
        <w:lastRenderedPageBreak/>
        <w:t xml:space="preserve">important aspect of these results is also to provide quantitative estimates </w:t>
      </w:r>
      <w:r w:rsidRPr="00B80A37">
        <w:t xml:space="preserve">for the values of both additive and ad-valorem transport costs, which can be </w:t>
      </w:r>
      <w:del w:id="698" w:author="David Quin" w:date="2018-12-04T19:22:00Z">
        <w:r w:rsidRPr="00B80A37" w:rsidDel="00C46680">
          <w:delText xml:space="preserve">very </w:delText>
        </w:r>
      </w:del>
      <w:r w:rsidRPr="00B80A37">
        <w:t>useful for more theoretical approaches needing calibration.</w:t>
      </w:r>
    </w:p>
    <w:p w14:paraId="7F4D45B8" w14:textId="3828D620" w:rsidR="003A20D6" w:rsidRPr="00B80A37" w:rsidRDefault="002B38CB">
      <w:pPr>
        <w:pStyle w:val="Norm"/>
        <w:rPr>
          <w:spacing w:val="-3"/>
        </w:rPr>
        <w:pPrChange w:id="699" w:author="David Quin" w:date="2018-12-04T19:21:00Z">
          <w:pPr>
            <w:spacing w:before="36" w:line="300" w:lineRule="auto"/>
            <w:ind w:right="72" w:firstLine="360"/>
            <w:jc w:val="both"/>
          </w:pPr>
        </w:pPrChange>
      </w:pPr>
      <w:r w:rsidRPr="00B80A37">
        <w:rPr>
          <w:spacing w:val="-3"/>
        </w:rPr>
        <w:t xml:space="preserve">Our estimation results </w:t>
      </w:r>
      <w:del w:id="700" w:author="David Quin" w:date="2018-12-05T15:50:00Z">
        <w:r w:rsidRPr="00B80A37" w:rsidDel="00AD4EA9">
          <w:rPr>
            <w:spacing w:val="-3"/>
          </w:rPr>
          <w:delText xml:space="preserve">about </w:delText>
        </w:r>
      </w:del>
      <w:ins w:id="701" w:author="David Quin" w:date="2018-12-05T15:50:00Z">
        <w:r w:rsidR="00AD4EA9" w:rsidRPr="00B80A37">
          <w:rPr>
            <w:spacing w:val="-3"/>
          </w:rPr>
          <w:t xml:space="preserve">on </w:t>
        </w:r>
      </w:ins>
      <w:r w:rsidRPr="00B80A37">
        <w:rPr>
          <w:spacing w:val="-3"/>
        </w:rPr>
        <w:t xml:space="preserve">the size of additive transport costs can be compared to </w:t>
      </w:r>
      <w:r w:rsidRPr="00B80A37">
        <w:t xml:space="preserve">Irarrazabal </w:t>
      </w:r>
      <w:r w:rsidRPr="00B80A37">
        <w:rPr>
          <w:i/>
        </w:rPr>
        <w:t xml:space="preserve">et al. </w:t>
      </w:r>
      <w:r w:rsidRPr="00B80A37">
        <w:t xml:space="preserve">(2015), </w:t>
      </w:r>
      <w:del w:id="702" w:author="David Quin" w:date="2018-12-04T19:22:00Z">
        <w:r w:rsidRPr="00B80A37" w:rsidDel="0034629B">
          <w:delText xml:space="preserve">which constitute </w:delText>
        </w:r>
      </w:del>
      <w:r w:rsidRPr="00B80A37">
        <w:t xml:space="preserve">the most recent evidence on this question. Based </w:t>
      </w:r>
      <w:r w:rsidRPr="00B80A37">
        <w:rPr>
          <w:spacing w:val="1"/>
        </w:rPr>
        <w:t xml:space="preserve">on Norwegian trade data for 2004, Irarrazabal </w:t>
      </w:r>
      <w:r w:rsidRPr="00B80A37">
        <w:rPr>
          <w:i/>
          <w:spacing w:val="1"/>
        </w:rPr>
        <w:t xml:space="preserve">et al. </w:t>
      </w:r>
      <w:r w:rsidRPr="00B80A37">
        <w:rPr>
          <w:spacing w:val="1"/>
        </w:rPr>
        <w:t xml:space="preserve">(2015) estimate that additive costs </w:t>
      </w:r>
      <w:r w:rsidRPr="00B80A37">
        <w:rPr>
          <w:spacing w:val="-4"/>
        </w:rPr>
        <w:t xml:space="preserve">(in Norwegian crowns) amount to 6% of export price multiplied by the ad-valorem cost </w:t>
      </w:r>
      <w:r w:rsidRPr="00B80A37">
        <w:rPr>
          <w:spacing w:val="-3"/>
        </w:rPr>
        <w:t xml:space="preserve">(expressed in Norwegian crowns), i.e. </w:t>
      </w:r>
      <w:r w:rsidRPr="00B80A37">
        <w:rPr>
          <w:spacing w:val="-3"/>
          <w:w w:val="105"/>
          <w:sz w:val="35"/>
          <w:highlight w:val="yellow"/>
        </w:rPr>
        <w:t>4, =</w:t>
      </w:r>
      <w:r w:rsidRPr="00B80A37">
        <w:rPr>
          <w:spacing w:val="-3"/>
          <w:w w:val="105"/>
          <w:sz w:val="35"/>
        </w:rPr>
        <w:t xml:space="preserve"> </w:t>
      </w:r>
      <w:r w:rsidRPr="00B80A37">
        <w:rPr>
          <w:spacing w:val="-3"/>
        </w:rPr>
        <w:t xml:space="preserve">6% expressed in our terminology (with </w:t>
      </w:r>
      <w:r w:rsidRPr="00B80A37">
        <w:rPr>
          <w:i/>
          <w:spacing w:val="-3"/>
          <w:sz w:val="20"/>
        </w:rPr>
        <w:t xml:space="preserve">T &gt; </w:t>
      </w:r>
      <w:r w:rsidRPr="00B80A37">
        <w:rPr>
          <w:spacing w:val="-3"/>
        </w:rPr>
        <w:t xml:space="preserve">1, </w:t>
      </w:r>
      <w:r w:rsidRPr="00B80A37">
        <w:t xml:space="preserve">and retaining their estimated weighted mean value, which is the one directly comparable </w:t>
      </w:r>
      <w:r w:rsidRPr="00B80A37">
        <w:rPr>
          <w:spacing w:val="-1"/>
        </w:rPr>
        <w:t xml:space="preserve">to our own results). One important difference with respect to their work is that we can provide separate estimates for each cost component (additive and ad-valorem). From this, </w:t>
      </w:r>
      <w:r w:rsidRPr="00B80A37">
        <w:rPr>
          <w:spacing w:val="-3"/>
        </w:rPr>
        <w:t xml:space="preserve">we can </w:t>
      </w:r>
      <w:del w:id="703" w:author="David Quin" w:date="2018-12-03T14:23:00Z">
        <w:r w:rsidRPr="00B80A37" w:rsidDel="00B637CF">
          <w:rPr>
            <w:spacing w:val="-3"/>
          </w:rPr>
          <w:delText>rebuilt</w:delText>
        </w:r>
      </w:del>
      <w:ins w:id="704" w:author="David Quin" w:date="2018-12-03T14:23:00Z">
        <w:r w:rsidR="00B637CF" w:rsidRPr="00B80A37">
          <w:rPr>
            <w:spacing w:val="-3"/>
          </w:rPr>
          <w:t>rebuild</w:t>
        </w:r>
      </w:ins>
      <w:r w:rsidRPr="00B80A37">
        <w:rPr>
          <w:spacing w:val="-3"/>
        </w:rPr>
        <w:t xml:space="preserve"> the ratio in similar terms to them, allowing us to gain in generality in this respect. Making use of our estimates for 2004 (see Tables B.1 and B.2 in Appendix B),</w:t>
      </w:r>
      <w:r w:rsidRPr="00B80A37">
        <w:rPr>
          <w:b/>
          <w:spacing w:val="-3"/>
        </w:rPr>
        <w:t xml:space="preserve"> </w:t>
      </w:r>
      <w:r w:rsidRPr="00B80A37">
        <w:rPr>
          <w:spacing w:val="-3"/>
        </w:rPr>
        <w:t xml:space="preserve">we </w:t>
      </w:r>
      <w:r w:rsidRPr="00B80A37">
        <w:rPr>
          <w:spacing w:val="1"/>
        </w:rPr>
        <w:t xml:space="preserve">thus obtain a ratio </w:t>
      </w:r>
      <w:r w:rsidRPr="00B80A37">
        <w:rPr>
          <w:spacing w:val="1"/>
          <w:vertAlign w:val="superscript"/>
        </w:rPr>
        <w:t>t</w:t>
      </w:r>
      <w:r w:rsidRPr="00B80A37">
        <w:rPr>
          <w:spacing w:val="1"/>
        </w:rPr>
        <w:t>.-- = 2.8% in ocean shipping</w:t>
      </w:r>
      <w:ins w:id="705" w:author="David Quin" w:date="2018-12-05T15:51:00Z">
        <w:r w:rsidR="00510D54" w:rsidRPr="00B80A37">
          <w:rPr>
            <w:spacing w:val="1"/>
          </w:rPr>
          <w:t xml:space="preserve"> and</w:t>
        </w:r>
      </w:ins>
      <w:del w:id="706" w:author="David Quin" w:date="2018-12-05T15:51:00Z">
        <w:r w:rsidRPr="00B80A37" w:rsidDel="00510D54">
          <w:rPr>
            <w:spacing w:val="1"/>
          </w:rPr>
          <w:delText>,</w:delText>
        </w:r>
      </w:del>
      <w:r w:rsidRPr="00B80A37">
        <w:rPr>
          <w:spacing w:val="1"/>
        </w:rPr>
        <w:t xml:space="preserve"> 1.5% in air transport. This may </w:t>
      </w:r>
      <w:del w:id="707" w:author="David Quin" w:date="2018-12-05T15:51:00Z">
        <w:r w:rsidRPr="00B80A37" w:rsidDel="00510D54">
          <w:rPr>
            <w:spacing w:val="1"/>
          </w:rPr>
          <w:delText>sound</w:delText>
        </w:r>
        <w:r w:rsidR="00AF120A" w:rsidRPr="00B80A37" w:rsidDel="00510D54">
          <w:rPr>
            <w:spacing w:val="1"/>
          </w:rPr>
          <w:delText xml:space="preserve"> </w:delText>
        </w:r>
      </w:del>
      <w:ins w:id="708" w:author="David Quin" w:date="2018-12-05T15:51:00Z">
        <w:r w:rsidR="00510D54" w:rsidRPr="00B80A37">
          <w:rPr>
            <w:spacing w:val="1"/>
          </w:rPr>
          <w:t xml:space="preserve">seem </w:t>
        </w:r>
      </w:ins>
    </w:p>
    <w:p w14:paraId="5278A9BD" w14:textId="77777777" w:rsidR="003A20D6" w:rsidRPr="00B80A37" w:rsidRDefault="002B38CB">
      <w:pPr>
        <w:spacing w:line="82" w:lineRule="exact"/>
        <w:ind w:left="1944"/>
        <w:rPr>
          <w:rFonts w:ascii="Times New Roman" w:hAnsi="Times New Roman"/>
          <w:i/>
          <w:color w:val="000000"/>
          <w:sz w:val="13"/>
        </w:rPr>
      </w:pPr>
      <w:r w:rsidRPr="00B80A37">
        <w:rPr>
          <w:rFonts w:ascii="Times New Roman" w:hAnsi="Times New Roman"/>
          <w:i/>
          <w:color w:val="000000"/>
          <w:sz w:val="13"/>
        </w:rPr>
        <w:t>Tp</w:t>
      </w:r>
    </w:p>
    <w:p w14:paraId="7A14A846" w14:textId="3BA87DDB" w:rsidR="003A20D6" w:rsidRPr="00B80A37" w:rsidRDefault="002B38CB">
      <w:pPr>
        <w:spacing w:line="324" w:lineRule="auto"/>
        <w:ind w:right="72"/>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surprisingly low, in contrast to the 6% obtained by Irarrazabal </w:t>
      </w:r>
      <w:r w:rsidRPr="00B80A37">
        <w:rPr>
          <w:rFonts w:ascii="Times New Roman" w:hAnsi="Times New Roman"/>
          <w:i/>
          <w:color w:val="000000"/>
          <w:spacing w:val="-4"/>
        </w:rPr>
        <w:t xml:space="preserve">et al. </w:t>
      </w:r>
      <w:r w:rsidRPr="00B80A37">
        <w:rPr>
          <w:rFonts w:ascii="Times New Roman" w:hAnsi="Times New Roman"/>
          <w:color w:val="000000"/>
          <w:spacing w:val="-4"/>
          <w:w w:val="115"/>
          <w:sz w:val="21"/>
        </w:rPr>
        <w:t xml:space="preserve">(2015). </w:t>
      </w:r>
      <w:del w:id="709" w:author="David Quin" w:date="2018-12-05T15:52:00Z">
        <w:r w:rsidRPr="00B80A37" w:rsidDel="00510D54">
          <w:rPr>
            <w:rFonts w:ascii="Times New Roman" w:hAnsi="Times New Roman"/>
            <w:color w:val="000000"/>
            <w:spacing w:val="-4"/>
            <w:w w:val="115"/>
            <w:sz w:val="21"/>
          </w:rPr>
          <w:delText xml:space="preserve">This </w:delText>
        </w:r>
      </w:del>
      <w:ins w:id="710" w:author="David Quin" w:date="2018-12-05T15:52:00Z">
        <w:r w:rsidR="00510D54" w:rsidRPr="00B80A37">
          <w:rPr>
            <w:rFonts w:ascii="Times New Roman" w:hAnsi="Times New Roman"/>
            <w:color w:val="000000"/>
            <w:spacing w:val="-4"/>
            <w:w w:val="115"/>
            <w:sz w:val="21"/>
          </w:rPr>
          <w:t xml:space="preserve">It </w:t>
        </w:r>
      </w:ins>
      <w:r w:rsidRPr="00B80A37">
        <w:rPr>
          <w:rFonts w:ascii="Times New Roman" w:hAnsi="Times New Roman"/>
          <w:color w:val="000000"/>
          <w:spacing w:val="-4"/>
          <w:w w:val="115"/>
          <w:sz w:val="21"/>
        </w:rPr>
        <w:t xml:space="preserve">can be </w:t>
      </w:r>
      <w:r w:rsidRPr="00B80A37">
        <w:rPr>
          <w:rFonts w:ascii="Times New Roman" w:hAnsi="Times New Roman"/>
          <w:color w:val="000000"/>
          <w:spacing w:val="-2"/>
          <w:w w:val="115"/>
          <w:sz w:val="21"/>
        </w:rPr>
        <w:t>accounted for by recalling the difference in the type of dataset</w:t>
      </w:r>
      <w:ins w:id="711" w:author="David Quin" w:date="2018-12-05T15:52:00Z">
        <w:r w:rsidR="00510D54" w:rsidRPr="00B80A37">
          <w:rPr>
            <w:rFonts w:ascii="Times New Roman" w:hAnsi="Times New Roman"/>
            <w:color w:val="000000"/>
            <w:spacing w:val="-2"/>
            <w:w w:val="115"/>
            <w:sz w:val="21"/>
          </w:rPr>
          <w:t>,</w:t>
        </w:r>
      </w:ins>
      <w:del w:id="712" w:author="David Quin" w:date="2018-12-05T15:52:00Z">
        <w:r w:rsidRPr="00B80A37" w:rsidDel="00510D54">
          <w:rPr>
            <w:rFonts w:ascii="Times New Roman" w:hAnsi="Times New Roman"/>
            <w:color w:val="000000"/>
            <w:spacing w:val="-2"/>
            <w:w w:val="115"/>
            <w:sz w:val="21"/>
          </w:rPr>
          <w:delText xml:space="preserve"> </w:delText>
        </w:r>
      </w:del>
      <w:ins w:id="713" w:author="David Quin" w:date="2018-12-05T15:52:00Z">
        <w:r w:rsidR="00510D54" w:rsidRPr="00B80A37">
          <w:rPr>
            <w:rFonts w:ascii="Times New Roman" w:hAnsi="Times New Roman"/>
            <w:color w:val="000000"/>
            <w:spacing w:val="-2"/>
            <w:w w:val="115"/>
            <w:sz w:val="21"/>
          </w:rPr>
          <w:t xml:space="preserve"> </w:t>
        </w:r>
      </w:ins>
      <w:del w:id="714" w:author="David Quin" w:date="2018-12-05T15:52:00Z">
        <w:r w:rsidRPr="00B80A37" w:rsidDel="00510D54">
          <w:rPr>
            <w:rFonts w:ascii="Times New Roman" w:hAnsi="Times New Roman"/>
            <w:color w:val="000000"/>
            <w:spacing w:val="-2"/>
            <w:w w:val="115"/>
            <w:sz w:val="21"/>
          </w:rPr>
          <w:delText xml:space="preserve">- </w:delText>
        </w:r>
      </w:del>
      <w:r w:rsidRPr="00B80A37">
        <w:rPr>
          <w:rFonts w:ascii="Times New Roman" w:hAnsi="Times New Roman"/>
          <w:color w:val="000000"/>
          <w:spacing w:val="-2"/>
          <w:w w:val="115"/>
          <w:sz w:val="21"/>
        </w:rPr>
        <w:t>hence</w:t>
      </w:r>
      <w:del w:id="715" w:author="David Quin" w:date="2018-12-05T15:52:00Z">
        <w:r w:rsidRPr="00B80A37" w:rsidDel="00510D54">
          <w:rPr>
            <w:rFonts w:ascii="Times New Roman" w:hAnsi="Times New Roman"/>
            <w:color w:val="000000"/>
            <w:spacing w:val="-2"/>
            <w:w w:val="115"/>
            <w:sz w:val="21"/>
          </w:rPr>
          <w:delText>,</w:delText>
        </w:r>
      </w:del>
      <w:r w:rsidRPr="00B80A37">
        <w:rPr>
          <w:rFonts w:ascii="Times New Roman" w:hAnsi="Times New Roman"/>
          <w:color w:val="000000"/>
          <w:spacing w:val="-2"/>
          <w:w w:val="115"/>
          <w:sz w:val="21"/>
        </w:rPr>
        <w:t xml:space="preserve"> of costs, embraced </w:t>
      </w:r>
      <w:r w:rsidRPr="00B80A37">
        <w:rPr>
          <w:rFonts w:ascii="Times New Roman" w:hAnsi="Times New Roman"/>
          <w:color w:val="000000"/>
          <w:spacing w:val="-4"/>
          <w:w w:val="115"/>
          <w:sz w:val="21"/>
        </w:rPr>
        <w:t xml:space="preserve">in each case. While the database of Irarrazabal </w:t>
      </w:r>
      <w:r w:rsidRPr="00B80A37">
        <w:rPr>
          <w:rFonts w:ascii="Times New Roman" w:hAnsi="Times New Roman"/>
          <w:i/>
          <w:color w:val="000000"/>
          <w:spacing w:val="-4"/>
        </w:rPr>
        <w:t xml:space="preserve">et al. </w:t>
      </w:r>
      <w:r w:rsidRPr="00B80A37">
        <w:rPr>
          <w:rFonts w:ascii="Times New Roman" w:hAnsi="Times New Roman"/>
          <w:color w:val="000000"/>
          <w:spacing w:val="-4"/>
          <w:w w:val="115"/>
          <w:sz w:val="21"/>
        </w:rPr>
        <w:t xml:space="preserve">(2015) allows studying trade costs in </w:t>
      </w:r>
      <w:r w:rsidRPr="00B80A37">
        <w:rPr>
          <w:rFonts w:ascii="Times New Roman" w:hAnsi="Times New Roman"/>
          <w:color w:val="000000"/>
          <w:w w:val="115"/>
          <w:sz w:val="21"/>
        </w:rPr>
        <w:t xml:space="preserve">general, our database covers a subset made of the monetary international transport costs, as we start from the gap between the import and the export prices (on top of differences </w:t>
      </w:r>
      <w:r w:rsidRPr="00B80A37">
        <w:rPr>
          <w:rFonts w:ascii="Times New Roman" w:hAnsi="Times New Roman"/>
          <w:color w:val="000000"/>
          <w:spacing w:val="2"/>
          <w:w w:val="115"/>
          <w:sz w:val="21"/>
        </w:rPr>
        <w:t xml:space="preserve">due to the country coverage of the two databases). In this respect, our two papers can </w:t>
      </w:r>
      <w:r w:rsidRPr="00B80A37">
        <w:rPr>
          <w:rFonts w:ascii="Times New Roman" w:hAnsi="Times New Roman"/>
          <w:color w:val="000000"/>
          <w:spacing w:val="1"/>
          <w:w w:val="115"/>
          <w:sz w:val="21"/>
        </w:rPr>
        <w:t xml:space="preserve">be used in a complementary fashion to infer the proportion of additive trade costs that </w:t>
      </w:r>
      <w:r w:rsidRPr="00B80A37">
        <w:rPr>
          <w:rFonts w:ascii="Times New Roman" w:hAnsi="Times New Roman"/>
          <w:color w:val="000000"/>
          <w:spacing w:val="2"/>
          <w:w w:val="115"/>
          <w:sz w:val="21"/>
        </w:rPr>
        <w:t xml:space="preserve">are due to international shipment. Irarrazabal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(2015)'s results imply that, for an </w:t>
      </w:r>
      <w:r w:rsidRPr="00B80A37">
        <w:rPr>
          <w:rFonts w:ascii="Times New Roman" w:hAnsi="Times New Roman"/>
          <w:color w:val="000000"/>
          <w:w w:val="115"/>
          <w:sz w:val="21"/>
        </w:rPr>
        <w:t xml:space="preserve">export price multiplied by the ad-valorem cost of 100 USD, 6 USD are paid in additive </w:t>
      </w:r>
      <w:r w:rsidRPr="00B80A37">
        <w:rPr>
          <w:rFonts w:ascii="Times New Roman" w:hAnsi="Times New Roman"/>
          <w:color w:val="000000"/>
          <w:spacing w:val="-3"/>
          <w:w w:val="115"/>
          <w:sz w:val="21"/>
        </w:rPr>
        <w:t xml:space="preserve">trade costs. For the same export price multiplied by the ad-valorem cost of 100 USD, our </w:t>
      </w:r>
      <w:r w:rsidRPr="00B80A37">
        <w:rPr>
          <w:rFonts w:ascii="Times New Roman" w:hAnsi="Times New Roman"/>
          <w:color w:val="000000"/>
          <w:spacing w:val="-5"/>
          <w:w w:val="115"/>
          <w:sz w:val="21"/>
        </w:rPr>
        <w:t xml:space="preserve">results yield the value of 2.8 (1.5) USD paid in additive transport costs for maritime (air) </w:t>
      </w:r>
      <w:r w:rsidRPr="00B80A37">
        <w:rPr>
          <w:rFonts w:ascii="Times New Roman" w:hAnsi="Times New Roman"/>
          <w:color w:val="000000"/>
          <w:spacing w:val="-2"/>
          <w:w w:val="115"/>
          <w:sz w:val="21"/>
        </w:rPr>
        <w:t>transport.</w:t>
      </w:r>
      <w:r w:rsidR="00C06F03" w:rsidRPr="00B80A37">
        <w:rPr>
          <w:rStyle w:val="FootnoteReference"/>
          <w:rFonts w:ascii="Times New Roman" w:hAnsi="Times New Roman"/>
          <w:color w:val="000000"/>
          <w:spacing w:val="-2"/>
          <w:w w:val="115"/>
          <w:sz w:val="21"/>
        </w:rPr>
        <w:footnoteReference w:id="19"/>
      </w:r>
      <w:r w:rsidRPr="00B80A37">
        <w:rPr>
          <w:rFonts w:ascii="Times New Roman" w:hAnsi="Times New Roman"/>
          <w:color w:val="000000"/>
          <w:spacing w:val="-2"/>
          <w:w w:val="115"/>
          <w:sz w:val="21"/>
        </w:rPr>
        <w:t xml:space="preserve"> This comparison of results suggests that between 25% (</w:t>
      </w:r>
      <w:del w:id="720" w:author="David Quin" w:date="2018-12-05T15:53:00Z">
        <w:r w:rsidRPr="00B80A37" w:rsidDel="00510D54">
          <w:rPr>
            <w:rFonts w:ascii="Times New Roman" w:hAnsi="Times New Roman"/>
            <w:color w:val="000000"/>
            <w:spacing w:val="-2"/>
            <w:w w:val="115"/>
            <w:sz w:val="21"/>
          </w:rPr>
          <w:delText xml:space="preserve">in </w:delText>
        </w:r>
      </w:del>
      <w:ins w:id="721" w:author="David Quin" w:date="2018-12-05T15:53:00Z">
        <w:r w:rsidR="00510D54" w:rsidRPr="00B80A37">
          <w:rPr>
            <w:rFonts w:ascii="Times New Roman" w:hAnsi="Times New Roman"/>
            <w:color w:val="000000"/>
            <w:spacing w:val="-2"/>
            <w:w w:val="115"/>
            <w:sz w:val="21"/>
          </w:rPr>
          <w:t>air</w:t>
        </w:r>
      </w:ins>
      <w:del w:id="722" w:author="David Quin" w:date="2018-12-05T15:53:00Z">
        <w:r w:rsidRPr="00B80A37" w:rsidDel="00510D54">
          <w:rPr>
            <w:rFonts w:ascii="Times New Roman" w:hAnsi="Times New Roman"/>
            <w:color w:val="000000"/>
            <w:spacing w:val="-2"/>
            <w:w w:val="115"/>
            <w:sz w:val="21"/>
          </w:rPr>
          <w:delText>Air</w:delText>
        </w:r>
      </w:del>
      <w:r w:rsidRPr="00B80A37">
        <w:rPr>
          <w:rFonts w:ascii="Times New Roman" w:hAnsi="Times New Roman"/>
          <w:color w:val="000000"/>
          <w:spacing w:val="-2"/>
          <w:w w:val="115"/>
          <w:sz w:val="21"/>
        </w:rPr>
        <w:t>) and 47% (</w:t>
      </w:r>
      <w:del w:id="723" w:author="David Quin" w:date="2018-12-05T15:53:00Z">
        <w:r w:rsidRPr="00B80A37" w:rsidDel="00510D54">
          <w:rPr>
            <w:rFonts w:ascii="Times New Roman" w:hAnsi="Times New Roman"/>
            <w:color w:val="000000"/>
            <w:spacing w:val="-2"/>
            <w:w w:val="115"/>
            <w:sz w:val="21"/>
          </w:rPr>
          <w:delText xml:space="preserve">in </w:delText>
        </w:r>
      </w:del>
      <w:ins w:id="724" w:author="David Quin" w:date="2018-12-05T15:53:00Z">
        <w:r w:rsidR="00510D54" w:rsidRPr="00B80A37">
          <w:rPr>
            <w:rFonts w:ascii="Times New Roman" w:hAnsi="Times New Roman"/>
            <w:color w:val="000000"/>
            <w:spacing w:val="-2"/>
            <w:w w:val="115"/>
            <w:sz w:val="21"/>
          </w:rPr>
          <w:t>v</w:t>
        </w:r>
        <w:r w:rsidR="00510D54" w:rsidRPr="00B80A37">
          <w:rPr>
            <w:rFonts w:ascii="Times New Roman" w:hAnsi="Times New Roman"/>
            <w:color w:val="000000"/>
            <w:w w:val="115"/>
            <w:sz w:val="21"/>
          </w:rPr>
          <w:t>essel</w:t>
        </w:r>
      </w:ins>
      <w:del w:id="725" w:author="David Quin" w:date="2018-12-05T15:53:00Z">
        <w:r w:rsidRPr="00B80A37" w:rsidDel="00510D54">
          <w:rPr>
            <w:rFonts w:ascii="Times New Roman" w:hAnsi="Times New Roman"/>
            <w:color w:val="000000"/>
            <w:w w:val="115"/>
            <w:sz w:val="21"/>
          </w:rPr>
          <w:delText>Vessel</w:delText>
        </w:r>
      </w:del>
      <w:r w:rsidRPr="00B80A37">
        <w:rPr>
          <w:rFonts w:ascii="Times New Roman" w:hAnsi="Times New Roman"/>
          <w:color w:val="000000"/>
          <w:w w:val="115"/>
          <w:sz w:val="21"/>
        </w:rPr>
        <w:t xml:space="preserve">) of additive trade costs are attributable to international transport. On top of our </w:t>
      </w:r>
      <w:r w:rsidRPr="00B80A37">
        <w:rPr>
          <w:rFonts w:ascii="Times New Roman" w:hAnsi="Times New Roman"/>
          <w:color w:val="000000"/>
          <w:spacing w:val="-4"/>
          <w:w w:val="115"/>
          <w:sz w:val="21"/>
        </w:rPr>
        <w:t xml:space="preserve">results summarized in Table 1, this </w:t>
      </w:r>
      <w:ins w:id="726" w:author="David Quin" w:date="2018-12-05T15:54:00Z">
        <w:r w:rsidR="00510D54" w:rsidRPr="00B80A37">
          <w:rPr>
            <w:rFonts w:ascii="Times New Roman" w:hAnsi="Times New Roman"/>
            <w:color w:val="000000"/>
            <w:spacing w:val="-4"/>
            <w:w w:val="115"/>
            <w:sz w:val="21"/>
          </w:rPr>
          <w:t>points to evidence</w:t>
        </w:r>
      </w:ins>
      <w:del w:id="727" w:author="David Quin" w:date="2018-12-05T15:54:00Z">
        <w:r w:rsidRPr="00B80A37" w:rsidDel="00510D54">
          <w:rPr>
            <w:rFonts w:ascii="Times New Roman" w:hAnsi="Times New Roman"/>
            <w:color w:val="000000"/>
            <w:spacing w:val="-4"/>
            <w:w w:val="115"/>
            <w:sz w:val="21"/>
          </w:rPr>
          <w:delText>points out the evidence</w:delText>
        </w:r>
      </w:del>
      <w:r w:rsidRPr="00B80A37">
        <w:rPr>
          <w:rFonts w:ascii="Times New Roman" w:hAnsi="Times New Roman"/>
          <w:color w:val="000000"/>
          <w:spacing w:val="-4"/>
          <w:w w:val="115"/>
          <w:sz w:val="21"/>
        </w:rPr>
        <w:t xml:space="preserve"> that the additive component </w:t>
      </w:r>
      <w:r w:rsidRPr="00B80A37">
        <w:rPr>
          <w:rFonts w:ascii="Times New Roman" w:hAnsi="Times New Roman"/>
          <w:color w:val="000000"/>
          <w:w w:val="115"/>
          <w:sz w:val="21"/>
        </w:rPr>
        <w:t>represents a quantitative sizable dimension of international transport costs.</w:t>
      </w:r>
    </w:p>
    <w:p w14:paraId="7D335C6C" w14:textId="7AA73E3E" w:rsidR="00510D54" w:rsidRPr="00B80A37" w:rsidRDefault="002B38CB" w:rsidP="00226B7F">
      <w:pPr>
        <w:pStyle w:val="Norm"/>
        <w:rPr>
          <w:ins w:id="728" w:author="David Quin" w:date="2018-12-05T15:54:00Z"/>
          <w:spacing w:val="2"/>
        </w:rPr>
      </w:pPr>
      <w:r w:rsidRPr="00B80A37">
        <w:rPr>
          <w:b/>
        </w:rPr>
        <w:t xml:space="preserve">Time dynamics </w:t>
      </w:r>
      <w:ins w:id="729" w:author="David Quin" w:date="2018-12-05T15:54:00Z">
        <w:r w:rsidR="00510D54" w:rsidRPr="00B80A37">
          <w:rPr>
            <w:b/>
          </w:rPr>
          <w:t xml:space="preserve">– </w:t>
        </w:r>
      </w:ins>
      <w:r w:rsidRPr="00B80A37">
        <w:t xml:space="preserve">Given the time coverage of our database, one may then wonder whether </w:t>
      </w:r>
      <w:del w:id="730" w:author="David Quin" w:date="2018-12-05T15:54:00Z">
        <w:r w:rsidRPr="00B80A37" w:rsidDel="00510D54">
          <w:br/>
        </w:r>
      </w:del>
      <w:r w:rsidRPr="00B80A37">
        <w:rPr>
          <w:spacing w:val="5"/>
        </w:rPr>
        <w:t>this important part of additive costs we put forward</w:t>
      </w:r>
      <w:del w:id="731" w:author="David Quin" w:date="2018-12-05T15:56:00Z">
        <w:r w:rsidRPr="00B80A37" w:rsidDel="00510D54">
          <w:rPr>
            <w:spacing w:val="5"/>
          </w:rPr>
          <w:delText>,</w:delText>
        </w:r>
      </w:del>
      <w:r w:rsidRPr="00B80A37">
        <w:rPr>
          <w:spacing w:val="5"/>
        </w:rPr>
        <w:t xml:space="preserve"> is a long-lasting, i.e. </w:t>
      </w:r>
      <w:ins w:id="732" w:author="David Quin" w:date="2018-12-05T15:56:00Z">
        <w:r w:rsidR="00510D54" w:rsidRPr="00B80A37">
          <w:rPr>
            <w:spacing w:val="5"/>
          </w:rPr>
          <w:t xml:space="preserve">a </w:t>
        </w:r>
      </w:ins>
      <w:r w:rsidRPr="00B80A37">
        <w:rPr>
          <w:spacing w:val="5"/>
        </w:rPr>
        <w:t xml:space="preserve">structural </w:t>
      </w:r>
      <w:del w:id="733" w:author="David Quin" w:date="2018-12-05T15:54:00Z">
        <w:r w:rsidRPr="00B80A37" w:rsidDel="00510D54">
          <w:rPr>
            <w:spacing w:val="5"/>
          </w:rPr>
          <w:br/>
        </w:r>
      </w:del>
      <w:r w:rsidRPr="00B80A37">
        <w:t>phenomenon. We investigate this point by reporting the share of additive costs in total</w:t>
      </w:r>
      <w:r w:rsidR="00226B7F" w:rsidRPr="00B80A37">
        <w:rPr>
          <w:b/>
        </w:rPr>
        <w:t xml:space="preserve"> </w:t>
      </w:r>
      <w:r w:rsidRPr="00B80A37">
        <w:rPr>
          <w:spacing w:val="-1"/>
        </w:rPr>
        <w:t xml:space="preserve">transport costs on a yearly basis, in both </w:t>
      </w:r>
      <w:ins w:id="734" w:author="David Quin" w:date="2018-12-05T15:56:00Z">
        <w:r w:rsidR="00510D54" w:rsidRPr="00B80A37">
          <w:rPr>
            <w:spacing w:val="-1"/>
          </w:rPr>
          <w:t>a</w:t>
        </w:r>
      </w:ins>
      <w:del w:id="735" w:author="David Quin" w:date="2018-12-05T15:56:00Z">
        <w:r w:rsidRPr="00B80A37" w:rsidDel="00510D54">
          <w:rPr>
            <w:spacing w:val="-1"/>
          </w:rPr>
          <w:delText>A</w:delText>
        </w:r>
      </w:del>
      <w:r w:rsidRPr="00B80A37">
        <w:rPr>
          <w:spacing w:val="-1"/>
        </w:rPr>
        <w:t xml:space="preserve">ir and </w:t>
      </w:r>
      <w:ins w:id="736" w:author="David Quin" w:date="2018-12-05T15:56:00Z">
        <w:r w:rsidR="00510D54" w:rsidRPr="00B80A37">
          <w:rPr>
            <w:spacing w:val="-1"/>
          </w:rPr>
          <w:t>v</w:t>
        </w:r>
      </w:ins>
      <w:del w:id="737" w:author="David Quin" w:date="2018-12-05T15:56:00Z">
        <w:r w:rsidRPr="00B80A37" w:rsidDel="00510D54">
          <w:rPr>
            <w:spacing w:val="-1"/>
          </w:rPr>
          <w:delText>V</w:delText>
        </w:r>
      </w:del>
      <w:r w:rsidRPr="00B80A37">
        <w:rPr>
          <w:spacing w:val="-1"/>
        </w:rPr>
        <w:t>essel transport, based on the weighted-</w:t>
      </w:r>
      <w:del w:id="738" w:author="David Quin" w:date="2018-12-05T15:54:00Z">
        <w:r w:rsidRPr="00B80A37" w:rsidDel="00510D54">
          <w:rPr>
            <w:sz w:val="20"/>
          </w:rPr>
          <w:delText xml:space="preserve"> </w:delText>
        </w:r>
        <w:r w:rsidRPr="00B80A37" w:rsidDel="00510D54">
          <w:rPr>
            <w:sz w:val="20"/>
          </w:rPr>
          <w:br/>
        </w:r>
      </w:del>
      <w:r w:rsidRPr="00B80A37">
        <w:rPr>
          <w:spacing w:val="2"/>
        </w:rPr>
        <w:t xml:space="preserve">mean values </w:t>
      </w:r>
      <w:r w:rsidRPr="00B80A37">
        <w:rPr>
          <w:i/>
          <w:spacing w:val="2"/>
          <w:sz w:val="29"/>
        </w:rPr>
        <w:t>i/</w:t>
      </w:r>
      <w:r w:rsidRPr="00B80A37">
        <w:rPr>
          <w:i/>
          <w:spacing w:val="2"/>
          <w:sz w:val="29"/>
          <w:vertAlign w:val="superscript"/>
        </w:rPr>
        <w:t>-</w:t>
      </w:r>
      <w:r w:rsidRPr="00B80A37">
        <w:rPr>
          <w:i/>
          <w:spacing w:val="2"/>
          <w:sz w:val="29"/>
        </w:rPr>
        <w:t xml:space="preserve">5 </w:t>
      </w:r>
      <w:r w:rsidRPr="00B80A37">
        <w:rPr>
          <w:spacing w:val="2"/>
        </w:rPr>
        <w:t xml:space="preserve">and T (in similar terms as those reported in Tables B.1 and B.2. </w:t>
      </w:r>
    </w:p>
    <w:p w14:paraId="3D362C28" w14:textId="461D5D96" w:rsidR="003A20D6" w:rsidRPr="00B80A37" w:rsidDel="00510D54" w:rsidRDefault="002B38CB" w:rsidP="00226B7F">
      <w:pPr>
        <w:pStyle w:val="Norm"/>
        <w:rPr>
          <w:del w:id="739" w:author="David Quin" w:date="2018-12-05T15:55:00Z"/>
          <w:spacing w:val="-1"/>
        </w:rPr>
      </w:pPr>
      <w:r w:rsidRPr="00B80A37">
        <w:rPr>
          <w:spacing w:val="2"/>
        </w:rPr>
        <w:t xml:space="preserve">The </w:t>
      </w:r>
      <w:del w:id="740" w:author="David Quin" w:date="2018-12-05T15:54:00Z">
        <w:r w:rsidRPr="00B80A37" w:rsidDel="00510D54">
          <w:rPr>
            <w:spacing w:val="2"/>
          </w:rPr>
          <w:br/>
        </w:r>
      </w:del>
      <w:r w:rsidRPr="00B80A37">
        <w:t xml:space="preserve">corresponding values reported in detailed tables are available </w:t>
      </w:r>
      <w:del w:id="741" w:author="David Quin" w:date="2018-12-05T15:56:00Z">
        <w:r w:rsidRPr="00B80A37" w:rsidDel="00510D54">
          <w:delText xml:space="preserve">on </w:delText>
        </w:r>
      </w:del>
      <w:ins w:id="742" w:author="David Quin" w:date="2018-12-05T15:56:00Z">
        <w:r w:rsidR="00510D54" w:rsidRPr="00B80A37">
          <w:t xml:space="preserve">in </w:t>
        </w:r>
      </w:ins>
      <w:r w:rsidRPr="00B80A37">
        <w:t>the Online Appendix),</w:t>
      </w:r>
      <w:ins w:id="743" w:author="David Quin" w:date="2018-12-05T15:55:00Z">
        <w:r w:rsidR="00510D54" w:rsidRPr="00B80A37">
          <w:t xml:space="preserve"> </w:t>
        </w:r>
      </w:ins>
    </w:p>
    <w:p w14:paraId="6248BC77" w14:textId="11A8AEFB" w:rsidR="003A20D6" w:rsidRPr="00B80A37" w:rsidRDefault="002B38CB">
      <w:pPr>
        <w:pStyle w:val="Norm"/>
        <w:rPr>
          <w:spacing w:val="-1"/>
        </w:rPr>
        <w:pPrChange w:id="744" w:author="David Quin" w:date="2018-12-05T15:55:00Z">
          <w:pPr>
            <w:tabs>
              <w:tab w:val="right" w:pos="8575"/>
            </w:tabs>
            <w:spacing w:before="72" w:line="216" w:lineRule="auto"/>
          </w:pPr>
        </w:pPrChange>
      </w:pPr>
      <w:r w:rsidRPr="00B80A37">
        <w:rPr>
          <w:spacing w:val="-1"/>
        </w:rPr>
        <w:t xml:space="preserve">as displayed in Figure 1. </w:t>
      </w:r>
      <w:del w:id="745" w:author="David Quin" w:date="2018-12-05T15:57:00Z">
        <w:r w:rsidRPr="00B80A37" w:rsidDel="00510D54">
          <w:rPr>
            <w:spacing w:val="-1"/>
          </w:rPr>
          <w:delText>Precisely</w:delText>
        </w:r>
      </w:del>
      <w:ins w:id="746" w:author="David Quin" w:date="2018-12-05T15:57:00Z">
        <w:r w:rsidR="00510D54" w:rsidRPr="00B80A37">
          <w:rPr>
            <w:spacing w:val="-1"/>
          </w:rPr>
          <w:t>E</w:t>
        </w:r>
      </w:ins>
      <w:del w:id="747" w:author="David Quin" w:date="2018-12-05T15:57:00Z">
        <w:r w:rsidRPr="00B80A37" w:rsidDel="00510D54">
          <w:rPr>
            <w:spacing w:val="-1"/>
          </w:rPr>
          <w:delText>, e</w:delText>
        </w:r>
      </w:del>
      <w:r w:rsidRPr="00B80A37">
        <w:rPr>
          <w:spacing w:val="-1"/>
        </w:rPr>
        <w:t xml:space="preserve">ach yearly value is obtained as: </w:t>
      </w:r>
      <w:r w:rsidRPr="00B80A37">
        <w:rPr>
          <w:spacing w:val="-1"/>
          <w:vertAlign w:val="superscript"/>
        </w:rPr>
        <w:tab/>
      </w:r>
      <w:r w:rsidRPr="00B80A37">
        <w:rPr>
          <w:spacing w:val="6"/>
          <w:vertAlign w:val="superscript"/>
        </w:rPr>
        <w:t>15</w:t>
      </w:r>
      <w:r w:rsidRPr="00B80A37">
        <w:rPr>
          <w:spacing w:val="6"/>
        </w:rPr>
        <w:t>, expressed in</w:t>
      </w:r>
    </w:p>
    <w:p w14:paraId="1B731B71" w14:textId="77777777" w:rsidR="003A20D6" w:rsidRPr="00B80A37" w:rsidRDefault="002B38CB">
      <w:pPr>
        <w:spacing w:line="156" w:lineRule="exact"/>
        <w:ind w:left="6624"/>
        <w:rPr>
          <w:rFonts w:ascii="Times New Roman" w:hAnsi="Times New Roman"/>
          <w:color w:val="000000"/>
          <w:w w:val="115"/>
          <w:sz w:val="21"/>
        </w:rPr>
      </w:pPr>
      <w:r w:rsidRPr="00B80A37">
        <w:rPr>
          <w:rFonts w:ascii="Times New Roman" w:hAnsi="Times New Roman"/>
          <w:color w:val="000000"/>
          <w:w w:val="115"/>
          <w:sz w:val="21"/>
        </w:rPr>
        <w:t>F--1+</w:t>
      </w:r>
      <w:r w:rsidRPr="00B80A37">
        <w:rPr>
          <w:rFonts w:ascii="Times New Roman" w:hAnsi="Times New Roman"/>
          <w:color w:val="000000"/>
          <w:sz w:val="21"/>
          <w:vertAlign w:val="superscript"/>
        </w:rPr>
        <w:t>1</w:t>
      </w:r>
    </w:p>
    <w:p w14:paraId="29F07B58" w14:textId="77777777" w:rsidR="003A20D6" w:rsidRPr="00B80A37" w:rsidRDefault="002B38CB">
      <w:pPr>
        <w:spacing w:before="72"/>
        <w:rPr>
          <w:rFonts w:ascii="Times New Roman" w:hAnsi="Times New Roman"/>
          <w:color w:val="000000"/>
          <w:spacing w:val="-2"/>
          <w:w w:val="115"/>
          <w:sz w:val="21"/>
        </w:rPr>
      </w:pPr>
      <w:r w:rsidRPr="00B80A37">
        <w:rPr>
          <w:rFonts w:ascii="Times New Roman" w:hAnsi="Times New Roman"/>
          <w:color w:val="000000"/>
          <w:spacing w:val="-2"/>
          <w:w w:val="115"/>
          <w:sz w:val="21"/>
        </w:rPr>
        <w:t>percent of the export price 15 (at the 3-digit level).</w:t>
      </w:r>
    </w:p>
    <w:p w14:paraId="687C6562" w14:textId="787707C3" w:rsidR="00226B7F" w:rsidRPr="00B80A37" w:rsidDel="00510D54" w:rsidRDefault="00226B7F">
      <w:pPr>
        <w:rPr>
          <w:del w:id="748" w:author="David Quin" w:date="2018-12-05T15:58:00Z"/>
          <w:rFonts w:ascii="Times New Roman" w:hAnsi="Times New Roman"/>
          <w:color w:val="000000"/>
          <w:spacing w:val="-1"/>
          <w:w w:val="115"/>
          <w:sz w:val="21"/>
        </w:rPr>
      </w:pPr>
      <w:r w:rsidRPr="00B80A37">
        <w:rPr>
          <w:rFonts w:ascii="Times New Roman" w:hAnsi="Times New Roman"/>
          <w:color w:val="000000"/>
          <w:spacing w:val="-1"/>
          <w:w w:val="115"/>
          <w:sz w:val="21"/>
        </w:rPr>
        <w:br w:type="page"/>
      </w:r>
    </w:p>
    <w:p w14:paraId="09B8A8C7" w14:textId="701A4FBC" w:rsidR="003A20D6" w:rsidRPr="00B80A37" w:rsidRDefault="002B38CB">
      <w:pPr>
        <w:jc w:val="center"/>
        <w:rPr>
          <w:rFonts w:ascii="Times New Roman" w:hAnsi="Times New Roman"/>
          <w:color w:val="000000"/>
          <w:spacing w:val="-1"/>
          <w:w w:val="115"/>
          <w:sz w:val="21"/>
        </w:rPr>
        <w:pPrChange w:id="749" w:author="David Quin" w:date="2018-12-05T15:58:00Z">
          <w:pPr>
            <w:spacing w:before="180" w:after="180"/>
            <w:ind w:left="1656"/>
          </w:pPr>
        </w:pPrChange>
      </w:pPr>
      <w:r w:rsidRPr="00B80A37">
        <w:rPr>
          <w:rFonts w:ascii="Times New Roman" w:hAnsi="Times New Roman"/>
          <w:color w:val="000000"/>
          <w:spacing w:val="-1"/>
          <w:w w:val="115"/>
          <w:sz w:val="21"/>
        </w:rPr>
        <w:t>Figure 1: Share of additive costs (3-digit classification)</w:t>
      </w:r>
    </w:p>
    <w:p w14:paraId="1F86D11A" w14:textId="3C71E532" w:rsidR="003A20D6" w:rsidRPr="00B80A37" w:rsidRDefault="00226B7F">
      <w:r w:rsidRPr="00B80A37">
        <w:rPr>
          <w:noProof/>
          <w:spacing w:val="-4"/>
        </w:rPr>
        <w:drawing>
          <wp:anchor distT="0" distB="0" distL="114300" distR="114300" simplePos="0" relativeHeight="251976192" behindDoc="0" locked="0" layoutInCell="1" allowOverlap="1" wp14:anchorId="22A5C61D" wp14:editId="56DFA858">
            <wp:simplePos x="0" y="0"/>
            <wp:positionH relativeFrom="column">
              <wp:posOffset>455575</wp:posOffset>
            </wp:positionH>
            <wp:positionV relativeFrom="paragraph">
              <wp:posOffset>39370</wp:posOffset>
            </wp:positionV>
            <wp:extent cx="4622400" cy="300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22400" cy="3009600"/>
                    </a:xfrm>
                    <a:prstGeom prst="rect">
                      <a:avLst/>
                    </a:prstGeom>
                  </pic:spPr>
                </pic:pic>
              </a:graphicData>
            </a:graphic>
            <wp14:sizeRelH relativeFrom="margin">
              <wp14:pctWidth>0</wp14:pctWidth>
            </wp14:sizeRelH>
            <wp14:sizeRelV relativeFrom="margin">
              <wp14:pctHeight>0</wp14:pctHeight>
            </wp14:sizeRelV>
          </wp:anchor>
        </w:drawing>
      </w:r>
    </w:p>
    <w:p w14:paraId="5DFFFCA2" w14:textId="7C21DB01" w:rsidR="00226B7F" w:rsidRPr="00B80A37" w:rsidRDefault="00226B7F" w:rsidP="00C06F03">
      <w:pPr>
        <w:pStyle w:val="Norm"/>
        <w:rPr>
          <w:spacing w:val="-4"/>
        </w:rPr>
      </w:pPr>
    </w:p>
    <w:p w14:paraId="27131200" w14:textId="77777777" w:rsidR="00226B7F" w:rsidRPr="00B80A37" w:rsidRDefault="00226B7F" w:rsidP="00C06F03">
      <w:pPr>
        <w:pStyle w:val="Norm"/>
        <w:rPr>
          <w:spacing w:val="-4"/>
        </w:rPr>
      </w:pPr>
    </w:p>
    <w:p w14:paraId="04A4DF90" w14:textId="77777777" w:rsidR="00226B7F" w:rsidRPr="00B80A37" w:rsidRDefault="00226B7F" w:rsidP="00C06F03">
      <w:pPr>
        <w:pStyle w:val="Norm"/>
        <w:rPr>
          <w:spacing w:val="-4"/>
        </w:rPr>
      </w:pPr>
    </w:p>
    <w:p w14:paraId="49AF968A" w14:textId="77777777" w:rsidR="00226B7F" w:rsidRPr="00B80A37" w:rsidRDefault="00226B7F" w:rsidP="00C06F03">
      <w:pPr>
        <w:pStyle w:val="Norm"/>
        <w:rPr>
          <w:spacing w:val="-4"/>
        </w:rPr>
      </w:pPr>
    </w:p>
    <w:p w14:paraId="4E83C915" w14:textId="77777777" w:rsidR="00226B7F" w:rsidRPr="00B80A37" w:rsidRDefault="00226B7F" w:rsidP="00C06F03">
      <w:pPr>
        <w:pStyle w:val="Norm"/>
        <w:rPr>
          <w:spacing w:val="-4"/>
        </w:rPr>
      </w:pPr>
    </w:p>
    <w:p w14:paraId="38F0D265" w14:textId="77777777" w:rsidR="00226B7F" w:rsidRPr="00B80A37" w:rsidRDefault="00226B7F" w:rsidP="00C06F03">
      <w:pPr>
        <w:pStyle w:val="Norm"/>
        <w:rPr>
          <w:spacing w:val="-4"/>
        </w:rPr>
      </w:pPr>
    </w:p>
    <w:p w14:paraId="47B91943" w14:textId="77777777" w:rsidR="00226B7F" w:rsidRPr="00B80A37" w:rsidRDefault="00226B7F" w:rsidP="00C06F03">
      <w:pPr>
        <w:pStyle w:val="Norm"/>
        <w:rPr>
          <w:spacing w:val="-4"/>
        </w:rPr>
      </w:pPr>
    </w:p>
    <w:p w14:paraId="1C578640" w14:textId="77777777" w:rsidR="00226B7F" w:rsidRPr="00B80A37" w:rsidRDefault="00226B7F" w:rsidP="00C06F03">
      <w:pPr>
        <w:pStyle w:val="Norm"/>
        <w:rPr>
          <w:spacing w:val="-4"/>
        </w:rPr>
      </w:pPr>
    </w:p>
    <w:p w14:paraId="1A6AE32B" w14:textId="77777777" w:rsidR="00226B7F" w:rsidRPr="00B80A37" w:rsidRDefault="00226B7F" w:rsidP="00C06F03">
      <w:pPr>
        <w:pStyle w:val="Norm"/>
        <w:rPr>
          <w:spacing w:val="-4"/>
        </w:rPr>
      </w:pPr>
    </w:p>
    <w:p w14:paraId="745E21DD" w14:textId="77777777" w:rsidR="00226B7F" w:rsidRPr="00B80A37" w:rsidRDefault="00226B7F" w:rsidP="00C06F03">
      <w:pPr>
        <w:pStyle w:val="Norm"/>
        <w:rPr>
          <w:spacing w:val="-4"/>
        </w:rPr>
      </w:pPr>
    </w:p>
    <w:p w14:paraId="551C1A81" w14:textId="77777777" w:rsidR="00510D54" w:rsidRPr="00B80A37" w:rsidRDefault="00510D54" w:rsidP="00C06F03">
      <w:pPr>
        <w:pStyle w:val="Norm"/>
        <w:rPr>
          <w:ins w:id="750" w:author="David Quin" w:date="2018-12-05T15:58:00Z"/>
          <w:spacing w:val="-4"/>
        </w:rPr>
      </w:pPr>
    </w:p>
    <w:p w14:paraId="5A748DDF" w14:textId="639B0946" w:rsidR="003A20D6" w:rsidRPr="00B80A37" w:rsidRDefault="002B38CB" w:rsidP="00C06F03">
      <w:pPr>
        <w:pStyle w:val="Norm"/>
        <w:rPr>
          <w:rFonts w:asciiTheme="minorHAnsi" w:hAnsiTheme="minorHAnsi"/>
          <w:color w:val="auto"/>
          <w:spacing w:val="0"/>
          <w:w w:val="100"/>
          <w:sz w:val="22"/>
        </w:rPr>
      </w:pPr>
      <w:r w:rsidRPr="00B80A37">
        <w:rPr>
          <w:spacing w:val="-4"/>
        </w:rPr>
        <w:t>In both transport modes, the additive component appears of sizable importance through</w:t>
      </w:r>
      <w:r w:rsidRPr="00B80A37">
        <w:rPr>
          <w:spacing w:val="-4"/>
        </w:rPr>
        <w:softHyphen/>
      </w:r>
      <w:r w:rsidRPr="00B80A37">
        <w:t xml:space="preserve">out the period. Confirming the results obtained in Table 1, this suggests that additive </w:t>
      </w:r>
      <w:r w:rsidRPr="00B80A37">
        <w:rPr>
          <w:spacing w:val="-1"/>
        </w:rPr>
        <w:t xml:space="preserve">costs are neither negligible in magnitude nor an erratic phenomenon. </w:t>
      </w:r>
      <w:ins w:id="751" w:author="David Quin" w:date="2018-12-05T15:59:00Z">
        <w:r w:rsidR="00510D54" w:rsidRPr="00B80A37">
          <w:rPr>
            <w:spacing w:val="-1"/>
          </w:rPr>
          <w:t xml:space="preserve">On the contrary, </w:t>
        </w:r>
      </w:ins>
      <w:del w:id="752" w:author="David Quin" w:date="2018-12-05T15:59:00Z">
        <w:r w:rsidRPr="00B80A37" w:rsidDel="00510D54">
          <w:rPr>
            <w:spacing w:val="-1"/>
          </w:rPr>
          <w:delText xml:space="preserve">By contrast, </w:delText>
        </w:r>
      </w:del>
      <w:r w:rsidRPr="00B80A37">
        <w:rPr>
          <w:spacing w:val="-1"/>
        </w:rPr>
        <w:t xml:space="preserve">they </w:t>
      </w:r>
      <w:r w:rsidRPr="00B80A37">
        <w:rPr>
          <w:spacing w:val="1"/>
        </w:rPr>
        <w:t xml:space="preserve">represent a sizable and structural dimension of international transport costs. If the share of additive costs in total costs roughly amounts to 48% (42%) in </w:t>
      </w:r>
      <w:ins w:id="753" w:author="David Quin" w:date="2018-12-05T15:59:00Z">
        <w:r w:rsidR="00510D54" w:rsidRPr="00B80A37">
          <w:rPr>
            <w:spacing w:val="1"/>
          </w:rPr>
          <w:t>v</w:t>
        </w:r>
      </w:ins>
      <w:del w:id="754" w:author="David Quin" w:date="2018-12-05T15:59:00Z">
        <w:r w:rsidRPr="00B80A37" w:rsidDel="00510D54">
          <w:rPr>
            <w:spacing w:val="1"/>
          </w:rPr>
          <w:delText>V</w:delText>
        </w:r>
      </w:del>
      <w:r w:rsidRPr="00B80A37">
        <w:rPr>
          <w:spacing w:val="1"/>
        </w:rPr>
        <w:t>essel (</w:t>
      </w:r>
      <w:ins w:id="755" w:author="David Quin" w:date="2018-12-05T15:59:00Z">
        <w:r w:rsidR="00510D54" w:rsidRPr="00B80A37">
          <w:rPr>
            <w:spacing w:val="1"/>
          </w:rPr>
          <w:t>a</w:t>
        </w:r>
      </w:ins>
      <w:del w:id="756" w:author="David Quin" w:date="2018-12-05T15:59:00Z">
        <w:r w:rsidRPr="00B80A37" w:rsidDel="00510D54">
          <w:rPr>
            <w:spacing w:val="1"/>
          </w:rPr>
          <w:delText>A</w:delText>
        </w:r>
      </w:del>
      <w:r w:rsidRPr="00B80A37">
        <w:rPr>
          <w:spacing w:val="1"/>
        </w:rPr>
        <w:t xml:space="preserve">ir) transport </w:t>
      </w:r>
      <w:r w:rsidRPr="00B80A37">
        <w:t xml:space="preserve">on average, one can further notice that it </w:t>
      </w:r>
      <w:ins w:id="757" w:author="David Quin" w:date="2018-12-05T15:59:00Z">
        <w:r w:rsidR="00510D54" w:rsidRPr="00B80A37">
          <w:t xml:space="preserve">varies substantially </w:t>
        </w:r>
      </w:ins>
      <w:del w:id="758" w:author="David Quin" w:date="2018-12-05T15:59:00Z">
        <w:r w:rsidRPr="00B80A37" w:rsidDel="00510D54">
          <w:delText xml:space="preserve">substantially varies </w:delText>
        </w:r>
      </w:del>
      <w:r w:rsidRPr="00B80A37">
        <w:t xml:space="preserve">over time, from a minimum </w:t>
      </w:r>
      <w:r w:rsidRPr="00B80A37">
        <w:rPr>
          <w:spacing w:val="-1"/>
        </w:rPr>
        <w:t xml:space="preserve">of 30% to a maximum of 60% depending on the year considered. In the next section, we </w:t>
      </w:r>
      <w:ins w:id="759" w:author="David Quin" w:date="2018-12-05T16:00:00Z">
        <w:r w:rsidR="00510D54" w:rsidRPr="00B80A37">
          <w:rPr>
            <w:spacing w:val="-1"/>
          </w:rPr>
          <w:t xml:space="preserve">further investigate </w:t>
        </w:r>
      </w:ins>
      <w:del w:id="760" w:author="David Quin" w:date="2018-12-05T16:00:00Z">
        <w:r w:rsidRPr="00B80A37" w:rsidDel="00510D54">
          <w:rPr>
            <w:spacing w:val="-2"/>
          </w:rPr>
          <w:delText xml:space="preserve">keep on investigating </w:delText>
        </w:r>
      </w:del>
      <w:r w:rsidRPr="00B80A37">
        <w:rPr>
          <w:spacing w:val="-2"/>
        </w:rPr>
        <w:t xml:space="preserve">the importance of the (varying pattern of) additive costs, as regards </w:t>
      </w:r>
      <w:del w:id="761" w:author="David Quin" w:date="2018-12-05T16:00:00Z">
        <w:r w:rsidRPr="00B80A37" w:rsidDel="00510D54">
          <w:rPr>
            <w:spacing w:val="1"/>
          </w:rPr>
          <w:delText xml:space="preserve">with </w:delText>
        </w:r>
      </w:del>
      <w:r w:rsidRPr="00B80A37">
        <w:rPr>
          <w:spacing w:val="1"/>
        </w:rPr>
        <w:t>the determinants of transport costs time trends.</w:t>
      </w:r>
    </w:p>
    <w:p w14:paraId="5D8E7D0C" w14:textId="30DFD5AD" w:rsidR="00C06F03" w:rsidRPr="00B80A37" w:rsidRDefault="002B38CB" w:rsidP="00C06F03">
      <w:pPr>
        <w:spacing w:before="360" w:line="324" w:lineRule="auto"/>
        <w:ind w:left="504" w:right="72" w:hanging="504"/>
        <w:rPr>
          <w:rFonts w:ascii="Times New Roman" w:hAnsi="Times New Roman"/>
          <w:b/>
          <w:color w:val="000000"/>
          <w:spacing w:val="20"/>
          <w:sz w:val="28"/>
        </w:rPr>
      </w:pPr>
      <w:r w:rsidRPr="00B80A37">
        <w:rPr>
          <w:rFonts w:ascii="Times New Roman" w:hAnsi="Times New Roman"/>
          <w:b/>
          <w:color w:val="000000"/>
          <w:spacing w:val="19"/>
          <w:sz w:val="28"/>
        </w:rPr>
        <w:t xml:space="preserve">3 Transport costs time trends: </w:t>
      </w:r>
      <w:ins w:id="762" w:author="David Quin" w:date="2018-12-05T16:00:00Z">
        <w:r w:rsidR="00510D54" w:rsidRPr="00B80A37">
          <w:rPr>
            <w:rFonts w:ascii="Times New Roman" w:hAnsi="Times New Roman"/>
            <w:b/>
            <w:color w:val="000000"/>
            <w:spacing w:val="19"/>
            <w:sz w:val="28"/>
          </w:rPr>
          <w:t>t</w:t>
        </w:r>
      </w:ins>
      <w:del w:id="763" w:author="David Quin" w:date="2018-12-05T16:00:00Z">
        <w:r w:rsidRPr="00B80A37" w:rsidDel="00510D54">
          <w:rPr>
            <w:rFonts w:ascii="Times New Roman" w:hAnsi="Times New Roman"/>
            <w:b/>
            <w:color w:val="000000"/>
            <w:spacing w:val="19"/>
            <w:sz w:val="28"/>
          </w:rPr>
          <w:delText>T</w:delText>
        </w:r>
      </w:del>
      <w:r w:rsidRPr="00B80A37">
        <w:rPr>
          <w:rFonts w:ascii="Times New Roman" w:hAnsi="Times New Roman"/>
          <w:b/>
          <w:color w:val="000000"/>
          <w:spacing w:val="19"/>
          <w:sz w:val="28"/>
        </w:rPr>
        <w:t>he role of the additive com</w:t>
      </w:r>
      <w:r w:rsidRPr="00B80A37">
        <w:rPr>
          <w:rFonts w:ascii="Times New Roman" w:hAnsi="Times New Roman"/>
          <w:b/>
          <w:color w:val="000000"/>
          <w:spacing w:val="19"/>
          <w:sz w:val="28"/>
        </w:rPr>
        <w:softHyphen/>
      </w:r>
      <w:r w:rsidRPr="00B80A37">
        <w:rPr>
          <w:rFonts w:ascii="Times New Roman" w:hAnsi="Times New Roman"/>
          <w:b/>
          <w:color w:val="000000"/>
          <w:spacing w:val="20"/>
          <w:sz w:val="28"/>
        </w:rPr>
        <w:t>ponent</w:t>
      </w:r>
    </w:p>
    <w:p w14:paraId="1FD20D4C" w14:textId="46A0D273" w:rsidR="003A20D6" w:rsidRPr="00B80A37" w:rsidRDefault="002B38CB">
      <w:pPr>
        <w:spacing w:before="216" w:line="324" w:lineRule="auto"/>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In this section, we investigate the trend patterns of international transport costs over </w:t>
      </w:r>
      <w:r w:rsidRPr="00B80A37">
        <w:rPr>
          <w:rFonts w:ascii="Times New Roman" w:hAnsi="Times New Roman"/>
          <w:color w:val="000000"/>
          <w:spacing w:val="-1"/>
          <w:w w:val="115"/>
          <w:sz w:val="21"/>
        </w:rPr>
        <w:t xml:space="preserve">time, by exploiting the time dimension of our database. This focus is shared with </w:t>
      </w:r>
      <w:del w:id="764" w:author="David Quin" w:date="2018-12-05T16:00:00Z">
        <w:r w:rsidRPr="00B80A37" w:rsidDel="00510D54">
          <w:rPr>
            <w:rFonts w:ascii="Times New Roman" w:hAnsi="Times New Roman"/>
            <w:color w:val="000000"/>
            <w:spacing w:val="-1"/>
            <w:w w:val="115"/>
            <w:sz w:val="21"/>
          </w:rPr>
          <w:delText xml:space="preserve">part </w:delText>
        </w:r>
      </w:del>
      <w:ins w:id="765" w:author="David Quin" w:date="2018-12-05T16:00:00Z">
        <w:r w:rsidR="00510D54" w:rsidRPr="00B80A37">
          <w:rPr>
            <w:rFonts w:ascii="Times New Roman" w:hAnsi="Times New Roman"/>
            <w:color w:val="000000"/>
            <w:spacing w:val="-1"/>
            <w:w w:val="115"/>
            <w:sz w:val="21"/>
          </w:rPr>
          <w:t xml:space="preserve">some </w:t>
        </w:r>
      </w:ins>
      <w:r w:rsidRPr="00B80A37">
        <w:rPr>
          <w:rFonts w:ascii="Times New Roman" w:hAnsi="Times New Roman"/>
          <w:color w:val="000000"/>
          <w:spacing w:val="-1"/>
          <w:w w:val="115"/>
          <w:sz w:val="21"/>
        </w:rPr>
        <w:t xml:space="preserve">of </w:t>
      </w:r>
      <w:r w:rsidRPr="00B80A37">
        <w:rPr>
          <w:rFonts w:ascii="Times New Roman" w:hAnsi="Times New Roman"/>
          <w:color w:val="000000"/>
          <w:spacing w:val="-2"/>
          <w:w w:val="115"/>
          <w:sz w:val="21"/>
        </w:rPr>
        <w:t xml:space="preserve">the international trade literature, such as Lafourcade and Thisse (2011), Hummels (2007) </w:t>
      </w:r>
      <w:r w:rsidRPr="00B80A37">
        <w:rPr>
          <w:rFonts w:ascii="Times New Roman" w:hAnsi="Times New Roman"/>
          <w:color w:val="000000"/>
          <w:spacing w:val="-3"/>
          <w:w w:val="115"/>
          <w:sz w:val="21"/>
        </w:rPr>
        <w:t xml:space="preserve">and Behar and Venables (2011). Specifically, in the same spirit as Hummels </w:t>
      </w:r>
      <w:ins w:id="766" w:author="David Quin" w:date="2018-12-05T16:00:00Z">
        <w:r w:rsidR="00510D54" w:rsidRPr="00B80A37">
          <w:rPr>
            <w:rFonts w:ascii="Times New Roman" w:hAnsi="Times New Roman"/>
            <w:color w:val="000000"/>
            <w:spacing w:val="-3"/>
            <w:w w:val="115"/>
            <w:sz w:val="21"/>
          </w:rPr>
          <w:t>(2007),</w:t>
        </w:r>
      </w:ins>
      <w:del w:id="767" w:author="David Quin" w:date="2018-12-05T16:00:00Z">
        <w:r w:rsidRPr="00B80A37" w:rsidDel="00510D54">
          <w:rPr>
            <w:rFonts w:ascii="Times New Roman" w:hAnsi="Times New Roman"/>
            <w:color w:val="000000"/>
            <w:spacing w:val="-3"/>
            <w:w w:val="115"/>
            <w:sz w:val="21"/>
          </w:rPr>
          <w:delText>(2007)</w:delText>
        </w:r>
      </w:del>
      <w:r w:rsidRPr="00B80A37">
        <w:rPr>
          <w:rFonts w:ascii="Times New Roman" w:hAnsi="Times New Roman"/>
          <w:color w:val="000000"/>
          <w:spacing w:val="-3"/>
          <w:w w:val="115"/>
          <w:sz w:val="21"/>
        </w:rPr>
        <w:t xml:space="preserve"> we </w:t>
      </w:r>
      <w:r w:rsidRPr="00B80A37">
        <w:rPr>
          <w:rFonts w:ascii="Times New Roman" w:hAnsi="Times New Roman"/>
          <w:color w:val="000000"/>
          <w:spacing w:val="-1"/>
          <w:w w:val="115"/>
          <w:sz w:val="21"/>
        </w:rPr>
        <w:t xml:space="preserve">investigate the underlying sources behind the downward trend of international transport costs, by identifying the respective roles of the reduction in "pure" transport costs and </w:t>
      </w:r>
      <w:r w:rsidRPr="00B80A37">
        <w:rPr>
          <w:rFonts w:ascii="Times New Roman" w:hAnsi="Times New Roman"/>
          <w:color w:val="000000"/>
          <w:spacing w:val="-2"/>
          <w:w w:val="115"/>
          <w:sz w:val="21"/>
        </w:rPr>
        <w:t>changes in trade composition effects.</w:t>
      </w:r>
    </w:p>
    <w:p w14:paraId="5854E643" w14:textId="77777777" w:rsidR="003A20D6" w:rsidRPr="00B80A37" w:rsidRDefault="002B38CB">
      <w:pPr>
        <w:spacing w:before="324" w:line="196" w:lineRule="auto"/>
        <w:rPr>
          <w:rFonts w:ascii="Times New Roman" w:hAnsi="Times New Roman"/>
          <w:b/>
          <w:color w:val="000000"/>
          <w:spacing w:val="22"/>
          <w:sz w:val="24"/>
        </w:rPr>
      </w:pPr>
      <w:r w:rsidRPr="00B80A37">
        <w:rPr>
          <w:rFonts w:ascii="Times New Roman" w:hAnsi="Times New Roman"/>
          <w:b/>
          <w:color w:val="000000"/>
          <w:spacing w:val="22"/>
          <w:sz w:val="24"/>
        </w:rPr>
        <w:t>3.1 A first look at the trend patterns</w:t>
      </w:r>
    </w:p>
    <w:p w14:paraId="679F587B" w14:textId="37AB1995" w:rsidR="00226B7F" w:rsidRPr="00B80A37" w:rsidRDefault="002B38CB" w:rsidP="00226B7F">
      <w:pPr>
        <w:pStyle w:val="Norm"/>
        <w:rPr>
          <w:spacing w:val="10"/>
        </w:rPr>
      </w:pPr>
      <w:r w:rsidRPr="00B80A37">
        <w:lastRenderedPageBreak/>
        <w:t xml:space="preserve">As a first step, Figure 2 displays the evolution of total transport costs over the period, </w:t>
      </w:r>
      <w:r w:rsidRPr="00B80A37">
        <w:br/>
      </w:r>
      <w:r w:rsidRPr="00B80A37">
        <w:rPr>
          <w:spacing w:val="-1"/>
        </w:rPr>
        <w:t>summing the additive and the ad-valorem estimated costs, expressed in percentage of the</w:t>
      </w:r>
      <w:r w:rsidR="00C06F03" w:rsidRPr="00B80A37">
        <w:rPr>
          <w:spacing w:val="-1"/>
        </w:rPr>
        <w:t xml:space="preserve"> </w:t>
      </w:r>
      <w:del w:id="768" w:author="David Quin" w:date="2018-12-05T16:01:00Z">
        <w:r w:rsidRPr="00B80A37" w:rsidDel="00510D54">
          <w:rPr>
            <w:spacing w:val="10"/>
          </w:rPr>
          <w:delText xml:space="preserve">fas </w:delText>
        </w:r>
      </w:del>
      <w:ins w:id="769" w:author="David Quin" w:date="2018-12-05T16:01:00Z">
        <w:r w:rsidR="00510D54" w:rsidRPr="00B80A37">
          <w:rPr>
            <w:spacing w:val="10"/>
          </w:rPr>
          <w:t xml:space="preserve">FAS </w:t>
        </w:r>
      </w:ins>
      <w:r w:rsidRPr="00B80A37">
        <w:rPr>
          <w:spacing w:val="10"/>
        </w:rPr>
        <w:t>price,</w:t>
      </w:r>
      <w:r w:rsidR="00226B7F" w:rsidRPr="00B80A37">
        <w:rPr>
          <w:rStyle w:val="FootnoteReference"/>
          <w:spacing w:val="10"/>
        </w:rPr>
        <w:footnoteReference w:id="20"/>
      </w:r>
      <w:r w:rsidRPr="00B80A37">
        <w:rPr>
          <w:spacing w:val="10"/>
        </w:rPr>
        <w:t xml:space="preserve"> by transport mode for each year between 1974 and 2013.</w:t>
      </w:r>
    </w:p>
    <w:p w14:paraId="200C6D9E" w14:textId="4EC343CF" w:rsidR="00226B7F" w:rsidRPr="00B80A37" w:rsidRDefault="002B38CB" w:rsidP="00226B7F">
      <w:pPr>
        <w:pStyle w:val="Norm"/>
        <w:jc w:val="center"/>
        <w:rPr>
          <w:spacing w:val="12"/>
        </w:rPr>
      </w:pPr>
      <w:r w:rsidRPr="00B80A37">
        <w:rPr>
          <w:spacing w:val="12"/>
        </w:rPr>
        <w:t>Figure 2: Trend in estimated transport costs (</w:t>
      </w:r>
      <w:ins w:id="773" w:author="David Quin" w:date="2018-12-05T16:01:00Z">
        <w:r w:rsidR="00510D54" w:rsidRPr="00B80A37">
          <w:rPr>
            <w:spacing w:val="12"/>
          </w:rPr>
          <w:t>y</w:t>
        </w:r>
      </w:ins>
      <w:del w:id="774" w:author="David Quin" w:date="2018-12-05T16:01:00Z">
        <w:r w:rsidRPr="00B80A37" w:rsidDel="00510D54">
          <w:rPr>
            <w:spacing w:val="12"/>
          </w:rPr>
          <w:delText>Y</w:delText>
        </w:r>
      </w:del>
      <w:r w:rsidRPr="00B80A37">
        <w:rPr>
          <w:spacing w:val="12"/>
        </w:rPr>
        <w:t>early mean value)</w:t>
      </w:r>
    </w:p>
    <w:p w14:paraId="280F45EE" w14:textId="1C44CA59" w:rsidR="00226B7F" w:rsidRPr="00B80A37" w:rsidRDefault="005E1B5A">
      <w:pPr>
        <w:spacing w:before="144" w:line="276" w:lineRule="auto"/>
        <w:ind w:left="1152"/>
        <w:rPr>
          <w:rFonts w:ascii="Times New Roman" w:hAnsi="Times New Roman"/>
          <w:color w:val="000000"/>
          <w:spacing w:val="12"/>
          <w:sz w:val="21"/>
        </w:rPr>
      </w:pPr>
      <w:r w:rsidRPr="00B80A37">
        <w:rPr>
          <w:noProof/>
        </w:rPr>
        <mc:AlternateContent>
          <mc:Choice Requires="wps">
            <w:drawing>
              <wp:anchor distT="0" distB="0" distL="384810" distR="401320" simplePos="0" relativeHeight="251672064" behindDoc="1" locked="0" layoutInCell="1" allowOverlap="1" wp14:anchorId="1E40E007" wp14:editId="0D487E01">
                <wp:simplePos x="0" y="0"/>
                <wp:positionH relativeFrom="page">
                  <wp:posOffset>1425575</wp:posOffset>
                </wp:positionH>
                <wp:positionV relativeFrom="page">
                  <wp:posOffset>2238375</wp:posOffset>
                </wp:positionV>
                <wp:extent cx="4700270" cy="2151380"/>
                <wp:effectExtent l="0" t="0" r="0" b="0"/>
                <wp:wrapSquare wrapText="bothSides"/>
                <wp:docPr id="75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00270" cy="2151380"/>
                        </a:xfrm>
                        <a:prstGeom prst="rect">
                          <a:avLst/>
                        </a:prstGeom>
                        <a:solidFill>
                          <a:srgbClr val="E9EDE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CFB43" w14:textId="77777777" w:rsidR="00DC28EF" w:rsidRDefault="00DC28EF">
                            <w:pPr>
                              <w:shd w:val="solid" w:color="E9EDEE" w:fill="E9EDEE"/>
                              <w:tabs>
                                <w:tab w:val="right" w:pos="5976"/>
                              </w:tabs>
                              <w:spacing w:before="180" w:line="271" w:lineRule="auto"/>
                              <w:ind w:left="2088"/>
                              <w:rPr>
                                <w:rFonts w:ascii="Arial" w:hAnsi="Arial"/>
                                <w:b/>
                                <w:color w:val="000000"/>
                                <w:spacing w:val="12"/>
                                <w:sz w:val="10"/>
                              </w:rPr>
                            </w:pPr>
                            <w:r>
                              <w:rPr>
                                <w:rFonts w:ascii="Arial" w:hAnsi="Arial"/>
                                <w:b/>
                                <w:color w:val="000000"/>
                                <w:spacing w:val="12"/>
                                <w:sz w:val="10"/>
                              </w:rPr>
                              <w:t>(a) Air</w:t>
                            </w:r>
                            <w:r>
                              <w:rPr>
                                <w:rFonts w:ascii="Arial" w:hAnsi="Arial"/>
                                <w:b/>
                                <w:color w:val="000000"/>
                                <w:spacing w:val="12"/>
                                <w:sz w:val="10"/>
                              </w:rPr>
                              <w:tab/>
                            </w:r>
                            <w:r>
                              <w:rPr>
                                <w:rFonts w:ascii="Arial" w:hAnsi="Arial"/>
                                <w:b/>
                                <w:color w:val="000000"/>
                                <w:spacing w:val="22"/>
                                <w:sz w:val="10"/>
                              </w:rPr>
                              <w:t>(b) Vessel</w:t>
                            </w:r>
                          </w:p>
                          <w:p w14:paraId="49101953" w14:textId="77777777" w:rsidR="00DC28EF" w:rsidRDefault="00DC28EF">
                            <w:pPr>
                              <w:spacing w:after="58"/>
                              <w:ind w:left="504" w:right="259"/>
                            </w:pPr>
                            <w:r>
                              <w:rPr>
                                <w:noProof/>
                              </w:rPr>
                              <w:drawing>
                                <wp:inline distT="0" distB="0" distL="0" distR="0" wp14:anchorId="184D0D8B" wp14:editId="6D47BB0C">
                                  <wp:extent cx="4215600" cy="1562400"/>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1"/>
                                          <a:stretch>
                                            <a:fillRect/>
                                          </a:stretch>
                                        </pic:blipFill>
                                        <pic:spPr>
                                          <a:xfrm>
                                            <a:off x="0" y="0"/>
                                            <a:ext cx="4215600" cy="1562400"/>
                                          </a:xfrm>
                                          <a:prstGeom prst="rect">
                                            <a:avLst/>
                                          </a:prstGeom>
                                        </pic:spPr>
                                      </pic:pic>
                                    </a:graphicData>
                                  </a:graphic>
                                </wp:inline>
                              </w:drawing>
                            </w:r>
                          </w:p>
                          <w:p w14:paraId="09A852DB" w14:textId="77777777" w:rsidR="00DC28EF" w:rsidRDefault="00DC28EF">
                            <w:pPr>
                              <w:shd w:val="solid" w:color="E9EDEE" w:fill="E9EDEE"/>
                              <w:tabs>
                                <w:tab w:val="left" w:pos="1944"/>
                                <w:tab w:val="left" w:pos="2673"/>
                                <w:tab w:val="left" w:pos="3627"/>
                                <w:tab w:val="left" w:pos="5220"/>
                                <w:tab w:val="left" w:pos="5940"/>
                                <w:tab w:val="right" w:pos="7233"/>
                              </w:tabs>
                              <w:spacing w:line="208" w:lineRule="auto"/>
                              <w:ind w:left="720"/>
                              <w:rPr>
                                <w:rFonts w:ascii="Arial" w:hAnsi="Arial"/>
                                <w:b/>
                                <w:color w:val="000000"/>
                                <w:spacing w:val="18"/>
                                <w:sz w:val="10"/>
                              </w:rPr>
                            </w:pPr>
                            <w:r>
                              <w:rPr>
                                <w:rFonts w:ascii="Arial" w:hAnsi="Arial"/>
                                <w:b/>
                                <w:color w:val="000000"/>
                                <w:spacing w:val="18"/>
                                <w:sz w:val="10"/>
                              </w:rPr>
                              <w:t>1974 1980</w:t>
                            </w:r>
                            <w:r>
                              <w:rPr>
                                <w:rFonts w:ascii="Arial" w:hAnsi="Arial"/>
                                <w:b/>
                                <w:color w:val="000000"/>
                                <w:spacing w:val="18"/>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24"/>
                                <w:sz w:val="10"/>
                              </w:rPr>
                              <w:t>2013 1974 1980</w:t>
                            </w:r>
                            <w:r>
                              <w:rPr>
                                <w:rFonts w:ascii="Arial" w:hAnsi="Arial"/>
                                <w:b/>
                                <w:color w:val="000000"/>
                                <w:spacing w:val="24"/>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8"/>
                                <w:sz w:val="10"/>
                              </w:rPr>
                              <w:t>2013</w:t>
                            </w:r>
                          </w:p>
                          <w:p w14:paraId="197F5CE6" w14:textId="77777777" w:rsidR="00DC28EF" w:rsidRDefault="00DC28EF">
                            <w:pPr>
                              <w:shd w:val="solid" w:color="E9EDEE" w:fill="E9EDEE"/>
                              <w:spacing w:before="36" w:line="211" w:lineRule="auto"/>
                              <w:ind w:left="3600"/>
                              <w:rPr>
                                <w:rFonts w:ascii="Arial" w:hAnsi="Arial"/>
                                <w:b/>
                                <w:color w:val="000000"/>
                                <w:w w:val="160"/>
                                <w:sz w:val="12"/>
                              </w:rPr>
                            </w:pPr>
                            <w:r>
                              <w:rPr>
                                <w:rFonts w:ascii="Arial" w:hAnsi="Arial"/>
                                <w:b/>
                                <w:color w:val="000000"/>
                                <w:w w:val="160"/>
                                <w:sz w:val="12"/>
                              </w:rPr>
                              <w:t>Year</w:t>
                            </w:r>
                          </w:p>
                          <w:p w14:paraId="461BA604" w14:textId="77777777" w:rsidR="00DC28EF" w:rsidRDefault="00DC28EF">
                            <w:pPr>
                              <w:shd w:val="solid" w:color="E9EDEE" w:fill="E9EDEE"/>
                              <w:spacing w:after="144" w:line="201" w:lineRule="auto"/>
                              <w:ind w:left="432"/>
                              <w:rPr>
                                <w:rFonts w:ascii="Arial" w:hAnsi="Arial"/>
                                <w:b/>
                                <w:color w:val="000000"/>
                                <w:spacing w:val="18"/>
                                <w:sz w:val="10"/>
                              </w:rPr>
                            </w:pPr>
                            <w:r>
                              <w:rPr>
                                <w:rFonts w:ascii="Arial" w:hAnsi="Arial"/>
                                <w:b/>
                                <w:color w:val="000000"/>
                                <w:spacing w:val="18"/>
                                <w:sz w:val="10"/>
                              </w:rPr>
                              <w:t xml:space="preserve">1989 </w:t>
                            </w:r>
                            <w:r>
                              <w:rPr>
                                <w:rFonts w:ascii="Tahoma" w:hAnsi="Tahoma"/>
                                <w:b/>
                                <w:color w:val="000000"/>
                                <w:spacing w:val="18"/>
                                <w:sz w:val="9"/>
                              </w:rPr>
                              <w:t xml:space="preserve">is </w:t>
                            </w:r>
                            <w:del w:id="775" w:author="David Quin" w:date="2018-12-03T14:32:00Z">
                              <w:r w:rsidDel="00B637CF">
                                <w:rPr>
                                  <w:rFonts w:ascii="Tahoma" w:hAnsi="Tahoma"/>
                                  <w:b/>
                                  <w:color w:val="000000"/>
                                  <w:spacing w:val="18"/>
                                  <w:sz w:val="9"/>
                                </w:rPr>
                                <w:delText>ommited</w:delText>
                              </w:r>
                            </w:del>
                            <w:ins w:id="776" w:author="David Quin" w:date="2018-12-03T14:32:00Z">
                              <w:r>
                                <w:rPr>
                                  <w:rFonts w:ascii="Tahoma" w:hAnsi="Tahoma"/>
                                  <w:b/>
                                  <w:color w:val="000000"/>
                                  <w:spacing w:val="18"/>
                                  <w:sz w:val="9"/>
                                </w:rPr>
                                <w:t>omitted</w:t>
                              </w:r>
                            </w:ins>
                            <w:r>
                              <w:rPr>
                                <w:rFonts w:ascii="Tahoma" w:hAnsi="Tahoma"/>
                                <w:b/>
                                <w:color w:val="000000"/>
                                <w:spacing w:val="18"/>
                                <w:sz w:val="9"/>
                              </w:rPr>
                              <w:t xml:space="preserve"> for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0E007" id="Text Box 733" o:spid="_x0000_s1030" type="#_x0000_t202" style="position:absolute;left:0;text-align:left;margin-left:112.25pt;margin-top:176.25pt;width:370.1pt;height:169.4pt;z-index:-251644416;visibility:visible;mso-wrap-style:square;mso-width-percent:0;mso-height-percent:0;mso-wrap-distance-left:30.3pt;mso-wrap-distance-top:0;mso-wrap-distance-right:31.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6NAeAIAAPQEAAAOAAAAZHJzL2Uyb0RvYy54bWysVFtv2yAUfp+0/4B4T32p08RWnWptkmlS&#13;&#10;d5Ha/QACOEbDwIDE7qb99x1wnbW7SNM0P+AD58I55/sOl1dDJ9GRWye0qnF2lmLEFdVMqH2NP95v&#13;&#10;Z0uMnCeKEakVr/EDd/hq9fLFZW8qnutWS8YtgiDKVb2pceu9qZLE0ZZ3xJ1pwxUoG2074mFr9wmz&#13;&#10;pIfonUzyNL1Iem2ZsZpy5+B0PSrxKsZvGk79+6Zx3CNZY8jNx9XGdRfWZHVJqr0lphX0MQ3yD1l0&#13;&#10;RCi49BRqTTxBByt+CdUJarXTjT+jukt00wjKYw1QTZb+VM1dSwyPtUBznDm1yf2/sPTd8YNFgtV4&#13;&#10;Mc8wUqQDkO754NG1HtDi/Dx0qDeuAsM7A6Z+AAUgHat15lbTTw5Mkic2o4ML1rv+rWYQkRy8jh5D&#13;&#10;Y7vQJ6gcQRiA5OEEQ7iVwmGxSNN8ASoKujybZ+fLCFRCqsndWOdfc92hINTYAs4xPDneOh/SIdVk&#13;&#10;Em5zWgq2FVLGjd3vbqRFRwKc2JSb9WYTigSXZ2ZSBWOlg9uoHk8gS7gj6EK+EeOvZZYX6XVezrYX&#13;&#10;y8Ws2BbzWblIl7M0K6/Li7Qoi/X2W0gwK6pWMMbVrVB84ltW/B2ej8wfmRIZh/oal/N8PoLxxyLT&#13;&#10;+P2uyE54GD8puhovT0akajlhG8WgbFJ5IuQoJ8/Tjy2DHkz/2JXIgwD9SAI/7IbIrmLi0U6zByCG&#13;&#10;1QAbQAxPBwittl8w6mEMa+w+H4jlGMk3CngeZnYS7CTsJoEoCq419hiN4o0fZ/tgrNi3EHnkqdKv&#13;&#10;gICNiNQITB2zgMzDBkYr1vD4DITZfbqPVj8eq9V3AAAA//8DAFBLAwQUAAYACAAAACEAR8LX/uUA&#13;&#10;AAAQAQAADwAAAGRycy9kb3ducmV2LnhtbExPy07DMBC8I/EP1iJxo07TNjRpnApRVZyQSuBQbm68&#13;&#10;eYjYjmLXCX/PcoLLalczO498P+ueBRxdZ42A5SIChqayqjONgI/348MWmPPSKNlbgwK+0cG+uL3J&#13;&#10;ZabsZN4wlL5hJGJcJgW03g8Z565qUUu3sAMawmo7aunpHBuuRjmRuO55HEUJ17Iz5NDKAZ9brL7K&#13;&#10;qxbweqrDy3yuj0Hbqfss0+kQhZMQ93fzYUfjaQfM4+z/PuC3A+WHgoJd7NUox3oBcbzeEFXAahPT&#13;&#10;Qow0WT8CuwhI0uUKeJHz/0WKHwAAAP//AwBQSwECLQAUAAYACAAAACEAtoM4kv4AAADhAQAAEwAA&#13;&#10;AAAAAAAAAAAAAAAAAAAAW0NvbnRlbnRfVHlwZXNdLnhtbFBLAQItABQABgAIAAAAIQA4/SH/1gAA&#13;&#10;AJQBAAALAAAAAAAAAAAAAAAAAC8BAABfcmVscy8ucmVsc1BLAQItABQABgAIAAAAIQCvd6NAeAIA&#13;&#10;APQEAAAOAAAAAAAAAAAAAAAAAC4CAABkcnMvZTJvRG9jLnhtbFBLAQItABQABgAIAAAAIQBHwtf+&#13;&#10;5QAAABABAAAPAAAAAAAAAAAAAAAAANIEAABkcnMvZG93bnJldi54bWxQSwUGAAAAAAQABADzAAAA&#13;&#10;5AUAAAAA&#13;&#10;" fillcolor="#e9edee" stroked="f">
                <v:path arrowok="t"/>
                <v:textbox inset="0,0,0,0">
                  <w:txbxContent>
                    <w:p w14:paraId="6C0CFB43" w14:textId="77777777" w:rsidR="00DC28EF" w:rsidRDefault="00DC28EF">
                      <w:pPr>
                        <w:shd w:val="solid" w:color="E9EDEE" w:fill="E9EDEE"/>
                        <w:tabs>
                          <w:tab w:val="right" w:pos="5976"/>
                        </w:tabs>
                        <w:spacing w:before="180" w:line="271" w:lineRule="auto"/>
                        <w:ind w:left="2088"/>
                        <w:rPr>
                          <w:rFonts w:ascii="Arial" w:hAnsi="Arial"/>
                          <w:b/>
                          <w:color w:val="000000"/>
                          <w:spacing w:val="12"/>
                          <w:sz w:val="10"/>
                        </w:rPr>
                      </w:pPr>
                      <w:r>
                        <w:rPr>
                          <w:rFonts w:ascii="Arial" w:hAnsi="Arial"/>
                          <w:b/>
                          <w:color w:val="000000"/>
                          <w:spacing w:val="12"/>
                          <w:sz w:val="10"/>
                        </w:rPr>
                        <w:t>(a) Air</w:t>
                      </w:r>
                      <w:r>
                        <w:rPr>
                          <w:rFonts w:ascii="Arial" w:hAnsi="Arial"/>
                          <w:b/>
                          <w:color w:val="000000"/>
                          <w:spacing w:val="12"/>
                          <w:sz w:val="10"/>
                        </w:rPr>
                        <w:tab/>
                      </w:r>
                      <w:r>
                        <w:rPr>
                          <w:rFonts w:ascii="Arial" w:hAnsi="Arial"/>
                          <w:b/>
                          <w:color w:val="000000"/>
                          <w:spacing w:val="22"/>
                          <w:sz w:val="10"/>
                        </w:rPr>
                        <w:t>(b) Vessel</w:t>
                      </w:r>
                    </w:p>
                    <w:p w14:paraId="49101953" w14:textId="77777777" w:rsidR="00DC28EF" w:rsidRDefault="00DC28EF">
                      <w:pPr>
                        <w:spacing w:after="58"/>
                        <w:ind w:left="504" w:right="259"/>
                      </w:pPr>
                      <w:r>
                        <w:rPr>
                          <w:noProof/>
                        </w:rPr>
                        <w:drawing>
                          <wp:inline distT="0" distB="0" distL="0" distR="0" wp14:anchorId="184D0D8B" wp14:editId="6D47BB0C">
                            <wp:extent cx="4215600" cy="1562400"/>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1"/>
                                    <a:stretch>
                                      <a:fillRect/>
                                    </a:stretch>
                                  </pic:blipFill>
                                  <pic:spPr>
                                    <a:xfrm>
                                      <a:off x="0" y="0"/>
                                      <a:ext cx="4215600" cy="1562400"/>
                                    </a:xfrm>
                                    <a:prstGeom prst="rect">
                                      <a:avLst/>
                                    </a:prstGeom>
                                  </pic:spPr>
                                </pic:pic>
                              </a:graphicData>
                            </a:graphic>
                          </wp:inline>
                        </w:drawing>
                      </w:r>
                    </w:p>
                    <w:p w14:paraId="09A852DB" w14:textId="77777777" w:rsidR="00DC28EF" w:rsidRDefault="00DC28EF">
                      <w:pPr>
                        <w:shd w:val="solid" w:color="E9EDEE" w:fill="E9EDEE"/>
                        <w:tabs>
                          <w:tab w:val="left" w:pos="1944"/>
                          <w:tab w:val="left" w:pos="2673"/>
                          <w:tab w:val="left" w:pos="3627"/>
                          <w:tab w:val="left" w:pos="5220"/>
                          <w:tab w:val="left" w:pos="5940"/>
                          <w:tab w:val="right" w:pos="7233"/>
                        </w:tabs>
                        <w:spacing w:line="208" w:lineRule="auto"/>
                        <w:ind w:left="720"/>
                        <w:rPr>
                          <w:rFonts w:ascii="Arial" w:hAnsi="Arial"/>
                          <w:b/>
                          <w:color w:val="000000"/>
                          <w:spacing w:val="18"/>
                          <w:sz w:val="10"/>
                        </w:rPr>
                      </w:pPr>
                      <w:r>
                        <w:rPr>
                          <w:rFonts w:ascii="Arial" w:hAnsi="Arial"/>
                          <w:b/>
                          <w:color w:val="000000"/>
                          <w:spacing w:val="18"/>
                          <w:sz w:val="10"/>
                        </w:rPr>
                        <w:t>1974 1980</w:t>
                      </w:r>
                      <w:r>
                        <w:rPr>
                          <w:rFonts w:ascii="Arial" w:hAnsi="Arial"/>
                          <w:b/>
                          <w:color w:val="000000"/>
                          <w:spacing w:val="18"/>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24"/>
                          <w:sz w:val="10"/>
                        </w:rPr>
                        <w:t>2013 1974 1980</w:t>
                      </w:r>
                      <w:r>
                        <w:rPr>
                          <w:rFonts w:ascii="Arial" w:hAnsi="Arial"/>
                          <w:b/>
                          <w:color w:val="000000"/>
                          <w:spacing w:val="24"/>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8"/>
                          <w:sz w:val="10"/>
                        </w:rPr>
                        <w:t>2013</w:t>
                      </w:r>
                    </w:p>
                    <w:p w14:paraId="197F5CE6" w14:textId="77777777" w:rsidR="00DC28EF" w:rsidRDefault="00DC28EF">
                      <w:pPr>
                        <w:shd w:val="solid" w:color="E9EDEE" w:fill="E9EDEE"/>
                        <w:spacing w:before="36" w:line="211" w:lineRule="auto"/>
                        <w:ind w:left="3600"/>
                        <w:rPr>
                          <w:rFonts w:ascii="Arial" w:hAnsi="Arial"/>
                          <w:b/>
                          <w:color w:val="000000"/>
                          <w:w w:val="160"/>
                          <w:sz w:val="12"/>
                        </w:rPr>
                      </w:pPr>
                      <w:r>
                        <w:rPr>
                          <w:rFonts w:ascii="Arial" w:hAnsi="Arial"/>
                          <w:b/>
                          <w:color w:val="000000"/>
                          <w:w w:val="160"/>
                          <w:sz w:val="12"/>
                        </w:rPr>
                        <w:t>Year</w:t>
                      </w:r>
                    </w:p>
                    <w:p w14:paraId="461BA604" w14:textId="77777777" w:rsidR="00DC28EF" w:rsidRDefault="00DC28EF">
                      <w:pPr>
                        <w:shd w:val="solid" w:color="E9EDEE" w:fill="E9EDEE"/>
                        <w:spacing w:after="144" w:line="201" w:lineRule="auto"/>
                        <w:ind w:left="432"/>
                        <w:rPr>
                          <w:rFonts w:ascii="Arial" w:hAnsi="Arial"/>
                          <w:b/>
                          <w:color w:val="000000"/>
                          <w:spacing w:val="18"/>
                          <w:sz w:val="10"/>
                        </w:rPr>
                      </w:pPr>
                      <w:r>
                        <w:rPr>
                          <w:rFonts w:ascii="Arial" w:hAnsi="Arial"/>
                          <w:b/>
                          <w:color w:val="000000"/>
                          <w:spacing w:val="18"/>
                          <w:sz w:val="10"/>
                        </w:rPr>
                        <w:t xml:space="preserve">1989 </w:t>
                      </w:r>
                      <w:r>
                        <w:rPr>
                          <w:rFonts w:ascii="Tahoma" w:hAnsi="Tahoma"/>
                          <w:b/>
                          <w:color w:val="000000"/>
                          <w:spacing w:val="18"/>
                          <w:sz w:val="9"/>
                        </w:rPr>
                        <w:t xml:space="preserve">is </w:t>
                      </w:r>
                      <w:del w:id="777" w:author="David Quin" w:date="2018-12-03T14:32:00Z">
                        <w:r w:rsidDel="00B637CF">
                          <w:rPr>
                            <w:rFonts w:ascii="Tahoma" w:hAnsi="Tahoma"/>
                            <w:b/>
                            <w:color w:val="000000"/>
                            <w:spacing w:val="18"/>
                            <w:sz w:val="9"/>
                          </w:rPr>
                          <w:delText>ommited</w:delText>
                        </w:r>
                      </w:del>
                      <w:ins w:id="778" w:author="David Quin" w:date="2018-12-03T14:32:00Z">
                        <w:r>
                          <w:rPr>
                            <w:rFonts w:ascii="Tahoma" w:hAnsi="Tahoma"/>
                            <w:b/>
                            <w:color w:val="000000"/>
                            <w:spacing w:val="18"/>
                            <w:sz w:val="9"/>
                          </w:rPr>
                          <w:t>omitted</w:t>
                        </w:r>
                      </w:ins>
                      <w:r>
                        <w:rPr>
                          <w:rFonts w:ascii="Tahoma" w:hAnsi="Tahoma"/>
                          <w:b/>
                          <w:color w:val="000000"/>
                          <w:spacing w:val="18"/>
                          <w:sz w:val="9"/>
                        </w:rPr>
                        <w:t xml:space="preserve"> for Air</w:t>
                      </w:r>
                    </w:p>
                  </w:txbxContent>
                </v:textbox>
                <w10:wrap type="square" anchorx="page" anchory="page"/>
              </v:shape>
            </w:pict>
          </mc:Fallback>
        </mc:AlternateContent>
      </w:r>
    </w:p>
    <w:p w14:paraId="27E21DAE" w14:textId="1B0C907B" w:rsidR="003A20D6" w:rsidRPr="00B80A37" w:rsidRDefault="002B38CB" w:rsidP="00226B7F">
      <w:pPr>
        <w:pStyle w:val="Norm"/>
        <w:rPr>
          <w:spacing w:val="13"/>
        </w:rPr>
      </w:pPr>
      <w:r w:rsidRPr="00B80A37">
        <w:rPr>
          <w:spacing w:val="13"/>
        </w:rPr>
        <w:t xml:space="preserve">As </w:t>
      </w:r>
      <w:del w:id="779" w:author="David Quin" w:date="2018-12-05T16:01:00Z">
        <w:r w:rsidRPr="00B80A37" w:rsidDel="00510D54">
          <w:rPr>
            <w:spacing w:val="13"/>
          </w:rPr>
          <w:delText xml:space="preserve">reported </w:delText>
        </w:r>
      </w:del>
      <w:ins w:id="780" w:author="David Quin" w:date="2018-12-05T16:01:00Z">
        <w:r w:rsidR="00510D54" w:rsidRPr="00B80A37">
          <w:rPr>
            <w:spacing w:val="13"/>
          </w:rPr>
          <w:t xml:space="preserve">shown </w:t>
        </w:r>
      </w:ins>
      <w:r w:rsidRPr="00B80A37">
        <w:rPr>
          <w:spacing w:val="13"/>
        </w:rPr>
        <w:t xml:space="preserve">in Figure 2, both air and vessel shipping exhibit a downward trend in </w:t>
      </w:r>
      <w:r w:rsidRPr="00B80A37">
        <w:t xml:space="preserve">overall transport costs since 1974, by -2.1% per year for mean air transport costs and </w:t>
      </w:r>
      <w:r w:rsidRPr="00B80A37">
        <w:rPr>
          <w:spacing w:val="7"/>
        </w:rPr>
        <w:t xml:space="preserve">-2.0% per year for mean ocean transport costs, implying a 50% decrease in </w:t>
      </w:r>
      <w:ins w:id="781" w:author="David Quin" w:date="2018-12-05T16:01:00Z">
        <w:r w:rsidR="00510D54" w:rsidRPr="00B80A37">
          <w:rPr>
            <w:spacing w:val="7"/>
          </w:rPr>
          <w:t>a</w:t>
        </w:r>
      </w:ins>
      <w:del w:id="782" w:author="David Quin" w:date="2018-12-05T16:01:00Z">
        <w:r w:rsidRPr="00B80A37" w:rsidDel="00510D54">
          <w:rPr>
            <w:spacing w:val="7"/>
          </w:rPr>
          <w:delText>A</w:delText>
        </w:r>
      </w:del>
      <w:r w:rsidRPr="00B80A37">
        <w:rPr>
          <w:spacing w:val="7"/>
        </w:rPr>
        <w:t xml:space="preserve">ir and a 60% </w:t>
      </w:r>
      <w:r w:rsidRPr="00B80A37">
        <w:rPr>
          <w:spacing w:val="9"/>
        </w:rPr>
        <w:t xml:space="preserve">decrease in </w:t>
      </w:r>
      <w:ins w:id="783" w:author="David Quin" w:date="2018-12-05T16:01:00Z">
        <w:r w:rsidR="00510D54" w:rsidRPr="00B80A37">
          <w:rPr>
            <w:spacing w:val="9"/>
          </w:rPr>
          <w:t>v</w:t>
        </w:r>
      </w:ins>
      <w:del w:id="784" w:author="David Quin" w:date="2018-12-05T16:01:00Z">
        <w:r w:rsidRPr="00B80A37" w:rsidDel="00510D54">
          <w:rPr>
            <w:spacing w:val="9"/>
          </w:rPr>
          <w:delText>V</w:delText>
        </w:r>
      </w:del>
      <w:r w:rsidRPr="00B80A37">
        <w:rPr>
          <w:spacing w:val="9"/>
        </w:rPr>
        <w:t>essel over the period.</w:t>
      </w:r>
      <w:r w:rsidR="00226B7F" w:rsidRPr="00B80A37">
        <w:rPr>
          <w:rStyle w:val="FootnoteReference"/>
          <w:spacing w:val="9"/>
        </w:rPr>
        <w:footnoteReference w:id="21"/>
      </w:r>
      <w:r w:rsidRPr="00B80A37">
        <w:rPr>
          <w:spacing w:val="9"/>
        </w:rPr>
        <w:t xml:space="preserve"> </w:t>
      </w:r>
      <w:ins w:id="792" w:author="David Quin" w:date="2018-12-05T16:02:00Z">
        <w:r w:rsidR="00C83DAD" w:rsidRPr="00B80A37">
          <w:rPr>
            <w:spacing w:val="9"/>
          </w:rPr>
          <w:t xml:space="preserve">Using </w:t>
        </w:r>
      </w:ins>
      <w:del w:id="793" w:author="David Quin" w:date="2018-12-05T16:02:00Z">
        <w:r w:rsidRPr="00B80A37" w:rsidDel="00C83DAD">
          <w:rPr>
            <w:spacing w:val="9"/>
          </w:rPr>
          <w:delText xml:space="preserve">On </w:delText>
        </w:r>
      </w:del>
      <w:r w:rsidRPr="00B80A37">
        <w:rPr>
          <w:spacing w:val="9"/>
        </w:rPr>
        <w:t xml:space="preserve">US data, Hummels (1999) </w:t>
      </w:r>
      <w:del w:id="794" w:author="David Quin" w:date="2018-12-05T16:02:00Z">
        <w:r w:rsidRPr="00B80A37" w:rsidDel="00C83DAD">
          <w:rPr>
            <w:spacing w:val="9"/>
          </w:rPr>
          <w:delText xml:space="preserve">obtains </w:delText>
        </w:r>
      </w:del>
      <w:ins w:id="795" w:author="David Quin" w:date="2018-12-05T16:02:00Z">
        <w:r w:rsidR="00C83DAD" w:rsidRPr="00B80A37">
          <w:rPr>
            <w:spacing w:val="9"/>
          </w:rPr>
          <w:t xml:space="preserve">found </w:t>
        </w:r>
      </w:ins>
      <w:r w:rsidRPr="00B80A37">
        <w:rPr>
          <w:spacing w:val="9"/>
        </w:rPr>
        <w:t xml:space="preserve">that overall </w:t>
      </w:r>
      <w:r w:rsidRPr="00B80A37">
        <w:rPr>
          <w:spacing w:val="11"/>
        </w:rPr>
        <w:t xml:space="preserve">transport cost declined from </w:t>
      </w:r>
      <w:ins w:id="796" w:author="David Quin" w:date="2018-12-05T16:02:00Z">
        <w:r w:rsidR="00C83DAD" w:rsidRPr="00B80A37">
          <w:rPr>
            <w:spacing w:val="11"/>
          </w:rPr>
          <w:t>6% to 4%</w:t>
        </w:r>
      </w:ins>
      <w:del w:id="797" w:author="David Quin" w:date="2018-12-05T16:02:00Z">
        <w:r w:rsidRPr="00B80A37" w:rsidDel="00C83DAD">
          <w:rPr>
            <w:spacing w:val="11"/>
          </w:rPr>
          <w:delText>6 % to 4 %</w:delText>
        </w:r>
      </w:del>
      <w:r w:rsidRPr="00B80A37">
        <w:rPr>
          <w:spacing w:val="11"/>
        </w:rPr>
        <w:t xml:space="preserve"> of the import value between 1974 and 1996. For </w:t>
      </w:r>
      <w:r w:rsidRPr="00B80A37">
        <w:rPr>
          <w:spacing w:val="12"/>
        </w:rPr>
        <w:t>the same years, we obtain a total decrease from 6.9</w:t>
      </w:r>
      <w:ins w:id="798" w:author="David Quin" w:date="2018-12-05T16:02:00Z">
        <w:r w:rsidR="00C83DAD" w:rsidRPr="00B80A37">
          <w:rPr>
            <w:spacing w:val="12"/>
          </w:rPr>
          <w:t>%</w:t>
        </w:r>
      </w:ins>
      <w:r w:rsidRPr="00B80A37">
        <w:rPr>
          <w:spacing w:val="12"/>
        </w:rPr>
        <w:t xml:space="preserve"> to 4.2% in terms of the export price, </w:t>
      </w:r>
      <w:r w:rsidRPr="00B80A37">
        <w:rPr>
          <w:spacing w:val="6"/>
        </w:rPr>
        <w:t>on average</w:t>
      </w:r>
      <w:ins w:id="799" w:author="David Quin" w:date="2018-12-05T16:02:00Z">
        <w:r w:rsidR="00C83DAD" w:rsidRPr="00B80A37">
          <w:rPr>
            <w:spacing w:val="6"/>
          </w:rPr>
          <w:t>,</w:t>
        </w:r>
      </w:ins>
      <w:r w:rsidRPr="00B80A37">
        <w:rPr>
          <w:spacing w:val="6"/>
        </w:rPr>
        <w:t xml:space="preserve"> for air shipping, and from 9.8% to 4.8% for ocean shipping. Overall, our results </w:t>
      </w:r>
      <w:r w:rsidRPr="00B80A37">
        <w:rPr>
          <w:spacing w:val="12"/>
        </w:rPr>
        <w:t>display trends that are close to those reported by Hummels (1999).</w:t>
      </w:r>
    </w:p>
    <w:p w14:paraId="33606FAE" w14:textId="2702DEA0" w:rsidR="003A20D6" w:rsidRPr="00B80A37" w:rsidRDefault="002B38CB" w:rsidP="00226B7F">
      <w:pPr>
        <w:pStyle w:val="Norm"/>
        <w:rPr>
          <w:spacing w:val="-3"/>
        </w:rPr>
      </w:pPr>
      <w:r w:rsidRPr="00B80A37">
        <w:t>Before making any definite statement</w:t>
      </w:r>
      <w:del w:id="800" w:author="David Quin" w:date="2018-12-05T16:03:00Z">
        <w:r w:rsidRPr="00B80A37" w:rsidDel="00C83DAD">
          <w:delText xml:space="preserve"> about this</w:delText>
        </w:r>
      </w:del>
      <w:ins w:id="801" w:author="David Quin" w:date="2018-12-05T16:02:00Z">
        <w:r w:rsidR="00C83DAD" w:rsidRPr="00B80A37">
          <w:t>, however</w:t>
        </w:r>
      </w:ins>
      <w:del w:id="802" w:author="David Quin" w:date="2018-12-05T16:02:00Z">
        <w:r w:rsidRPr="00B80A37" w:rsidDel="00C83DAD">
          <w:delText xml:space="preserve"> though</w:delText>
        </w:r>
      </w:del>
      <w:r w:rsidRPr="00B80A37">
        <w:t>, it is worth emphasizing that the time trend of international transport costs depends on both the evolution of per prod</w:t>
      </w:r>
      <w:r w:rsidRPr="00B80A37">
        <w:softHyphen/>
      </w:r>
      <w:r w:rsidRPr="00B80A37">
        <w:rPr>
          <w:spacing w:val="9"/>
        </w:rPr>
        <w:t xml:space="preserve">uct and per partner ("pure") transport costs and the evolution of the composition of trade. </w:t>
      </w:r>
      <w:r w:rsidRPr="00B80A37">
        <w:rPr>
          <w:spacing w:val="7"/>
        </w:rPr>
        <w:t>Total transport costs may thus have decreased over time because the share of neighboring countries in total US trade or the share of goods cheaper to transport has increased, inde</w:t>
      </w:r>
      <w:r w:rsidRPr="00B80A37">
        <w:rPr>
          <w:spacing w:val="7"/>
        </w:rPr>
        <w:softHyphen/>
        <w:t xml:space="preserve">pendently of any change in transport costs </w:t>
      </w:r>
      <w:r w:rsidRPr="00B80A37">
        <w:rPr>
          <w:i/>
          <w:spacing w:val="7"/>
        </w:rPr>
        <w:t xml:space="preserve">per se. </w:t>
      </w:r>
      <w:r w:rsidRPr="00B80A37">
        <w:rPr>
          <w:spacing w:val="7"/>
        </w:rPr>
        <w:t xml:space="preserve">As emphasized by Hummels (1999) </w:t>
      </w:r>
      <w:del w:id="803" w:author="David Quin" w:date="2018-12-05T16:03:00Z">
        <w:r w:rsidRPr="00B80A37" w:rsidDel="00C83DAD">
          <w:rPr>
            <w:spacing w:val="7"/>
          </w:rPr>
          <w:delText xml:space="preserve">or </w:delText>
        </w:r>
      </w:del>
      <w:ins w:id="804" w:author="David Quin" w:date="2018-12-05T16:03:00Z">
        <w:r w:rsidR="00C83DAD" w:rsidRPr="00B80A37">
          <w:rPr>
            <w:spacing w:val="7"/>
          </w:rPr>
          <w:t xml:space="preserve">and </w:t>
        </w:r>
      </w:ins>
      <w:r w:rsidRPr="00B80A37">
        <w:rPr>
          <w:spacing w:val="6"/>
        </w:rPr>
        <w:t xml:space="preserve">Hummels (2007), it is hence necessary to eliminate the composition effects of trade flows to </w:t>
      </w:r>
      <w:r w:rsidRPr="00B80A37">
        <w:rPr>
          <w:spacing w:val="8"/>
        </w:rPr>
        <w:t xml:space="preserve">isolate the evolution of pure international transport costs. Specifically, Hummels's (2007) </w:t>
      </w:r>
      <w:r w:rsidRPr="00B80A37">
        <w:rPr>
          <w:spacing w:val="12"/>
        </w:rPr>
        <w:t xml:space="preserve">results underlie the view that trade composition effects partially </w:t>
      </w:r>
      <w:r w:rsidRPr="00B80A37">
        <w:t>compensate</w:t>
      </w:r>
      <w:r w:rsidRPr="00B80A37">
        <w:rPr>
          <w:spacing w:val="12"/>
        </w:rPr>
        <w:t xml:space="preserve"> the reduc</w:t>
      </w:r>
      <w:r w:rsidRPr="00B80A37">
        <w:rPr>
          <w:spacing w:val="12"/>
        </w:rPr>
        <w:softHyphen/>
      </w:r>
      <w:r w:rsidRPr="00B80A37">
        <w:rPr>
          <w:spacing w:val="10"/>
        </w:rPr>
        <w:t xml:space="preserve">tion in pure transport costs, thereby </w:t>
      </w:r>
      <w:r w:rsidRPr="00B80A37">
        <w:rPr>
          <w:spacing w:val="10"/>
        </w:rPr>
        <w:lastRenderedPageBreak/>
        <w:t>attenuating the downward trend in overall (observed)</w:t>
      </w:r>
      <w:r w:rsidR="00226B7F" w:rsidRPr="00B80A37">
        <w:rPr>
          <w:spacing w:val="10"/>
        </w:rPr>
        <w:t xml:space="preserve"> </w:t>
      </w:r>
      <w:r w:rsidRPr="00B80A37">
        <w:rPr>
          <w:spacing w:val="-3"/>
        </w:rPr>
        <w:t>transport costs since 1974. Our own results tend to challenge this view, as we further show.</w:t>
      </w:r>
    </w:p>
    <w:p w14:paraId="15A92E72" w14:textId="04C4A28E" w:rsidR="003A20D6" w:rsidRPr="00B80A37" w:rsidRDefault="002B38CB">
      <w:pPr>
        <w:tabs>
          <w:tab w:val="left" w:pos="5198"/>
        </w:tabs>
        <w:spacing w:before="252" w:line="293" w:lineRule="exact"/>
        <w:ind w:right="72"/>
        <w:rPr>
          <w:rFonts w:ascii="Times New Roman" w:hAnsi="Times New Roman"/>
          <w:b/>
          <w:color w:val="000000"/>
          <w:spacing w:val="12"/>
          <w:sz w:val="21"/>
        </w:rPr>
      </w:pPr>
      <w:r w:rsidRPr="00B80A37">
        <w:rPr>
          <w:rFonts w:ascii="Times New Roman" w:hAnsi="Times New Roman"/>
          <w:b/>
          <w:color w:val="000000"/>
          <w:spacing w:val="12"/>
          <w:sz w:val="21"/>
        </w:rPr>
        <w:t xml:space="preserve">A word on Hummels' methodology </w:t>
      </w:r>
      <w:ins w:id="805" w:author="David Quin" w:date="2018-12-05T16:07:00Z">
        <w:r w:rsidR="00C83DAD" w:rsidRPr="00B80A37">
          <w:rPr>
            <w:rFonts w:ascii="Times New Roman" w:hAnsi="Times New Roman"/>
            <w:b/>
            <w:color w:val="000000"/>
            <w:spacing w:val="12"/>
            <w:sz w:val="21"/>
          </w:rPr>
          <w:t xml:space="preserve">– </w:t>
        </w:r>
      </w:ins>
      <w:r w:rsidRPr="00B80A37">
        <w:rPr>
          <w:rFonts w:ascii="Times New Roman" w:hAnsi="Times New Roman"/>
          <w:color w:val="000000"/>
          <w:spacing w:val="12"/>
          <w:w w:val="115"/>
          <w:sz w:val="21"/>
        </w:rPr>
        <w:t xml:space="preserve">At this point, let us make a brief summary of </w:t>
      </w:r>
      <w:r w:rsidRPr="00B80A37">
        <w:rPr>
          <w:rFonts w:ascii="Times New Roman" w:hAnsi="Times New Roman"/>
          <w:color w:val="000000"/>
          <w:spacing w:val="12"/>
          <w:w w:val="115"/>
          <w:sz w:val="21"/>
        </w:rPr>
        <w:br/>
      </w:r>
      <w:r w:rsidRPr="00B80A37">
        <w:rPr>
          <w:rFonts w:ascii="Times New Roman" w:hAnsi="Times New Roman"/>
          <w:color w:val="000000"/>
          <w:spacing w:val="1"/>
          <w:w w:val="115"/>
          <w:sz w:val="21"/>
        </w:rPr>
        <w:t>Hummels' methodology. He starts from the following specification of the ratio of des</w:t>
      </w:r>
      <w:del w:id="806" w:author="David Quin" w:date="2018-12-05T16:07:00Z">
        <w:r w:rsidRPr="00B80A37" w:rsidDel="00C83DAD">
          <w:rPr>
            <w:rFonts w:ascii="Times New Roman" w:hAnsi="Times New Roman"/>
            <w:color w:val="000000"/>
            <w:spacing w:val="1"/>
            <w:w w:val="115"/>
            <w:sz w:val="21"/>
          </w:rPr>
          <w:delText>-</w:delText>
        </w:r>
        <w:r w:rsidRPr="00B80A37" w:rsidDel="00C83DAD">
          <w:rPr>
            <w:rFonts w:ascii="Times New Roman" w:hAnsi="Times New Roman"/>
            <w:color w:val="000000"/>
            <w:sz w:val="20"/>
          </w:rPr>
          <w:delText xml:space="preserve"> </w:delText>
        </w:r>
        <w:r w:rsidRPr="00B80A37" w:rsidDel="00C83DAD">
          <w:rPr>
            <w:rFonts w:ascii="Times New Roman" w:hAnsi="Times New Roman"/>
            <w:color w:val="000000"/>
            <w:sz w:val="20"/>
          </w:rPr>
          <w:br/>
        </w:r>
      </w:del>
      <w:r w:rsidRPr="00B80A37">
        <w:rPr>
          <w:rFonts w:ascii="Times New Roman" w:hAnsi="Times New Roman"/>
          <w:color w:val="000000"/>
          <w:spacing w:val="8"/>
          <w:w w:val="115"/>
          <w:sz w:val="21"/>
        </w:rPr>
        <w:t xml:space="preserve">tination to origin prices modelled as </w:t>
      </w:r>
      <w:r w:rsidRPr="00B80A37">
        <w:rPr>
          <w:rFonts w:ascii="Times New Roman" w:hAnsi="Times New Roman"/>
          <w:i/>
          <w:color w:val="000000"/>
          <w:spacing w:val="8"/>
          <w:sz w:val="17"/>
        </w:rPr>
        <w:t>pikt</w:t>
      </w:r>
      <w:r w:rsidRPr="00B80A37">
        <w:rPr>
          <w:rFonts w:ascii="Times New Roman" w:hAnsi="Times New Roman"/>
          <w:color w:val="000000"/>
          <w:spacing w:val="8"/>
          <w:sz w:val="18"/>
        </w:rPr>
        <w:t>=</w:t>
      </w:r>
      <w:r w:rsidRPr="00B80A37">
        <w:rPr>
          <w:rFonts w:ascii="Times New Roman" w:hAnsi="Times New Roman"/>
          <w:color w:val="000000"/>
          <w:spacing w:val="8"/>
          <w:sz w:val="18"/>
        </w:rPr>
        <w:tab/>
      </w:r>
      <w:r w:rsidRPr="00B80A37">
        <w:rPr>
          <w:rFonts w:ascii="Times New Roman" w:hAnsi="Times New Roman"/>
          <w:color w:val="000000"/>
          <w:w w:val="120"/>
          <w:sz w:val="32"/>
          <w:u w:val="single"/>
        </w:rPr>
        <w:t>t</w:t>
      </w:r>
      <w:r w:rsidRPr="00B80A37">
        <w:rPr>
          <w:rFonts w:ascii="Times New Roman" w:hAnsi="Times New Roman"/>
          <w:color w:val="000000"/>
          <w:spacing w:val="10"/>
          <w:sz w:val="32"/>
          <w:u w:val="single"/>
          <w:vertAlign w:val="superscript"/>
        </w:rPr>
        <w:t>ikt</w:t>
      </w:r>
      <w:r w:rsidRPr="00B80A37">
        <w:rPr>
          <w:rFonts w:ascii="Times New Roman" w:hAnsi="Times New Roman"/>
          <w:color w:val="000000"/>
          <w:sz w:val="6"/>
        </w:rPr>
        <w:t xml:space="preserve"> , </w:t>
      </w:r>
      <w:r w:rsidRPr="00B80A37">
        <w:rPr>
          <w:rFonts w:ascii="Times New Roman" w:hAnsi="Times New Roman"/>
          <w:color w:val="000000"/>
          <w:w w:val="115"/>
          <w:sz w:val="21"/>
        </w:rPr>
        <w:t>with f</w:t>
      </w:r>
      <w:r w:rsidRPr="00B80A37">
        <w:rPr>
          <w:rFonts w:ascii="Times New Roman" w:hAnsi="Times New Roman"/>
          <w:color w:val="000000"/>
          <w:sz w:val="21"/>
          <w:vertAlign w:val="subscript"/>
        </w:rPr>
        <w:t>i</w:t>
      </w:r>
      <w:r w:rsidRPr="00B80A37">
        <w:rPr>
          <w:rFonts w:ascii="Times New Roman" w:hAnsi="Times New Roman"/>
          <w:color w:val="000000"/>
          <w:w w:val="115"/>
          <w:sz w:val="21"/>
        </w:rPr>
        <w:t>k</w:t>
      </w:r>
      <w:r w:rsidRPr="00B80A37">
        <w:rPr>
          <w:rFonts w:ascii="Times New Roman" w:hAnsi="Times New Roman"/>
          <w:color w:val="000000"/>
          <w:sz w:val="21"/>
          <w:vertAlign w:val="subscript"/>
        </w:rPr>
        <w:t>t</w:t>
      </w:r>
      <w:r w:rsidRPr="00B80A37">
        <w:rPr>
          <w:rFonts w:ascii="Times New Roman" w:hAnsi="Times New Roman"/>
          <w:color w:val="000000"/>
          <w:w w:val="115"/>
          <w:sz w:val="21"/>
        </w:rPr>
        <w:t xml:space="preserve"> the shipping charge</w:t>
      </w:r>
    </w:p>
    <w:p w14:paraId="166782CA" w14:textId="77777777" w:rsidR="003A20D6" w:rsidRPr="00B80A37" w:rsidRDefault="002B38CB">
      <w:pPr>
        <w:spacing w:line="73" w:lineRule="exact"/>
        <w:ind w:left="5184"/>
        <w:rPr>
          <w:rFonts w:ascii="Tahoma" w:hAnsi="Tahoma"/>
          <w:color w:val="000000"/>
          <w:w w:val="145"/>
          <w:sz w:val="12"/>
        </w:rPr>
      </w:pPr>
      <w:r w:rsidRPr="00B80A37">
        <w:rPr>
          <w:rFonts w:ascii="Tahoma" w:hAnsi="Tahoma"/>
          <w:color w:val="000000"/>
          <w:w w:val="145"/>
          <w:sz w:val="12"/>
        </w:rPr>
        <w:t>Pikt</w:t>
      </w:r>
    </w:p>
    <w:p w14:paraId="1C113BC7" w14:textId="05129BAF" w:rsidR="003A20D6" w:rsidRPr="00B80A37" w:rsidRDefault="00C83DAD">
      <w:pPr>
        <w:pStyle w:val="Norm"/>
        <w:ind w:firstLine="0"/>
        <w:pPrChange w:id="807" w:author="David Quin" w:date="2018-12-05T16:07:00Z">
          <w:pPr>
            <w:pStyle w:val="Norm"/>
          </w:pPr>
        </w:pPrChange>
      </w:pPr>
      <w:ins w:id="808" w:author="David Quin" w:date="2018-12-05T16:08:00Z">
        <w:r w:rsidRPr="00B80A37">
          <w:t xml:space="preserve">per kg </w:t>
        </w:r>
      </w:ins>
      <w:del w:id="809" w:author="David Quin" w:date="2018-12-05T16:07:00Z">
        <w:r w:rsidRPr="00B80A37" w:rsidDel="00C83DAD">
          <w:delText>P</w:delText>
        </w:r>
      </w:del>
      <w:del w:id="810" w:author="David Quin" w:date="2018-12-05T16:08:00Z">
        <w:r w:rsidR="002B38CB" w:rsidRPr="00B80A37" w:rsidDel="00C83DAD">
          <w:delText>er</w:delText>
        </w:r>
      </w:del>
      <w:del w:id="811" w:author="David Quin" w:date="2018-12-05T16:07:00Z">
        <w:r w:rsidR="002B38CB" w:rsidRPr="00B80A37" w:rsidDel="00C83DAD">
          <w:delText>-</w:delText>
        </w:r>
      </w:del>
      <w:del w:id="812" w:author="David Quin" w:date="2018-12-05T16:08:00Z">
        <w:r w:rsidR="002B38CB" w:rsidRPr="00B80A37" w:rsidDel="00C83DAD">
          <w:delText xml:space="preserve">kg </w:delText>
        </w:r>
      </w:del>
      <w:r w:rsidR="002B38CB" w:rsidRPr="00B80A37">
        <w:t xml:space="preserve">shipped (for a given product </w:t>
      </w:r>
      <w:r w:rsidR="002B38CB" w:rsidRPr="00B80A37">
        <w:rPr>
          <w:i/>
          <w:sz w:val="24"/>
        </w:rPr>
        <w:t xml:space="preserve">k </w:t>
      </w:r>
      <w:r w:rsidR="002B38CB" w:rsidRPr="00B80A37">
        <w:t xml:space="preserve">imported from country i in year </w:t>
      </w:r>
      <w:r w:rsidR="002B38CB" w:rsidRPr="00B80A37">
        <w:rPr>
          <w:i/>
          <w:sz w:val="24"/>
        </w:rPr>
        <w:t>t)</w:t>
      </w:r>
      <w:del w:id="813" w:author="David Quin" w:date="2018-12-05T16:07:00Z">
        <w:r w:rsidR="002B38CB" w:rsidRPr="00B80A37" w:rsidDel="00C83DAD">
          <w:rPr>
            <w:i/>
            <w:sz w:val="24"/>
          </w:rPr>
          <w:delText xml:space="preserve"> </w:delText>
        </w:r>
      </w:del>
      <w:r w:rsidR="002B38CB" w:rsidRPr="00B80A37">
        <w:rPr>
          <w:i/>
          <w:sz w:val="24"/>
        </w:rPr>
        <w:t xml:space="preserve">. </w:t>
      </w:r>
      <w:r w:rsidR="002B38CB" w:rsidRPr="00B80A37">
        <w:t xml:space="preserve">Further, and </w:t>
      </w:r>
      <w:r w:rsidR="002B38CB" w:rsidRPr="00B80A37">
        <w:rPr>
          <w:spacing w:val="1"/>
        </w:rPr>
        <w:t xml:space="preserve">as in Hummels and Skiba (2004), Hummels (2007) writes the per kg shipping charge as </w:t>
      </w:r>
      <w:r w:rsidR="002B38CB" w:rsidRPr="00B80A37">
        <w:rPr>
          <w:i/>
          <w:spacing w:val="70"/>
        </w:rPr>
        <w:t xml:space="preserve">f </w:t>
      </w:r>
      <w:r w:rsidR="002B38CB" w:rsidRPr="00B80A37">
        <w:rPr>
          <w:spacing w:val="70"/>
          <w:sz w:val="18"/>
        </w:rPr>
        <w:t>--1</w:t>
      </w:r>
    </w:p>
    <w:p w14:paraId="5C2F0434" w14:textId="77777777" w:rsidR="003A20D6" w:rsidRPr="00B80A37" w:rsidRDefault="002B38CB">
      <w:pPr>
        <w:ind w:left="144"/>
        <w:rPr>
          <w:rFonts w:ascii="Times New Roman" w:hAnsi="Times New Roman"/>
          <w:i/>
          <w:color w:val="000000"/>
          <w:spacing w:val="42"/>
        </w:rPr>
      </w:pPr>
      <w:r w:rsidRPr="00B80A37">
        <w:rPr>
          <w:rFonts w:ascii="Times New Roman" w:hAnsi="Times New Roman"/>
          <w:i/>
          <w:color w:val="000000"/>
          <w:spacing w:val="42"/>
        </w:rPr>
        <w:t xml:space="preserve">at </w:t>
      </w:r>
      <w:r w:rsidRPr="00B80A37">
        <w:rPr>
          <w:rFonts w:ascii="Times New Roman" w:hAnsi="Times New Roman"/>
          <w:color w:val="000000"/>
          <w:spacing w:val="42"/>
          <w:sz w:val="18"/>
        </w:rPr>
        <w:t>pi</w:t>
      </w:r>
    </w:p>
    <w:p w14:paraId="12C1209A" w14:textId="0115CE38" w:rsidR="003A20D6" w:rsidRPr="00B80A37" w:rsidRDefault="002B38CB" w:rsidP="00226B7F">
      <w:pPr>
        <w:pStyle w:val="Norm"/>
        <w:rPr>
          <w:sz w:val="16"/>
          <w:vertAlign w:val="subscript"/>
        </w:rPr>
      </w:pPr>
      <w:r w:rsidRPr="00B80A37">
        <w:rPr>
          <w:sz w:val="16"/>
          <w:vertAlign w:val="subscript"/>
        </w:rPr>
        <w:t>kt</w:t>
      </w:r>
      <w:r w:rsidRPr="00B80A37">
        <w:rPr>
          <w:w w:val="125"/>
          <w:sz w:val="16"/>
          <w:vertAlign w:val="superscript"/>
        </w:rPr>
        <w:t>,3</w:t>
      </w:r>
      <w:r w:rsidRPr="00B80A37">
        <w:rPr>
          <w:i/>
          <w:sz w:val="17"/>
        </w:rPr>
        <w:t xml:space="preserve"> Xikt, </w:t>
      </w:r>
      <w:r w:rsidRPr="00B80A37">
        <w:t xml:space="preserve">where </w:t>
      </w:r>
      <w:r w:rsidRPr="00B80A37">
        <w:rPr>
          <w:i/>
          <w:sz w:val="17"/>
        </w:rPr>
        <w:t xml:space="preserve">Xikt </w:t>
      </w:r>
      <w:r w:rsidRPr="00B80A37">
        <w:t xml:space="preserve">represents other costs shifters (distance, port quality, </w:t>
      </w:r>
      <w:proofErr w:type="spellStart"/>
      <w:r w:rsidRPr="00B80A37">
        <w:t>etc</w:t>
      </w:r>
      <w:proofErr w:type="spellEnd"/>
      <w:del w:id="814" w:author="David Quin" w:date="2018-12-05T16:08:00Z">
        <w:r w:rsidRPr="00B80A37" w:rsidDel="00C83DAD">
          <w:delText>.</w:delText>
        </w:r>
      </w:del>
      <w:r w:rsidRPr="00B80A37">
        <w:t>)</w:t>
      </w:r>
    </w:p>
    <w:p w14:paraId="160C6207" w14:textId="77777777" w:rsidR="003A20D6" w:rsidRPr="00B80A37" w:rsidRDefault="002B38CB">
      <w:pPr>
        <w:spacing w:line="100" w:lineRule="exact"/>
        <w:ind w:left="360"/>
        <w:rPr>
          <w:rFonts w:ascii="Times New Roman" w:hAnsi="Times New Roman"/>
          <w:color w:val="000000"/>
          <w:w w:val="105"/>
          <w:sz w:val="27"/>
        </w:rPr>
      </w:pPr>
      <w:r w:rsidRPr="00B80A37">
        <w:rPr>
          <w:rFonts w:ascii="Times New Roman" w:hAnsi="Times New Roman"/>
          <w:color w:val="000000"/>
          <w:w w:val="105"/>
          <w:sz w:val="27"/>
        </w:rPr>
        <w:t xml:space="preserve">= </w:t>
      </w:r>
    </w:p>
    <w:p w14:paraId="74197537" w14:textId="5D8887E9" w:rsidR="003A20D6" w:rsidRPr="00B80A37" w:rsidRDefault="002B38CB" w:rsidP="00226B7F">
      <w:pPr>
        <w:pStyle w:val="Norm"/>
      </w:pPr>
      <w:r w:rsidRPr="00B80A37">
        <w:t xml:space="preserve">Accordingly, his transport cost measure </w:t>
      </w:r>
      <w:r w:rsidRPr="00B80A37">
        <w:rPr>
          <w:i/>
        </w:rPr>
        <w:t>TCik</w:t>
      </w:r>
      <w:r w:rsidRPr="00B80A37">
        <w:rPr>
          <w:i/>
          <w:w w:val="125"/>
          <w:vertAlign w:val="subscript"/>
        </w:rPr>
        <w:t>t</w:t>
      </w:r>
      <w:r w:rsidRPr="00B80A37">
        <w:t xml:space="preserve"> </w:t>
      </w:r>
      <w:del w:id="815" w:author="David Quin" w:date="2018-12-05T16:08:00Z">
        <w:r w:rsidRPr="00B80A37" w:rsidDel="00C83DAD">
          <w:delText>writes down</w:delText>
        </w:r>
      </w:del>
      <w:ins w:id="816" w:author="David Quin" w:date="2018-12-05T16:08:00Z">
        <w:r w:rsidR="00C83DAD" w:rsidRPr="00B80A37">
          <w:t>is written</w:t>
        </w:r>
      </w:ins>
      <w:r w:rsidRPr="00B80A37">
        <w:t xml:space="preserve"> as:</w:t>
      </w:r>
    </w:p>
    <w:tbl>
      <w:tblPr>
        <w:tblW w:w="0" w:type="auto"/>
        <w:tblLayout w:type="fixed"/>
        <w:tblCellMar>
          <w:left w:w="0" w:type="dxa"/>
          <w:right w:w="0" w:type="dxa"/>
        </w:tblCellMar>
        <w:tblLook w:val="0000" w:firstRow="0" w:lastRow="0" w:firstColumn="0" w:lastColumn="0" w:noHBand="0" w:noVBand="0"/>
      </w:tblPr>
      <w:tblGrid>
        <w:gridCol w:w="7018"/>
        <w:gridCol w:w="1622"/>
      </w:tblGrid>
      <w:tr w:rsidR="003A20D6" w:rsidRPr="00B80A37" w14:paraId="17A326E1" w14:textId="77777777">
        <w:trPr>
          <w:trHeight w:hRule="exact" w:val="461"/>
        </w:trPr>
        <w:tc>
          <w:tcPr>
            <w:tcW w:w="7018" w:type="dxa"/>
            <w:tcBorders>
              <w:top w:val="none" w:sz="0" w:space="0" w:color="000000"/>
              <w:left w:val="none" w:sz="0" w:space="0" w:color="000000"/>
              <w:bottom w:val="none" w:sz="0" w:space="0" w:color="000000"/>
              <w:right w:val="none" w:sz="0" w:space="0" w:color="000000"/>
            </w:tcBorders>
          </w:tcPr>
          <w:p w14:paraId="0FB2B48C" w14:textId="77777777" w:rsidR="003A20D6" w:rsidRPr="00B80A37" w:rsidRDefault="002B38CB">
            <w:pPr>
              <w:spacing w:line="138" w:lineRule="exact"/>
              <w:ind w:right="2288"/>
              <w:jc w:val="right"/>
              <w:rPr>
                <w:rFonts w:ascii="Times New Roman" w:hAnsi="Times New Roman"/>
                <w:i/>
                <w:color w:val="000000"/>
                <w:spacing w:val="16"/>
                <w:sz w:val="18"/>
                <w:u w:val="single"/>
              </w:rPr>
            </w:pPr>
            <w:r w:rsidRPr="00B80A37">
              <w:rPr>
                <w:rFonts w:ascii="Times New Roman" w:hAnsi="Times New Roman"/>
                <w:i/>
                <w:color w:val="000000"/>
                <w:spacing w:val="16"/>
                <w:sz w:val="18"/>
                <w:u w:val="single"/>
              </w:rPr>
              <w:t xml:space="preserve">Pikt </w:t>
            </w:r>
            <w:proofErr w:type="spellStart"/>
            <w:r w:rsidRPr="00B80A37">
              <w:rPr>
                <w:rFonts w:ascii="Times New Roman" w:hAnsi="Times New Roman"/>
                <w:i/>
                <w:color w:val="000000"/>
                <w:spacing w:val="16"/>
                <w:sz w:val="18"/>
                <w:u w:val="single"/>
              </w:rPr>
              <w:t>Pikt</w:t>
            </w:r>
            <w:proofErr w:type="spellEnd"/>
            <w:r w:rsidRPr="00B80A37">
              <w:rPr>
                <w:rFonts w:ascii="Times New Roman" w:hAnsi="Times New Roman"/>
                <w:i/>
                <w:color w:val="000000"/>
                <w:spacing w:val="16"/>
                <w:sz w:val="18"/>
                <w:u w:val="single"/>
              </w:rPr>
              <w:t xml:space="preserve"> </w:t>
            </w:r>
          </w:p>
          <w:p w14:paraId="55C5122F" w14:textId="77777777" w:rsidR="003A20D6" w:rsidRPr="00B80A37" w:rsidRDefault="002B38CB">
            <w:pPr>
              <w:tabs>
                <w:tab w:val="right" w:pos="5720"/>
              </w:tabs>
              <w:spacing w:line="195" w:lineRule="exact"/>
              <w:ind w:right="1298"/>
              <w:jc w:val="right"/>
              <w:rPr>
                <w:rFonts w:ascii="Times New Roman" w:hAnsi="Times New Roman"/>
                <w:i/>
                <w:color w:val="000000"/>
                <w:sz w:val="19"/>
              </w:rPr>
            </w:pPr>
            <w:r w:rsidRPr="00B80A37">
              <w:rPr>
                <w:rFonts w:ascii="Times New Roman" w:hAnsi="Times New Roman"/>
                <w:i/>
                <w:color w:val="000000"/>
                <w:sz w:val="19"/>
              </w:rPr>
              <w:t>TC ikt =</w:t>
            </w:r>
            <w:r w:rsidRPr="00B80A37">
              <w:rPr>
                <w:rFonts w:ascii="Times New Roman" w:hAnsi="Times New Roman"/>
                <w:i/>
                <w:color w:val="000000"/>
                <w:sz w:val="19"/>
              </w:rPr>
              <w:tab/>
            </w:r>
            <w:r w:rsidRPr="00B80A37">
              <w:rPr>
                <w:rFonts w:ascii="Times New Roman" w:hAnsi="Times New Roman"/>
                <w:i/>
                <w:color w:val="000000"/>
                <w:spacing w:val="18"/>
                <w:sz w:val="19"/>
              </w:rPr>
              <w:t xml:space="preserve">= Pikt </w:t>
            </w:r>
            <w:r w:rsidRPr="00B80A37">
              <w:rPr>
                <w:rFonts w:ascii="Times New Roman" w:hAnsi="Times New Roman"/>
                <w:color w:val="000000"/>
                <w:spacing w:val="18"/>
                <w:sz w:val="18"/>
              </w:rPr>
              <w:t>'ikt</w:t>
            </w:r>
          </w:p>
          <w:p w14:paraId="04577F2D" w14:textId="77777777" w:rsidR="003A20D6" w:rsidRPr="00B80A37" w:rsidRDefault="002B38CB">
            <w:pPr>
              <w:spacing w:line="151" w:lineRule="exact"/>
              <w:ind w:right="2648"/>
              <w:jc w:val="right"/>
              <w:rPr>
                <w:rFonts w:ascii="Times New Roman" w:hAnsi="Times New Roman"/>
                <w:i/>
                <w:color w:val="000000"/>
                <w:sz w:val="19"/>
              </w:rPr>
            </w:pPr>
            <w:r w:rsidRPr="00B80A37">
              <w:rPr>
                <w:rFonts w:ascii="Times New Roman" w:hAnsi="Times New Roman"/>
                <w:i/>
                <w:color w:val="000000"/>
                <w:sz w:val="19"/>
              </w:rPr>
              <w:t>Pikt</w:t>
            </w:r>
          </w:p>
        </w:tc>
        <w:tc>
          <w:tcPr>
            <w:tcW w:w="1622" w:type="dxa"/>
            <w:tcBorders>
              <w:top w:val="none" w:sz="0" w:space="0" w:color="000000"/>
              <w:left w:val="none" w:sz="0" w:space="0" w:color="000000"/>
              <w:bottom w:val="none" w:sz="0" w:space="0" w:color="000000"/>
              <w:right w:val="none" w:sz="0" w:space="0" w:color="000000"/>
            </w:tcBorders>
            <w:vAlign w:val="center"/>
          </w:tcPr>
          <w:p w14:paraId="2BB69C9E" w14:textId="77777777" w:rsidR="003A20D6" w:rsidRPr="00B80A37" w:rsidRDefault="002B38CB">
            <w:pPr>
              <w:ind w:right="90"/>
              <w:jc w:val="right"/>
              <w:rPr>
                <w:rFonts w:ascii="Times New Roman" w:hAnsi="Times New Roman"/>
                <w:color w:val="000000"/>
              </w:rPr>
            </w:pPr>
            <w:r w:rsidRPr="00B80A37">
              <w:rPr>
                <w:rFonts w:ascii="Times New Roman" w:hAnsi="Times New Roman"/>
                <w:color w:val="000000"/>
              </w:rPr>
              <w:t>(8 )</w:t>
            </w:r>
          </w:p>
        </w:tc>
      </w:tr>
    </w:tbl>
    <w:p w14:paraId="6917322B" w14:textId="77777777" w:rsidR="003A20D6" w:rsidRPr="00B80A37" w:rsidRDefault="003A20D6">
      <w:pPr>
        <w:spacing w:after="124" w:line="20" w:lineRule="exact"/>
      </w:pPr>
    </w:p>
    <w:p w14:paraId="39EC90CF" w14:textId="5CE30553" w:rsidR="003A20D6" w:rsidRPr="00B80A37" w:rsidRDefault="002B38CB">
      <w:pPr>
        <w:spacing w:line="307"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Notice that </w:t>
      </w:r>
      <w:r w:rsidRPr="00B80A37">
        <w:rPr>
          <w:rFonts w:ascii="Times New Roman" w:hAnsi="Times New Roman"/>
          <w:i/>
          <w:color w:val="000000"/>
          <w:spacing w:val="-1"/>
          <w:sz w:val="24"/>
        </w:rPr>
        <w:t>,5</w:t>
      </w:r>
      <w:r w:rsidRPr="00B80A37">
        <w:rPr>
          <w:rFonts w:ascii="Times New Roman" w:hAnsi="Times New Roman"/>
          <w:i/>
          <w:color w:val="000000"/>
          <w:spacing w:val="-1"/>
          <w:w w:val="85"/>
          <w:sz w:val="24"/>
          <w:vertAlign w:val="superscript"/>
        </w:rPr>
        <w:t>1</w:t>
      </w:r>
      <w:r w:rsidRPr="00B80A37">
        <w:rPr>
          <w:rFonts w:ascii="Times New Roman" w:hAnsi="Times New Roman"/>
          <w:color w:val="000000"/>
          <w:spacing w:val="-1"/>
          <w:w w:val="115"/>
          <w:sz w:val="21"/>
        </w:rPr>
        <w:t xml:space="preserve"> can be interpreted as the elasticity of transport costs to the export price </w:t>
      </w:r>
      <w:r w:rsidRPr="00B80A37">
        <w:rPr>
          <w:rFonts w:ascii="Times New Roman" w:hAnsi="Times New Roman"/>
          <w:color w:val="000000"/>
          <w:spacing w:val="-6"/>
          <w:w w:val="115"/>
          <w:sz w:val="21"/>
        </w:rPr>
        <w:t xml:space="preserve">(in absolute value). As such, a value of </w:t>
      </w:r>
      <w:r w:rsidRPr="00B80A37">
        <w:rPr>
          <w:rFonts w:ascii="Times New Roman" w:hAnsi="Times New Roman"/>
          <w:i/>
          <w:color w:val="000000"/>
          <w:spacing w:val="-6"/>
          <w:sz w:val="24"/>
        </w:rPr>
        <w:t>,5</w:t>
      </w:r>
      <w:r w:rsidRPr="00B80A37">
        <w:rPr>
          <w:rFonts w:ascii="Times New Roman" w:hAnsi="Times New Roman"/>
          <w:i/>
          <w:color w:val="000000"/>
          <w:spacing w:val="-6"/>
          <w:w w:val="85"/>
          <w:sz w:val="24"/>
          <w:vertAlign w:val="superscript"/>
        </w:rPr>
        <w:t>1</w:t>
      </w:r>
      <w:r w:rsidRPr="00B80A37">
        <w:rPr>
          <w:rFonts w:ascii="Times New Roman" w:hAnsi="Times New Roman"/>
          <w:i/>
          <w:color w:val="000000"/>
          <w:spacing w:val="-6"/>
          <w:sz w:val="24"/>
        </w:rPr>
        <w:t xml:space="preserve"> = </w:t>
      </w:r>
      <w:r w:rsidRPr="00B80A37">
        <w:rPr>
          <w:rFonts w:ascii="Times New Roman" w:hAnsi="Times New Roman"/>
          <w:color w:val="000000"/>
          <w:spacing w:val="-6"/>
          <w:w w:val="115"/>
          <w:sz w:val="21"/>
        </w:rPr>
        <w:t xml:space="preserve">0 corresponds to the standard case of "iceberg" </w:t>
      </w:r>
      <w:r w:rsidRPr="00B80A37">
        <w:rPr>
          <w:rFonts w:ascii="Times New Roman" w:hAnsi="Times New Roman"/>
          <w:color w:val="000000"/>
          <w:spacing w:val="-2"/>
          <w:w w:val="115"/>
          <w:sz w:val="21"/>
        </w:rPr>
        <w:t xml:space="preserve">costs, in which transport costs are purely ad valorem. At the other extreme, </w:t>
      </w:r>
      <w:r w:rsidRPr="00B80A37">
        <w:rPr>
          <w:rFonts w:ascii="Times New Roman" w:hAnsi="Times New Roman"/>
          <w:i/>
          <w:color w:val="000000"/>
          <w:spacing w:val="-2"/>
          <w:sz w:val="24"/>
        </w:rPr>
        <w:t>,5</w:t>
      </w:r>
      <w:r w:rsidRPr="00B80A37">
        <w:rPr>
          <w:rFonts w:ascii="Times New Roman" w:hAnsi="Times New Roman"/>
          <w:i/>
          <w:color w:val="000000"/>
          <w:spacing w:val="-2"/>
          <w:w w:val="85"/>
          <w:sz w:val="24"/>
          <w:vertAlign w:val="superscript"/>
        </w:rPr>
        <w:t>1</w:t>
      </w:r>
      <w:r w:rsidRPr="00B80A37">
        <w:rPr>
          <w:rFonts w:ascii="Times New Roman" w:hAnsi="Times New Roman"/>
          <w:i/>
          <w:color w:val="000000"/>
          <w:spacing w:val="-2"/>
          <w:sz w:val="24"/>
        </w:rPr>
        <w:t xml:space="preserve"> = </w:t>
      </w:r>
      <w:r w:rsidRPr="00B80A37">
        <w:rPr>
          <w:rFonts w:ascii="Times New Roman" w:hAnsi="Times New Roman"/>
          <w:color w:val="000000"/>
          <w:spacing w:val="-2"/>
          <w:w w:val="115"/>
          <w:sz w:val="21"/>
        </w:rPr>
        <w:t xml:space="preserve">1 means that all transport costs are additive. Accordingly, the estimated value of </w:t>
      </w:r>
      <w:r w:rsidRPr="00B80A37">
        <w:rPr>
          <w:rFonts w:ascii="Times New Roman" w:hAnsi="Times New Roman"/>
          <w:i/>
          <w:color w:val="000000"/>
          <w:spacing w:val="-2"/>
          <w:sz w:val="24"/>
        </w:rPr>
        <w:t>,5</w:t>
      </w:r>
      <w:r w:rsidRPr="00B80A37">
        <w:rPr>
          <w:rFonts w:ascii="Times New Roman" w:hAnsi="Times New Roman"/>
          <w:i/>
          <w:color w:val="000000"/>
          <w:spacing w:val="-2"/>
          <w:w w:val="85"/>
          <w:sz w:val="24"/>
          <w:vertAlign w:val="superscript"/>
        </w:rPr>
        <w:t>1</w:t>
      </w:r>
      <w:r w:rsidRPr="00B80A37">
        <w:rPr>
          <w:rFonts w:ascii="Times New Roman" w:hAnsi="Times New Roman"/>
          <w:color w:val="000000"/>
          <w:spacing w:val="-2"/>
          <w:w w:val="115"/>
          <w:sz w:val="21"/>
        </w:rPr>
        <w:t xml:space="preserve"> can be inter</w:t>
      </w:r>
      <w:r w:rsidRPr="00B80A37">
        <w:rPr>
          <w:rFonts w:ascii="Times New Roman" w:hAnsi="Times New Roman"/>
          <w:color w:val="000000"/>
          <w:spacing w:val="-2"/>
          <w:w w:val="115"/>
          <w:sz w:val="21"/>
        </w:rPr>
        <w:softHyphen/>
      </w:r>
      <w:r w:rsidRPr="00B80A37">
        <w:rPr>
          <w:rFonts w:ascii="Times New Roman" w:hAnsi="Times New Roman"/>
          <w:color w:val="000000"/>
          <w:spacing w:val="-3"/>
          <w:w w:val="115"/>
          <w:sz w:val="21"/>
        </w:rPr>
        <w:t xml:space="preserve">preted as the share of additive costs in total transport costs. Equation (8) is the baseline specification from which Hummels (2007) decomposes the changes in transport costs over time between trade composition effects and changes in "pure" transport costs, as described </w:t>
      </w:r>
      <w:del w:id="817" w:author="David Quin" w:date="2018-12-05T16:09:00Z">
        <w:r w:rsidRPr="00B80A37" w:rsidDel="00C83DAD">
          <w:rPr>
            <w:rFonts w:ascii="Times New Roman" w:hAnsi="Times New Roman"/>
            <w:color w:val="000000"/>
            <w:w w:val="115"/>
            <w:sz w:val="21"/>
          </w:rPr>
          <w:delText xml:space="preserve">with </w:delText>
        </w:r>
      </w:del>
      <w:ins w:id="818" w:author="David Quin" w:date="2018-12-05T16:09:00Z">
        <w:r w:rsidR="00C83DAD" w:rsidRPr="00B80A37">
          <w:rPr>
            <w:rFonts w:ascii="Times New Roman" w:hAnsi="Times New Roman"/>
            <w:color w:val="000000"/>
            <w:w w:val="115"/>
            <w:sz w:val="21"/>
          </w:rPr>
          <w:t xml:space="preserve">in more detail </w:t>
        </w:r>
      </w:ins>
      <w:del w:id="819" w:author="David Quin" w:date="2018-12-05T16:09:00Z">
        <w:r w:rsidRPr="00B80A37" w:rsidDel="00C83DAD">
          <w:rPr>
            <w:rFonts w:ascii="Times New Roman" w:hAnsi="Times New Roman"/>
            <w:color w:val="000000"/>
            <w:w w:val="115"/>
            <w:sz w:val="21"/>
          </w:rPr>
          <w:delText xml:space="preserve">more details </w:delText>
        </w:r>
      </w:del>
      <w:r w:rsidRPr="00B80A37">
        <w:rPr>
          <w:rFonts w:ascii="Times New Roman" w:hAnsi="Times New Roman"/>
          <w:color w:val="000000"/>
          <w:w w:val="115"/>
          <w:sz w:val="21"/>
        </w:rPr>
        <w:t>in Appendix D.2. In doing so, Hummels (2007) implicitly assumes</w:t>
      </w:r>
      <w:ins w:id="820" w:author="David Quin" w:date="2018-12-05T16:09:00Z">
        <w:r w:rsidR="00C83DAD" w:rsidRPr="00B80A37">
          <w:rPr>
            <w:rFonts w:ascii="Times New Roman" w:hAnsi="Times New Roman"/>
            <w:color w:val="000000"/>
            <w:w w:val="115"/>
            <w:sz w:val="21"/>
          </w:rPr>
          <w:t xml:space="preserve"> </w:t>
        </w:r>
        <w:r w:rsidR="00C83DAD" w:rsidRPr="00B80A37">
          <w:rPr>
            <w:rFonts w:ascii="Times New Roman" w:hAnsi="Times New Roman"/>
            <w:color w:val="000000"/>
            <w:w w:val="115"/>
            <w:sz w:val="21"/>
            <w:highlight w:val="yellow"/>
            <w:rPrChange w:id="821" w:author="David Quin" w:date="2018-12-05T16:09:00Z">
              <w:rPr>
                <w:rFonts w:ascii="Times New Roman" w:hAnsi="Times New Roman"/>
                <w:color w:val="000000"/>
                <w:w w:val="115"/>
                <w:sz w:val="21"/>
              </w:rPr>
            </w:rPrChange>
          </w:rPr>
          <w:t>X</w:t>
        </w:r>
        <w:r w:rsidR="00C83DAD" w:rsidRPr="00B80A37">
          <w:rPr>
            <w:rFonts w:ascii="Times New Roman" w:hAnsi="Times New Roman"/>
            <w:color w:val="000000"/>
            <w:w w:val="115"/>
            <w:sz w:val="21"/>
          </w:rPr>
          <w:t xml:space="preserve"> </w:t>
        </w:r>
      </w:ins>
      <w:r w:rsidRPr="00B80A37">
        <w:rPr>
          <w:rFonts w:ascii="Times New Roman" w:hAnsi="Times New Roman"/>
          <w:color w:val="000000"/>
          <w:w w:val="115"/>
          <w:sz w:val="21"/>
        </w:rPr>
        <w:t xml:space="preserve"> constant across the triplet origin country origin/product/year. Put differently, this means that the share of additive costs in total costs does not vary across these dimensions.</w:t>
      </w:r>
    </w:p>
    <w:p w14:paraId="437C3256" w14:textId="77B254A1" w:rsidR="003A20D6" w:rsidRPr="00B80A37" w:rsidRDefault="002B38CB">
      <w:pPr>
        <w:spacing w:before="216" w:line="324" w:lineRule="auto"/>
        <w:ind w:right="72"/>
        <w:jc w:val="both"/>
        <w:rPr>
          <w:rFonts w:ascii="Times New Roman" w:hAnsi="Times New Roman"/>
          <w:b/>
          <w:color w:val="000000"/>
          <w:spacing w:val="9"/>
          <w:sz w:val="21"/>
        </w:rPr>
      </w:pPr>
      <w:r w:rsidRPr="00B80A37">
        <w:rPr>
          <w:rFonts w:ascii="Times New Roman" w:hAnsi="Times New Roman"/>
          <w:b/>
          <w:color w:val="000000"/>
          <w:spacing w:val="9"/>
          <w:sz w:val="21"/>
        </w:rPr>
        <w:t xml:space="preserve">Challenging the f3's constancy assumption </w:t>
      </w:r>
      <w:ins w:id="822" w:author="David Quin" w:date="2018-12-05T16:09:00Z">
        <w:r w:rsidR="00C83DAD" w:rsidRPr="00B80A37">
          <w:rPr>
            <w:rFonts w:ascii="Times New Roman" w:hAnsi="Times New Roman"/>
            <w:b/>
            <w:color w:val="000000"/>
            <w:spacing w:val="9"/>
            <w:sz w:val="21"/>
          </w:rPr>
          <w:t xml:space="preserve">– </w:t>
        </w:r>
      </w:ins>
      <w:r w:rsidRPr="00B80A37">
        <w:rPr>
          <w:rFonts w:ascii="Times New Roman" w:hAnsi="Times New Roman"/>
          <w:color w:val="000000"/>
          <w:spacing w:val="9"/>
          <w:w w:val="115"/>
          <w:sz w:val="21"/>
        </w:rPr>
        <w:t>As Figure 1 (based on the yearly esti</w:t>
      </w:r>
      <w:r w:rsidRPr="00B80A37">
        <w:rPr>
          <w:rFonts w:ascii="Times New Roman" w:hAnsi="Times New Roman"/>
          <w:color w:val="000000"/>
          <w:spacing w:val="9"/>
          <w:w w:val="115"/>
          <w:sz w:val="21"/>
        </w:rPr>
        <w:softHyphen/>
      </w:r>
      <w:r w:rsidRPr="00B80A37">
        <w:rPr>
          <w:rFonts w:ascii="Times New Roman" w:hAnsi="Times New Roman"/>
          <w:color w:val="000000"/>
          <w:w w:val="115"/>
          <w:sz w:val="21"/>
        </w:rPr>
        <w:t xml:space="preserve">mates of transport costs averaged over the country/sector dimension) suggests, the share </w:t>
      </w:r>
      <w:r w:rsidRPr="00B80A37">
        <w:rPr>
          <w:rFonts w:ascii="Times New Roman" w:hAnsi="Times New Roman"/>
          <w:color w:val="000000"/>
          <w:spacing w:val="-2"/>
          <w:w w:val="115"/>
          <w:sz w:val="21"/>
        </w:rPr>
        <w:t xml:space="preserve">of additive costs is rather varying over time, in both transport modes. We investigate this </w:t>
      </w:r>
      <w:r w:rsidRPr="00B80A37">
        <w:rPr>
          <w:rFonts w:ascii="Times New Roman" w:hAnsi="Times New Roman"/>
          <w:color w:val="000000"/>
          <w:spacing w:val="1"/>
          <w:w w:val="115"/>
          <w:sz w:val="21"/>
        </w:rPr>
        <w:t xml:space="preserve">point deeper by reporting the histogram of the distribution of the share of additive costs </w:t>
      </w:r>
      <w:r w:rsidRPr="00B80A37">
        <w:rPr>
          <w:rFonts w:ascii="Times New Roman" w:hAnsi="Times New Roman"/>
          <w:color w:val="000000"/>
          <w:w w:val="115"/>
          <w:sz w:val="21"/>
        </w:rPr>
        <w:t xml:space="preserve">in total costs. To do so, we start from Equation (2) with the trade costs measure on the left-hand side, from which we deduce the formulae to get the elasticity of transport costs </w:t>
      </w:r>
      <w:r w:rsidRPr="00B80A37">
        <w:rPr>
          <w:rFonts w:ascii="Times New Roman" w:hAnsi="Times New Roman"/>
          <w:color w:val="000000"/>
          <w:spacing w:val="-3"/>
          <w:w w:val="115"/>
          <w:sz w:val="21"/>
        </w:rPr>
        <w:t>to the export price, i.e. ,5</w:t>
      </w:r>
      <w:r w:rsidRPr="00B80A37">
        <w:rPr>
          <w:rFonts w:ascii="Times New Roman" w:hAnsi="Times New Roman"/>
          <w:color w:val="000000"/>
          <w:spacing w:val="-3"/>
          <w:w w:val="120"/>
          <w:sz w:val="21"/>
          <w:vertAlign w:val="superscript"/>
        </w:rPr>
        <w:t>1</w:t>
      </w:r>
      <w:r w:rsidRPr="00B80A37">
        <w:rPr>
          <w:rFonts w:ascii="Times New Roman" w:hAnsi="Times New Roman"/>
          <w:color w:val="000000"/>
          <w:spacing w:val="-3"/>
          <w:w w:val="115"/>
          <w:sz w:val="21"/>
        </w:rPr>
        <w:t>, according to:</w:t>
      </w:r>
    </w:p>
    <w:tbl>
      <w:tblPr>
        <w:tblW w:w="0" w:type="auto"/>
        <w:tblLayout w:type="fixed"/>
        <w:tblCellMar>
          <w:left w:w="0" w:type="dxa"/>
          <w:right w:w="0" w:type="dxa"/>
        </w:tblCellMar>
        <w:tblLook w:val="0000" w:firstRow="0" w:lastRow="0" w:firstColumn="0" w:lastColumn="0" w:noHBand="0" w:noVBand="0"/>
      </w:tblPr>
      <w:tblGrid>
        <w:gridCol w:w="3774"/>
        <w:gridCol w:w="4866"/>
      </w:tblGrid>
      <w:tr w:rsidR="003A20D6" w:rsidRPr="00B80A37" w14:paraId="7E3E5938" w14:textId="77777777">
        <w:trPr>
          <w:trHeight w:hRule="exact" w:val="1175"/>
        </w:trPr>
        <w:tc>
          <w:tcPr>
            <w:tcW w:w="3774" w:type="dxa"/>
            <w:tcBorders>
              <w:top w:val="none" w:sz="0" w:space="0" w:color="000000"/>
              <w:left w:val="none" w:sz="0" w:space="0" w:color="000000"/>
              <w:bottom w:val="none" w:sz="0" w:space="0" w:color="000000"/>
              <w:right w:val="none" w:sz="0" w:space="0" w:color="000000"/>
            </w:tcBorders>
          </w:tcPr>
          <w:p w14:paraId="0EA3DE9E" w14:textId="77777777" w:rsidR="003A20D6" w:rsidRPr="00B80A37" w:rsidRDefault="002B38CB">
            <w:pPr>
              <w:ind w:right="120"/>
              <w:jc w:val="right"/>
              <w:rPr>
                <w:rFonts w:ascii="Times New Roman" w:hAnsi="Times New Roman"/>
                <w:i/>
                <w:color w:val="000000"/>
                <w:spacing w:val="10"/>
                <w:sz w:val="19"/>
              </w:rPr>
            </w:pPr>
            <w:r w:rsidRPr="00B80A37">
              <w:rPr>
                <w:rFonts w:ascii="Times New Roman" w:hAnsi="Times New Roman"/>
                <w:i/>
                <w:color w:val="000000"/>
                <w:spacing w:val="10"/>
                <w:sz w:val="19"/>
              </w:rPr>
              <w:t>I3ikt =</w:t>
            </w:r>
          </w:p>
        </w:tc>
        <w:tc>
          <w:tcPr>
            <w:tcW w:w="4866" w:type="dxa"/>
            <w:tcBorders>
              <w:top w:val="none" w:sz="0" w:space="0" w:color="000000"/>
              <w:left w:val="none" w:sz="0" w:space="0" w:color="000000"/>
              <w:bottom w:val="none" w:sz="0" w:space="0" w:color="000000"/>
              <w:right w:val="none" w:sz="0" w:space="0" w:color="000000"/>
            </w:tcBorders>
          </w:tcPr>
          <w:p w14:paraId="3FA010EA" w14:textId="77777777" w:rsidR="003A20D6" w:rsidRPr="00B80A37" w:rsidRDefault="002B38CB">
            <w:pPr>
              <w:spacing w:line="272" w:lineRule="exact"/>
              <w:ind w:left="216" w:right="3528" w:hanging="108"/>
              <w:rPr>
                <w:rFonts w:ascii="Times New Roman" w:hAnsi="Times New Roman"/>
                <w:i/>
                <w:color w:val="000000"/>
                <w:spacing w:val="19"/>
                <w:sz w:val="18"/>
                <w:u w:val="single"/>
              </w:rPr>
            </w:pPr>
            <w:r w:rsidRPr="00B80A37">
              <w:rPr>
                <w:rFonts w:ascii="Times New Roman" w:hAnsi="Times New Roman"/>
                <w:i/>
                <w:color w:val="000000"/>
                <w:spacing w:val="19"/>
                <w:sz w:val="18"/>
                <w:u w:val="single"/>
              </w:rPr>
              <w:t xml:space="preserve">aT Cikt Pikt  </w:t>
            </w:r>
            <w:r w:rsidRPr="00B80A37">
              <w:rPr>
                <w:rFonts w:ascii="Verdana" w:hAnsi="Verdana"/>
                <w:i/>
                <w:color w:val="000000"/>
                <w:spacing w:val="6"/>
                <w:sz w:val="16"/>
              </w:rPr>
              <w:t>api</w:t>
            </w:r>
            <w:r w:rsidRPr="00B80A37">
              <w:rPr>
                <w:rFonts w:ascii="Arial" w:hAnsi="Arial"/>
                <w:i/>
                <w:color w:val="000000"/>
                <w:spacing w:val="16"/>
                <w:sz w:val="15"/>
              </w:rPr>
              <w:t>k</w:t>
            </w:r>
            <w:r w:rsidRPr="00B80A37">
              <w:rPr>
                <w:rFonts w:ascii="Verdana" w:hAnsi="Verdana"/>
                <w:i/>
                <w:color w:val="000000"/>
                <w:spacing w:val="16"/>
                <w:w w:val="110"/>
                <w:sz w:val="14"/>
              </w:rPr>
              <w:t xml:space="preserve">t </w:t>
            </w:r>
            <w:r w:rsidRPr="00B80A37">
              <w:rPr>
                <w:rFonts w:ascii="Times New Roman" w:hAnsi="Times New Roman"/>
                <w:i/>
                <w:color w:val="000000"/>
                <w:spacing w:val="16"/>
                <w:sz w:val="19"/>
              </w:rPr>
              <w:t>T Cikt</w:t>
            </w:r>
          </w:p>
          <w:p w14:paraId="7AB5BFB7" w14:textId="77777777" w:rsidR="003A20D6" w:rsidRPr="00B80A37" w:rsidRDefault="002B38CB">
            <w:pPr>
              <w:spacing w:line="310" w:lineRule="exact"/>
              <w:ind w:right="2985"/>
              <w:jc w:val="right"/>
              <w:rPr>
                <w:rFonts w:ascii="Times New Roman" w:hAnsi="Times New Roman"/>
                <w:i/>
                <w:color w:val="000000"/>
                <w:spacing w:val="42"/>
                <w:sz w:val="18"/>
                <w:u w:val="single"/>
              </w:rPr>
            </w:pPr>
            <w:r w:rsidRPr="00B80A37">
              <w:rPr>
                <w:rFonts w:ascii="Times New Roman" w:hAnsi="Times New Roman"/>
                <w:i/>
                <w:color w:val="000000"/>
                <w:spacing w:val="42"/>
                <w:sz w:val="18"/>
                <w:u w:val="single"/>
              </w:rPr>
              <w:t xml:space="preserve">iikt /pikt </w:t>
            </w:r>
          </w:p>
          <w:p w14:paraId="2988C019" w14:textId="77777777" w:rsidR="003A20D6" w:rsidRPr="00B80A37" w:rsidRDefault="002B38CB">
            <w:pPr>
              <w:spacing w:line="307" w:lineRule="auto"/>
              <w:ind w:right="2985"/>
              <w:jc w:val="right"/>
              <w:rPr>
                <w:rFonts w:ascii="Times New Roman" w:hAnsi="Times New Roman"/>
                <w:i/>
                <w:color w:val="000000"/>
                <w:spacing w:val="30"/>
                <w:sz w:val="19"/>
              </w:rPr>
            </w:pPr>
            <w:r w:rsidRPr="00B80A37">
              <w:rPr>
                <w:rFonts w:ascii="Times New Roman" w:hAnsi="Times New Roman"/>
                <w:i/>
                <w:color w:val="000000"/>
                <w:spacing w:val="30"/>
                <w:sz w:val="19"/>
              </w:rPr>
              <w:t xml:space="preserve">tikt fiat Tikt - </w:t>
            </w:r>
            <w:r w:rsidRPr="00B80A37">
              <w:rPr>
                <w:rFonts w:ascii="Times New Roman" w:hAnsi="Times New Roman"/>
                <w:i/>
                <w:color w:val="000000"/>
                <w:spacing w:val="30"/>
                <w:w w:val="105"/>
                <w:sz w:val="19"/>
                <w:vertAlign w:val="superscript"/>
              </w:rPr>
              <w:t>1'</w:t>
            </w:r>
          </w:p>
        </w:tc>
      </w:tr>
    </w:tbl>
    <w:p w14:paraId="38F1A6E4" w14:textId="77777777" w:rsidR="003A20D6" w:rsidRPr="00B80A37" w:rsidRDefault="003A20D6">
      <w:pPr>
        <w:spacing w:after="232" w:line="20" w:lineRule="exact"/>
      </w:pPr>
    </w:p>
    <w:p w14:paraId="299C41E3" w14:textId="609B95F5" w:rsidR="003A20D6" w:rsidRPr="00B80A37" w:rsidRDefault="002B38CB">
      <w:pPr>
        <w:spacing w:line="310" w:lineRule="exact"/>
        <w:ind w:right="72"/>
        <w:jc w:val="both"/>
        <w:rPr>
          <w:rFonts w:ascii="Times New Roman" w:hAnsi="Times New Roman"/>
          <w:color w:val="000000"/>
          <w:w w:val="115"/>
          <w:sz w:val="21"/>
        </w:rPr>
      </w:pPr>
      <w:r w:rsidRPr="00B80A37">
        <w:rPr>
          <w:rFonts w:ascii="Times New Roman" w:hAnsi="Times New Roman"/>
          <w:color w:val="000000"/>
          <w:w w:val="115"/>
          <w:sz w:val="21"/>
        </w:rPr>
        <w:t>making use of our first-stage estimates for both the additive and the ad-valorem com</w:t>
      </w:r>
      <w:r w:rsidRPr="00B80A37">
        <w:rPr>
          <w:rFonts w:ascii="Times New Roman" w:hAnsi="Times New Roman"/>
          <w:color w:val="000000"/>
          <w:w w:val="115"/>
          <w:sz w:val="21"/>
        </w:rPr>
        <w:softHyphen/>
      </w:r>
      <w:r w:rsidRPr="00B80A37">
        <w:rPr>
          <w:rFonts w:ascii="Times New Roman" w:hAnsi="Times New Roman"/>
          <w:color w:val="000000"/>
          <w:spacing w:val="1"/>
          <w:w w:val="115"/>
          <w:sz w:val="21"/>
        </w:rPr>
        <w:t>ponents (i</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k</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and 'l</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l</w:t>
      </w:r>
      <w:r w:rsidRPr="00B80A37">
        <w:rPr>
          <w:rFonts w:ascii="Times New Roman" w:hAnsi="Times New Roman"/>
          <w:color w:val="000000"/>
          <w:spacing w:val="1"/>
          <w:sz w:val="21"/>
          <w:vertAlign w:val="subscript"/>
        </w:rPr>
        <w:t>a</w:t>
      </w:r>
      <w:r w:rsidRPr="00B80A37">
        <w:rPr>
          <w:rFonts w:ascii="Times New Roman" w:hAnsi="Times New Roman"/>
          <w:color w:val="000000"/>
          <w:spacing w:val="1"/>
          <w:w w:val="115"/>
          <w:sz w:val="21"/>
        </w:rPr>
        <w:t xml:space="preserve">). We can </w:t>
      </w:r>
      <w:del w:id="823" w:author="David Quin" w:date="2018-12-05T16:10:00Z">
        <w:r w:rsidRPr="00B80A37" w:rsidDel="00C83DAD">
          <w:rPr>
            <w:rFonts w:ascii="Times New Roman" w:hAnsi="Times New Roman"/>
            <w:color w:val="000000"/>
            <w:spacing w:val="1"/>
            <w:w w:val="115"/>
            <w:sz w:val="21"/>
          </w:rPr>
          <w:delText xml:space="preserve">henceforth </w:delText>
        </w:r>
      </w:del>
      <w:ins w:id="824" w:author="David Quin" w:date="2018-12-05T16:10:00Z">
        <w:r w:rsidR="00C83DAD" w:rsidRPr="00B80A37">
          <w:rPr>
            <w:rFonts w:ascii="Times New Roman" w:hAnsi="Times New Roman"/>
            <w:color w:val="000000"/>
            <w:spacing w:val="1"/>
            <w:w w:val="115"/>
            <w:sz w:val="21"/>
          </w:rPr>
          <w:t xml:space="preserve">then </w:t>
        </w:r>
      </w:ins>
      <w:r w:rsidRPr="00B80A37">
        <w:rPr>
          <w:rFonts w:ascii="Times New Roman" w:hAnsi="Times New Roman"/>
          <w:color w:val="000000"/>
          <w:spacing w:val="1"/>
          <w:w w:val="115"/>
          <w:sz w:val="21"/>
        </w:rPr>
        <w:t xml:space="preserve">rebuild the value of the elasticity on a per </w:t>
      </w:r>
      <w:r w:rsidRPr="00B80A37">
        <w:rPr>
          <w:rFonts w:ascii="Times New Roman" w:hAnsi="Times New Roman"/>
          <w:color w:val="000000"/>
          <w:w w:val="115"/>
          <w:sz w:val="21"/>
        </w:rPr>
        <w:t>product-year-country basis. The histogram of the distribution of the estimated f3</w:t>
      </w:r>
      <w:r w:rsidRPr="00B80A37">
        <w:rPr>
          <w:rFonts w:ascii="Times New Roman" w:hAnsi="Times New Roman"/>
          <w:color w:val="000000"/>
          <w:sz w:val="21"/>
          <w:vertAlign w:val="subscript"/>
        </w:rPr>
        <w:t>i</w:t>
      </w:r>
      <w:r w:rsidRPr="00B80A37">
        <w:rPr>
          <w:rFonts w:ascii="Times New Roman" w:hAnsi="Times New Roman"/>
          <w:color w:val="000000"/>
          <w:w w:val="115"/>
          <w:sz w:val="21"/>
        </w:rPr>
        <w:t>k</w:t>
      </w:r>
      <w:r w:rsidRPr="00B80A37">
        <w:rPr>
          <w:rFonts w:ascii="Times New Roman" w:hAnsi="Times New Roman"/>
          <w:color w:val="000000"/>
          <w:sz w:val="21"/>
          <w:vertAlign w:val="subscript"/>
        </w:rPr>
        <w:t>t</w:t>
      </w:r>
      <w:r w:rsidRPr="00B80A37">
        <w:rPr>
          <w:rFonts w:ascii="Times New Roman" w:hAnsi="Times New Roman"/>
          <w:color w:val="000000"/>
          <w:w w:val="115"/>
          <w:sz w:val="21"/>
        </w:rPr>
        <w:t xml:space="preserve"> is </w:t>
      </w:r>
      <w:r w:rsidRPr="00B80A37">
        <w:rPr>
          <w:rFonts w:ascii="Times New Roman" w:hAnsi="Times New Roman"/>
          <w:color w:val="000000"/>
          <w:spacing w:val="1"/>
          <w:w w:val="115"/>
          <w:sz w:val="21"/>
        </w:rPr>
        <w:t>reported in Figure 3, in panels (a) and (b) for air and maritime transport respectively.</w:t>
      </w:r>
    </w:p>
    <w:p w14:paraId="6833CA2C" w14:textId="4FA517E6" w:rsidR="00226B7F" w:rsidRPr="00B80A37" w:rsidRDefault="002B38CB" w:rsidP="00226B7F">
      <w:pPr>
        <w:spacing w:before="36" w:line="309" w:lineRule="exact"/>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As displayed in Figure 3, for both transport modes the distribution of f3</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k</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over the </w:t>
      </w:r>
      <w:r w:rsidRPr="00B80A37">
        <w:rPr>
          <w:rFonts w:ascii="Times New Roman" w:hAnsi="Times New Roman"/>
          <w:color w:val="000000"/>
          <w:w w:val="115"/>
          <w:sz w:val="21"/>
        </w:rPr>
        <w:t xml:space="preserve">triplet (year, product, origin country) is smoothly distributed over the interval [0, 1], with </w:t>
      </w:r>
      <w:r w:rsidRPr="00B80A37">
        <w:rPr>
          <w:rFonts w:ascii="Times New Roman" w:hAnsi="Times New Roman"/>
          <w:color w:val="000000"/>
          <w:w w:val="115"/>
          <w:sz w:val="21"/>
        </w:rPr>
        <w:lastRenderedPageBreak/>
        <w:t xml:space="preserve">a mode of the distribution standing around 0.3-0.4 depending </w:t>
      </w:r>
      <w:del w:id="825" w:author="David Quin" w:date="2018-12-05T16:10:00Z">
        <w:r w:rsidRPr="00B80A37" w:rsidDel="00C83DAD">
          <w:rPr>
            <w:rFonts w:ascii="Times New Roman" w:hAnsi="Times New Roman"/>
            <w:color w:val="000000"/>
            <w:w w:val="115"/>
            <w:sz w:val="21"/>
          </w:rPr>
          <w:delText xml:space="preserve">of </w:delText>
        </w:r>
      </w:del>
      <w:ins w:id="826" w:author="David Quin" w:date="2018-12-05T16:10:00Z">
        <w:r w:rsidR="00C83DAD" w:rsidRPr="00B80A37">
          <w:rPr>
            <w:rFonts w:ascii="Times New Roman" w:hAnsi="Times New Roman"/>
            <w:color w:val="000000"/>
            <w:w w:val="115"/>
            <w:sz w:val="21"/>
          </w:rPr>
          <w:t xml:space="preserve">on </w:t>
        </w:r>
      </w:ins>
      <w:r w:rsidRPr="00B80A37">
        <w:rPr>
          <w:rFonts w:ascii="Times New Roman" w:hAnsi="Times New Roman"/>
          <w:color w:val="000000"/>
          <w:w w:val="115"/>
          <w:sz w:val="21"/>
        </w:rPr>
        <w:t xml:space="preserve">the transport mode, </w:t>
      </w:r>
      <w:r w:rsidRPr="00B80A37">
        <w:rPr>
          <w:rFonts w:ascii="Times New Roman" w:hAnsi="Times New Roman"/>
          <w:color w:val="000000"/>
          <w:spacing w:val="-1"/>
          <w:w w:val="115"/>
          <w:sz w:val="21"/>
        </w:rPr>
        <w:t>consistently with our previous findings. This stands in sharp contrast with the assumption</w:t>
      </w:r>
      <w:r w:rsidR="00226B7F" w:rsidRPr="00B80A37">
        <w:rPr>
          <w:rFonts w:ascii="Times New Roman" w:hAnsi="Times New Roman"/>
          <w:color w:val="000000"/>
          <w:spacing w:val="-1"/>
          <w:w w:val="115"/>
          <w:sz w:val="21"/>
        </w:rPr>
        <w:t xml:space="preserve"> </w:t>
      </w:r>
    </w:p>
    <w:p w14:paraId="407A491C" w14:textId="77777777" w:rsidR="00226B7F" w:rsidRPr="00B80A37" w:rsidRDefault="00226B7F" w:rsidP="00226B7F">
      <w:pPr>
        <w:spacing w:before="36" w:line="309" w:lineRule="exact"/>
        <w:ind w:right="72" w:firstLine="360"/>
        <w:jc w:val="both"/>
        <w:rPr>
          <w:rFonts w:ascii="Times New Roman" w:hAnsi="Times New Roman"/>
          <w:color w:val="000000"/>
          <w:spacing w:val="-1"/>
          <w:w w:val="115"/>
          <w:sz w:val="21"/>
        </w:rPr>
      </w:pPr>
    </w:p>
    <w:p w14:paraId="645A26A5" w14:textId="4B0B4F17" w:rsidR="003A20D6" w:rsidRPr="00B80A37" w:rsidRDefault="002B38CB" w:rsidP="00226B7F">
      <w:pPr>
        <w:spacing w:before="36" w:line="309" w:lineRule="exact"/>
        <w:ind w:right="72" w:firstLine="360"/>
        <w:jc w:val="center"/>
        <w:rPr>
          <w:rFonts w:ascii="Times New Roman" w:hAnsi="Times New Roman"/>
          <w:color w:val="000000"/>
          <w:spacing w:val="-1"/>
          <w:w w:val="115"/>
          <w:sz w:val="21"/>
        </w:rPr>
      </w:pPr>
      <w:r w:rsidRPr="00B80A37">
        <w:rPr>
          <w:rFonts w:ascii="Times New Roman" w:hAnsi="Times New Roman"/>
          <w:color w:val="000000"/>
          <w:spacing w:val="-1"/>
          <w:w w:val="115"/>
          <w:sz w:val="21"/>
        </w:rPr>
        <w:t>Figure 3: Share of additive costs in total costs: Histogram</w:t>
      </w:r>
    </w:p>
    <w:p w14:paraId="0BE60C29" w14:textId="072914A7"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r w:rsidRPr="00B80A37">
        <w:rPr>
          <w:noProof/>
        </w:rPr>
        <w:drawing>
          <wp:anchor distT="0" distB="0" distL="114300" distR="114300" simplePos="0" relativeHeight="251981312" behindDoc="1" locked="0" layoutInCell="1" allowOverlap="1" wp14:anchorId="6C4CB0CE" wp14:editId="43020194">
            <wp:simplePos x="0" y="0"/>
            <wp:positionH relativeFrom="column">
              <wp:posOffset>0</wp:posOffset>
            </wp:positionH>
            <wp:positionV relativeFrom="paragraph">
              <wp:posOffset>78740</wp:posOffset>
            </wp:positionV>
            <wp:extent cx="5525770" cy="2299970"/>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770" cy="2299970"/>
                    </a:xfrm>
                    <a:prstGeom prst="rect">
                      <a:avLst/>
                    </a:prstGeom>
                  </pic:spPr>
                </pic:pic>
              </a:graphicData>
            </a:graphic>
            <wp14:sizeRelH relativeFrom="margin">
              <wp14:pctWidth>0</wp14:pctWidth>
            </wp14:sizeRelH>
            <wp14:sizeRelV relativeFrom="margin">
              <wp14:pctHeight>0</wp14:pctHeight>
            </wp14:sizeRelV>
          </wp:anchor>
        </w:drawing>
      </w:r>
    </w:p>
    <w:p w14:paraId="41EC86A7" w14:textId="26C8F9EF"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p>
    <w:p w14:paraId="45E37F72" w14:textId="00AD7A51"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p>
    <w:p w14:paraId="5B271C5C" w14:textId="58420C5E" w:rsidR="00226B7F" w:rsidRPr="00B80A37" w:rsidRDefault="00226B7F"/>
    <w:p w14:paraId="78E1476A" w14:textId="217012D8" w:rsidR="00226B7F" w:rsidRPr="00B80A37" w:rsidRDefault="00226B7F"/>
    <w:p w14:paraId="638F9BA5" w14:textId="1752E51B" w:rsidR="00226B7F" w:rsidRPr="00B80A37" w:rsidRDefault="00226B7F"/>
    <w:p w14:paraId="622C0051" w14:textId="4D151684" w:rsidR="00226B7F" w:rsidRPr="00B80A37" w:rsidRDefault="00226B7F"/>
    <w:p w14:paraId="3D0D9FCB" w14:textId="281F9B71" w:rsidR="00226B7F" w:rsidRPr="00B80A37" w:rsidRDefault="00226B7F"/>
    <w:p w14:paraId="5F9AF63F" w14:textId="56E5B191" w:rsidR="00226B7F" w:rsidRPr="00B80A37" w:rsidRDefault="00226B7F"/>
    <w:p w14:paraId="44D9E9FB" w14:textId="76F22802" w:rsidR="00226B7F" w:rsidRPr="00B80A37" w:rsidRDefault="00226B7F"/>
    <w:p w14:paraId="42F5CF29" w14:textId="62EB947B" w:rsidR="00226B7F" w:rsidRPr="00B80A37" w:rsidRDefault="00226B7F"/>
    <w:p w14:paraId="02AC0D0D" w14:textId="1D7D6173" w:rsidR="00226B7F" w:rsidRPr="00B80A37" w:rsidRDefault="00226B7F"/>
    <w:p w14:paraId="6E103552" w14:textId="7EDA72A3" w:rsidR="00226B7F" w:rsidRPr="00B80A37" w:rsidRDefault="00226B7F"/>
    <w:p w14:paraId="1D6CCE21" w14:textId="4F318438" w:rsidR="00226B7F" w:rsidRPr="00B80A37" w:rsidRDefault="00226B7F"/>
    <w:p w14:paraId="4AA41C2F" w14:textId="77777777" w:rsidR="003A20D6" w:rsidRPr="00B80A37" w:rsidRDefault="002B38CB" w:rsidP="00226B7F">
      <w:pPr>
        <w:spacing w:after="684"/>
        <w:rPr>
          <w:rFonts w:ascii="Times New Roman" w:hAnsi="Times New Roman"/>
          <w:color w:val="000000"/>
          <w:spacing w:val="11"/>
          <w:sz w:val="17"/>
        </w:rPr>
      </w:pPr>
      <w:r w:rsidRPr="00B80A37">
        <w:rPr>
          <w:rFonts w:ascii="Times New Roman" w:hAnsi="Times New Roman"/>
          <w:color w:val="000000"/>
          <w:spacing w:val="11"/>
          <w:sz w:val="17"/>
        </w:rPr>
        <w:t xml:space="preserve">Notes: Distribution of </w:t>
      </w:r>
      <w:r w:rsidRPr="00B80A37">
        <w:rPr>
          <w:rFonts w:ascii="Times New Roman" w:hAnsi="Times New Roman"/>
          <w:color w:val="000000"/>
          <w:spacing w:val="11"/>
          <w:sz w:val="17"/>
          <w:vertAlign w:val="subscript"/>
        </w:rPr>
        <w:t>/3ikt</w:t>
      </w:r>
      <w:r w:rsidRPr="00B80A37">
        <w:rPr>
          <w:rFonts w:ascii="Times New Roman" w:hAnsi="Times New Roman"/>
          <w:color w:val="000000"/>
          <w:spacing w:val="11"/>
          <w:sz w:val="17"/>
        </w:rPr>
        <w:t xml:space="preserve"> over the triplet (</w:t>
      </w:r>
      <w:proofErr w:type="spellStart"/>
      <w:r w:rsidRPr="00B80A37">
        <w:rPr>
          <w:rFonts w:ascii="Times New Roman" w:hAnsi="Times New Roman"/>
          <w:color w:val="000000"/>
          <w:spacing w:val="11"/>
          <w:sz w:val="17"/>
        </w:rPr>
        <w:t>year,product,country</w:t>
      </w:r>
      <w:proofErr w:type="spellEnd"/>
      <w:r w:rsidRPr="00B80A37">
        <w:rPr>
          <w:rFonts w:ascii="Times New Roman" w:hAnsi="Times New Roman"/>
          <w:color w:val="000000"/>
          <w:spacing w:val="11"/>
          <w:sz w:val="17"/>
        </w:rPr>
        <w:t>), weighted by share of yearly value of flow.</w:t>
      </w:r>
    </w:p>
    <w:p w14:paraId="14DA2466" w14:textId="16D1334F" w:rsidR="003A20D6" w:rsidRPr="00B80A37" w:rsidRDefault="002B38CB">
      <w:pPr>
        <w:spacing w:line="324" w:lineRule="auto"/>
        <w:ind w:right="288"/>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made by Hummels and Skiba (2004) or Hummels (2007), which would </w:t>
      </w:r>
      <w:del w:id="827" w:author="David Quin" w:date="2018-12-05T16:11:00Z">
        <w:r w:rsidRPr="00B80A37" w:rsidDel="00C83DAD">
          <w:rPr>
            <w:rFonts w:ascii="Times New Roman" w:hAnsi="Times New Roman"/>
            <w:color w:val="000000"/>
            <w:spacing w:val="-3"/>
            <w:w w:val="115"/>
            <w:sz w:val="21"/>
          </w:rPr>
          <w:delText xml:space="preserve">rather </w:delText>
        </w:r>
      </w:del>
      <w:r w:rsidRPr="00B80A37">
        <w:rPr>
          <w:rFonts w:ascii="Times New Roman" w:hAnsi="Times New Roman"/>
          <w:color w:val="000000"/>
          <w:spacing w:val="-3"/>
          <w:w w:val="115"/>
          <w:sz w:val="21"/>
        </w:rPr>
        <w:t xml:space="preserve">imply a </w:t>
      </w:r>
      <w:r w:rsidRPr="00B80A37">
        <w:rPr>
          <w:rFonts w:ascii="Times New Roman" w:hAnsi="Times New Roman"/>
          <w:color w:val="000000"/>
          <w:w w:val="115"/>
          <w:sz w:val="21"/>
        </w:rPr>
        <w:t xml:space="preserve">distribution concentrated on a single point. Rather, this suggests that the elasticity of </w:t>
      </w:r>
      <w:r w:rsidRPr="00B80A37">
        <w:rPr>
          <w:rFonts w:ascii="Times New Roman" w:hAnsi="Times New Roman"/>
          <w:color w:val="000000"/>
          <w:spacing w:val="1"/>
          <w:w w:val="115"/>
          <w:sz w:val="21"/>
        </w:rPr>
        <w:t xml:space="preserve">transport costs to the export price, or equivalently the share of additive costs in total </w:t>
      </w:r>
      <w:r w:rsidRPr="00B80A37">
        <w:rPr>
          <w:rFonts w:ascii="Times New Roman" w:hAnsi="Times New Roman"/>
          <w:color w:val="000000"/>
          <w:spacing w:val="2"/>
          <w:w w:val="115"/>
          <w:sz w:val="21"/>
        </w:rPr>
        <w:t>costs, is varying across time, product and country partner.</w:t>
      </w:r>
      <w:r w:rsidR="000940B1" w:rsidRPr="00B80A37">
        <w:rPr>
          <w:rStyle w:val="FootnoteReference"/>
          <w:rFonts w:ascii="Times New Roman" w:hAnsi="Times New Roman"/>
          <w:color w:val="000000"/>
          <w:spacing w:val="2"/>
          <w:w w:val="115"/>
          <w:sz w:val="21"/>
        </w:rPr>
        <w:footnoteReference w:id="22"/>
      </w:r>
      <w:r w:rsidRPr="00B80A37">
        <w:rPr>
          <w:rFonts w:ascii="Times New Roman" w:hAnsi="Times New Roman"/>
          <w:color w:val="000000"/>
          <w:spacing w:val="2"/>
          <w:w w:val="115"/>
          <w:sz w:val="21"/>
        </w:rPr>
        <w:t xml:space="preserve"> In the next section, we </w:t>
      </w:r>
      <w:r w:rsidRPr="00B80A37">
        <w:rPr>
          <w:rFonts w:ascii="Times New Roman" w:hAnsi="Times New Roman"/>
          <w:color w:val="000000"/>
          <w:spacing w:val="-4"/>
          <w:w w:val="115"/>
          <w:sz w:val="21"/>
        </w:rPr>
        <w:t xml:space="preserve">shed light on the role of this result in the analysis of the underlying sources of the overall </w:t>
      </w:r>
      <w:r w:rsidRPr="00B80A37">
        <w:rPr>
          <w:rFonts w:ascii="Times New Roman" w:hAnsi="Times New Roman"/>
          <w:color w:val="000000"/>
          <w:spacing w:val="-2"/>
          <w:w w:val="115"/>
          <w:sz w:val="21"/>
        </w:rPr>
        <w:t>transport costs trend patterns, between trade composition effects and pure transport costs.</w:t>
      </w:r>
    </w:p>
    <w:p w14:paraId="0FB3110F" w14:textId="77777777" w:rsidR="003A20D6" w:rsidRPr="00B80A37" w:rsidRDefault="002B38CB">
      <w:pPr>
        <w:spacing w:before="324" w:line="206" w:lineRule="auto"/>
        <w:rPr>
          <w:rFonts w:ascii="Times New Roman" w:hAnsi="Times New Roman"/>
          <w:b/>
          <w:color w:val="000000"/>
          <w:spacing w:val="19"/>
          <w:sz w:val="23"/>
        </w:rPr>
      </w:pPr>
      <w:r w:rsidRPr="00B80A37">
        <w:rPr>
          <w:rFonts w:ascii="Times New Roman" w:hAnsi="Times New Roman"/>
          <w:b/>
          <w:color w:val="000000"/>
          <w:spacing w:val="19"/>
          <w:sz w:val="23"/>
        </w:rPr>
        <w:t>3.2 Empirical specification</w:t>
      </w:r>
    </w:p>
    <w:p w14:paraId="63A2222C" w14:textId="58DC55A8" w:rsidR="003A20D6" w:rsidRPr="00B80A37" w:rsidRDefault="002B38CB">
      <w:pPr>
        <w:spacing w:before="252" w:line="324" w:lineRule="auto"/>
        <w:ind w:right="288"/>
        <w:jc w:val="both"/>
        <w:rPr>
          <w:rFonts w:ascii="Times New Roman" w:hAnsi="Times New Roman"/>
          <w:color w:val="000000"/>
          <w:w w:val="115"/>
          <w:sz w:val="21"/>
        </w:rPr>
      </w:pPr>
      <w:r w:rsidRPr="00B80A37">
        <w:rPr>
          <w:rFonts w:ascii="Times New Roman" w:hAnsi="Times New Roman"/>
          <w:color w:val="000000"/>
          <w:w w:val="115"/>
          <w:sz w:val="21"/>
        </w:rPr>
        <w:t xml:space="preserve">Based on the above results, we provide a decomposition of the transport costs trends </w:t>
      </w:r>
      <w:r w:rsidRPr="00B80A37">
        <w:rPr>
          <w:rFonts w:ascii="Times New Roman" w:hAnsi="Times New Roman"/>
          <w:color w:val="000000"/>
          <w:spacing w:val="-1"/>
          <w:w w:val="115"/>
          <w:sz w:val="21"/>
        </w:rPr>
        <w:t xml:space="preserve">between the trade composition effects and the "pure" transport costs time trends, </w:t>
      </w:r>
      <w:del w:id="831" w:author="David Quin" w:date="2018-12-05T16:12:00Z">
        <w:r w:rsidRPr="00B80A37" w:rsidDel="006B1F36">
          <w:rPr>
            <w:rFonts w:ascii="Times New Roman" w:hAnsi="Times New Roman"/>
            <w:color w:val="000000"/>
            <w:spacing w:val="-1"/>
            <w:w w:val="115"/>
            <w:sz w:val="21"/>
          </w:rPr>
          <w:delText xml:space="preserve">that </w:delText>
        </w:r>
      </w:del>
      <w:ins w:id="832" w:author="David Quin" w:date="2018-12-05T16:12:00Z">
        <w:r w:rsidR="006B1F36" w:rsidRPr="00B80A37">
          <w:rPr>
            <w:rFonts w:ascii="Times New Roman" w:hAnsi="Times New Roman"/>
            <w:color w:val="000000"/>
            <w:spacing w:val="-1"/>
            <w:w w:val="115"/>
            <w:sz w:val="21"/>
          </w:rPr>
          <w:t xml:space="preserve">which </w:t>
        </w:r>
      </w:ins>
      <w:r w:rsidRPr="00B80A37">
        <w:rPr>
          <w:rFonts w:ascii="Times New Roman" w:hAnsi="Times New Roman"/>
          <w:color w:val="000000"/>
          <w:spacing w:val="-3"/>
          <w:w w:val="115"/>
          <w:sz w:val="21"/>
        </w:rPr>
        <w:t xml:space="preserve">explicitly takes into account the varying share of additive costs over time, country partner </w:t>
      </w:r>
      <w:r w:rsidRPr="00B80A37">
        <w:rPr>
          <w:rFonts w:ascii="Times New Roman" w:hAnsi="Times New Roman"/>
          <w:color w:val="000000"/>
          <w:spacing w:val="-5"/>
          <w:w w:val="115"/>
          <w:sz w:val="21"/>
        </w:rPr>
        <w:t>and product.</w:t>
      </w:r>
      <w:r w:rsidR="000940B1" w:rsidRPr="00B80A37">
        <w:rPr>
          <w:rStyle w:val="FootnoteReference"/>
          <w:rFonts w:ascii="Times New Roman" w:hAnsi="Times New Roman"/>
          <w:color w:val="000000"/>
          <w:spacing w:val="-5"/>
          <w:w w:val="115"/>
          <w:sz w:val="21"/>
        </w:rPr>
        <w:footnoteReference w:id="23"/>
      </w:r>
      <w:r w:rsidRPr="00B80A37">
        <w:rPr>
          <w:rFonts w:ascii="Times New Roman" w:hAnsi="Times New Roman"/>
          <w:color w:val="000000"/>
          <w:spacing w:val="-5"/>
          <w:w w:val="115"/>
          <w:sz w:val="21"/>
        </w:rPr>
        <w:t xml:space="preserve"> An important contribution of the paper is to show the crucial role of this </w:t>
      </w:r>
      <w:r w:rsidRPr="00B80A37">
        <w:rPr>
          <w:rFonts w:ascii="Times New Roman" w:hAnsi="Times New Roman"/>
          <w:color w:val="000000"/>
          <w:spacing w:val="-1"/>
          <w:w w:val="115"/>
          <w:sz w:val="21"/>
        </w:rPr>
        <w:t xml:space="preserve">(empirically relevant) assumption, as it notably modifies the conclusions relative to the </w:t>
      </w:r>
      <w:r w:rsidRPr="00B80A37">
        <w:rPr>
          <w:rFonts w:ascii="Times New Roman" w:hAnsi="Times New Roman"/>
          <w:color w:val="000000"/>
          <w:spacing w:val="-2"/>
          <w:w w:val="115"/>
          <w:sz w:val="21"/>
        </w:rPr>
        <w:t xml:space="preserve">role of trade composition effects. We start with the presentation </w:t>
      </w:r>
      <w:ins w:id="833" w:author="David Quin" w:date="2018-12-05T16:12:00Z">
        <w:r w:rsidR="007E387F" w:rsidRPr="00B80A37">
          <w:rPr>
            <w:rFonts w:ascii="Times New Roman" w:hAnsi="Times New Roman"/>
            <w:color w:val="000000"/>
            <w:spacing w:val="-2"/>
            <w:w w:val="115"/>
            <w:sz w:val="21"/>
          </w:rPr>
          <w:t xml:space="preserve">of </w:t>
        </w:r>
      </w:ins>
      <w:r w:rsidRPr="00B80A37">
        <w:rPr>
          <w:rFonts w:ascii="Times New Roman" w:hAnsi="Times New Roman"/>
          <w:color w:val="000000"/>
          <w:spacing w:val="-2"/>
          <w:w w:val="115"/>
          <w:sz w:val="21"/>
        </w:rPr>
        <w:t>our estimation strategy</w:t>
      </w:r>
      <w:ins w:id="834" w:author="David Quin" w:date="2018-12-05T16:12:00Z">
        <w:r w:rsidR="007E387F" w:rsidRPr="00B80A37">
          <w:rPr>
            <w:rFonts w:ascii="Times New Roman" w:hAnsi="Times New Roman"/>
            <w:color w:val="000000"/>
            <w:spacing w:val="-2"/>
            <w:w w:val="115"/>
            <w:sz w:val="21"/>
          </w:rPr>
          <w:t>,</w:t>
        </w:r>
      </w:ins>
      <w:r w:rsidRPr="00B80A37">
        <w:rPr>
          <w:rFonts w:ascii="Times New Roman" w:hAnsi="Times New Roman"/>
          <w:color w:val="000000"/>
          <w:spacing w:val="-2"/>
          <w:w w:val="115"/>
          <w:sz w:val="21"/>
        </w:rPr>
        <w:t xml:space="preserve"> before turning to the results.</w:t>
      </w:r>
    </w:p>
    <w:p w14:paraId="5E05D4E3" w14:textId="77777777" w:rsidR="003A20D6" w:rsidRPr="00B80A37" w:rsidRDefault="002B38CB">
      <w:pPr>
        <w:spacing w:before="396" w:line="208" w:lineRule="auto"/>
        <w:rPr>
          <w:rFonts w:ascii="Times New Roman" w:hAnsi="Times New Roman"/>
          <w:b/>
          <w:color w:val="000000"/>
          <w:spacing w:val="23"/>
          <w:sz w:val="21"/>
        </w:rPr>
      </w:pPr>
      <w:r w:rsidRPr="00B80A37">
        <w:rPr>
          <w:rFonts w:ascii="Times New Roman" w:hAnsi="Times New Roman"/>
          <w:b/>
          <w:color w:val="000000"/>
          <w:spacing w:val="23"/>
          <w:sz w:val="21"/>
        </w:rPr>
        <w:t>3.2.1 Estimation strategy</w:t>
      </w:r>
    </w:p>
    <w:p w14:paraId="7F283B05" w14:textId="6349E636" w:rsidR="003A20D6" w:rsidRPr="00B80A37" w:rsidRDefault="007E387F" w:rsidP="000940B1">
      <w:pPr>
        <w:spacing w:before="180" w:after="72" w:line="324" w:lineRule="auto"/>
        <w:ind w:right="288"/>
        <w:jc w:val="both"/>
        <w:rPr>
          <w:rFonts w:ascii="Times New Roman" w:hAnsi="Times New Roman"/>
          <w:color w:val="000000"/>
          <w:spacing w:val="3"/>
          <w:w w:val="115"/>
          <w:sz w:val="21"/>
        </w:rPr>
      </w:pPr>
      <w:ins w:id="835" w:author="David Quin" w:date="2018-12-05T16:12:00Z">
        <w:r w:rsidRPr="00B80A37">
          <w:rPr>
            <w:rFonts w:ascii="Times New Roman" w:hAnsi="Times New Roman"/>
            <w:color w:val="000000"/>
            <w:spacing w:val="-1"/>
            <w:w w:val="115"/>
            <w:sz w:val="21"/>
          </w:rPr>
          <w:t>The e</w:t>
        </w:r>
      </w:ins>
      <w:del w:id="836" w:author="David Quin" w:date="2018-12-05T16:12:00Z">
        <w:r w:rsidR="002B38CB" w:rsidRPr="00B80A37" w:rsidDel="007E387F">
          <w:rPr>
            <w:rFonts w:ascii="Times New Roman" w:hAnsi="Times New Roman"/>
            <w:color w:val="000000"/>
            <w:spacing w:val="-1"/>
            <w:w w:val="115"/>
            <w:sz w:val="21"/>
          </w:rPr>
          <w:delText>E</w:delText>
        </w:r>
      </w:del>
      <w:r w:rsidR="002B38CB" w:rsidRPr="00B80A37">
        <w:rPr>
          <w:rFonts w:ascii="Times New Roman" w:hAnsi="Times New Roman"/>
          <w:color w:val="000000"/>
          <w:spacing w:val="-1"/>
          <w:w w:val="115"/>
          <w:sz w:val="21"/>
        </w:rPr>
        <w:t xml:space="preserve">stimation </w:t>
      </w:r>
      <w:del w:id="837" w:author="David Quin" w:date="2018-12-05T16:12:00Z">
        <w:r w:rsidR="002B38CB" w:rsidRPr="00B80A37" w:rsidDel="007E387F">
          <w:rPr>
            <w:rFonts w:ascii="Times New Roman" w:hAnsi="Times New Roman"/>
            <w:color w:val="000000"/>
            <w:spacing w:val="-1"/>
            <w:w w:val="115"/>
            <w:sz w:val="21"/>
          </w:rPr>
          <w:delText xml:space="preserve">driven </w:delText>
        </w:r>
      </w:del>
      <w:ins w:id="838" w:author="David Quin" w:date="2018-12-05T16:12:00Z">
        <w:r w:rsidRPr="00B80A37">
          <w:rPr>
            <w:rFonts w:ascii="Times New Roman" w:hAnsi="Times New Roman"/>
            <w:color w:val="000000"/>
            <w:spacing w:val="-1"/>
            <w:w w:val="115"/>
            <w:sz w:val="21"/>
          </w:rPr>
          <w:t xml:space="preserve">carried out </w:t>
        </w:r>
      </w:ins>
      <w:r w:rsidR="002B38CB" w:rsidRPr="00B80A37">
        <w:rPr>
          <w:rFonts w:ascii="Times New Roman" w:hAnsi="Times New Roman"/>
          <w:color w:val="000000"/>
          <w:spacing w:val="-1"/>
          <w:w w:val="115"/>
          <w:sz w:val="21"/>
        </w:rPr>
        <w:t xml:space="preserve">in Section 2.3 provides us with the additive and ad-valorem measures </w:t>
      </w:r>
      <w:r w:rsidR="002B38CB" w:rsidRPr="00B80A37">
        <w:rPr>
          <w:rFonts w:ascii="Times New Roman" w:hAnsi="Times New Roman"/>
          <w:color w:val="000000"/>
          <w:w w:val="115"/>
          <w:sz w:val="21"/>
        </w:rPr>
        <w:t xml:space="preserve">of international transport costs (Equation (6)), </w:t>
      </w:r>
      <w:del w:id="839" w:author="David Quin" w:date="2018-12-05T16:13:00Z">
        <w:r w:rsidR="002B38CB" w:rsidRPr="00B80A37" w:rsidDel="007E387F">
          <w:rPr>
            <w:rFonts w:ascii="Times New Roman" w:hAnsi="Times New Roman"/>
            <w:color w:val="000000"/>
            <w:w w:val="115"/>
            <w:sz w:val="21"/>
          </w:rPr>
          <w:delText xml:space="preserve">that </w:delText>
        </w:r>
      </w:del>
      <w:ins w:id="840" w:author="David Quin" w:date="2018-12-05T16:13:00Z">
        <w:r w:rsidRPr="00B80A37">
          <w:rPr>
            <w:rFonts w:ascii="Times New Roman" w:hAnsi="Times New Roman"/>
            <w:color w:val="000000"/>
            <w:w w:val="115"/>
            <w:sz w:val="21"/>
          </w:rPr>
          <w:t xml:space="preserve">which </w:t>
        </w:r>
      </w:ins>
      <w:r w:rsidR="002B38CB" w:rsidRPr="00B80A37">
        <w:rPr>
          <w:rFonts w:ascii="Times New Roman" w:hAnsi="Times New Roman"/>
          <w:color w:val="000000"/>
          <w:w w:val="115"/>
          <w:sz w:val="21"/>
        </w:rPr>
        <w:t xml:space="preserve">vary over time, product and origin </w:t>
      </w:r>
      <w:r w:rsidR="002B38CB" w:rsidRPr="00B80A37">
        <w:rPr>
          <w:rFonts w:ascii="Times New Roman" w:hAnsi="Times New Roman"/>
          <w:color w:val="000000"/>
          <w:spacing w:val="-1"/>
          <w:w w:val="115"/>
          <w:sz w:val="21"/>
        </w:rPr>
        <w:t xml:space="preserve">country (i.e., </w:t>
      </w:r>
      <w:r w:rsidR="002B38CB" w:rsidRPr="00B80A37">
        <w:rPr>
          <w:rFonts w:ascii="Arial" w:hAnsi="Arial"/>
          <w:i/>
          <w:color w:val="000000"/>
          <w:spacing w:val="-1"/>
          <w:w w:val="150"/>
          <w:sz w:val="21"/>
          <w:vertAlign w:val="subscript"/>
        </w:rPr>
        <w:t>tikt</w:t>
      </w:r>
      <w:r w:rsidR="002B38CB" w:rsidRPr="00B80A37">
        <w:rPr>
          <w:rFonts w:ascii="Times New Roman" w:hAnsi="Times New Roman"/>
          <w:color w:val="000000"/>
          <w:spacing w:val="-1"/>
          <w:w w:val="115"/>
          <w:sz w:val="21"/>
        </w:rPr>
        <w:t xml:space="preserve"> and F</w:t>
      </w:r>
      <w:r w:rsidR="002B38CB" w:rsidRPr="00B80A37">
        <w:rPr>
          <w:rFonts w:ascii="Times New Roman" w:hAnsi="Times New Roman"/>
          <w:color w:val="000000"/>
          <w:spacing w:val="-1"/>
          <w:sz w:val="21"/>
          <w:vertAlign w:val="subscript"/>
        </w:rPr>
        <w:t>i</w:t>
      </w:r>
      <w:r w:rsidR="002B38CB" w:rsidRPr="00B80A37">
        <w:rPr>
          <w:rFonts w:ascii="Times New Roman" w:hAnsi="Times New Roman"/>
          <w:color w:val="000000"/>
          <w:spacing w:val="-1"/>
          <w:w w:val="115"/>
          <w:sz w:val="21"/>
        </w:rPr>
        <w:t>k</w:t>
      </w:r>
      <w:r w:rsidR="002B38CB" w:rsidRPr="00B80A37">
        <w:rPr>
          <w:rFonts w:ascii="Times New Roman" w:hAnsi="Times New Roman"/>
          <w:color w:val="000000"/>
          <w:spacing w:val="-1"/>
          <w:sz w:val="21"/>
          <w:vertAlign w:val="subscript"/>
        </w:rPr>
        <w:t>t</w:t>
      </w:r>
      <w:r w:rsidR="002B38CB" w:rsidRPr="00B80A37">
        <w:rPr>
          <w:rFonts w:ascii="Times New Roman" w:hAnsi="Times New Roman"/>
          <w:color w:val="000000"/>
          <w:spacing w:val="-1"/>
          <w:w w:val="115"/>
          <w:sz w:val="21"/>
        </w:rPr>
        <w:t xml:space="preserve">). Starting from these values, for each additive and </w:t>
      </w:r>
      <w:r w:rsidR="002B38CB" w:rsidRPr="00B80A37">
        <w:rPr>
          <w:rFonts w:ascii="Times New Roman" w:hAnsi="Times New Roman"/>
          <w:color w:val="000000"/>
          <w:spacing w:val="-1"/>
          <w:w w:val="115"/>
          <w:sz w:val="21"/>
        </w:rPr>
        <w:lastRenderedPageBreak/>
        <w:t>multiplica</w:t>
      </w:r>
      <w:r w:rsidR="002B38CB" w:rsidRPr="00B80A37">
        <w:rPr>
          <w:rFonts w:ascii="Times New Roman" w:hAnsi="Times New Roman"/>
          <w:color w:val="000000"/>
          <w:spacing w:val="-1"/>
          <w:w w:val="115"/>
          <w:sz w:val="21"/>
        </w:rPr>
        <w:softHyphen/>
      </w:r>
      <w:r w:rsidR="002B38CB" w:rsidRPr="00B80A37">
        <w:rPr>
          <w:rFonts w:ascii="Times New Roman" w:hAnsi="Times New Roman"/>
          <w:color w:val="000000"/>
          <w:w w:val="115"/>
          <w:sz w:val="21"/>
        </w:rPr>
        <w:t>tive cost component (by transport mode)</w:t>
      </w:r>
      <w:ins w:id="841" w:author="David Quin" w:date="2018-12-05T16:13:00Z">
        <w:r w:rsidRPr="00B80A37">
          <w:rPr>
            <w:rFonts w:ascii="Times New Roman" w:hAnsi="Times New Roman"/>
            <w:color w:val="000000"/>
            <w:w w:val="115"/>
            <w:sz w:val="21"/>
          </w:rPr>
          <w:t xml:space="preserve">, </w:t>
        </w:r>
      </w:ins>
      <w:del w:id="842" w:author="David Quin" w:date="2018-12-05T16:13:00Z">
        <w:r w:rsidR="002B38CB" w:rsidRPr="00B80A37" w:rsidDel="007E387F">
          <w:rPr>
            <w:rFonts w:ascii="Times New Roman" w:hAnsi="Times New Roman"/>
            <w:color w:val="000000"/>
            <w:w w:val="115"/>
            <w:sz w:val="21"/>
          </w:rPr>
          <w:delText xml:space="preserve"> </w:delText>
        </w:r>
      </w:del>
      <w:r w:rsidR="002B38CB" w:rsidRPr="00B80A37">
        <w:rPr>
          <w:rFonts w:ascii="Times New Roman" w:hAnsi="Times New Roman"/>
          <w:color w:val="000000"/>
          <w:w w:val="115"/>
          <w:sz w:val="21"/>
        </w:rPr>
        <w:t xml:space="preserve">we extract the pure transport cost measure by </w:t>
      </w:r>
      <w:r w:rsidR="002B38CB" w:rsidRPr="00B80A37">
        <w:rPr>
          <w:rFonts w:ascii="Times New Roman" w:hAnsi="Times New Roman"/>
          <w:color w:val="000000"/>
          <w:spacing w:val="-3"/>
          <w:w w:val="115"/>
          <w:sz w:val="21"/>
        </w:rPr>
        <w:t xml:space="preserve">the mean of a time fixed effect. Precisely, we extract the changes over time in the pure </w:t>
      </w:r>
      <w:r w:rsidR="002B38CB" w:rsidRPr="00B80A37">
        <w:rPr>
          <w:rFonts w:ascii="Times New Roman" w:hAnsi="Times New Roman"/>
          <w:color w:val="000000"/>
          <w:spacing w:val="1"/>
          <w:w w:val="115"/>
          <w:sz w:val="21"/>
        </w:rPr>
        <w:t>transport cost dimension by assuming a composition of trade flows by country partner</w:t>
      </w:r>
      <w:r w:rsidR="000940B1" w:rsidRPr="00B80A37">
        <w:rPr>
          <w:rFonts w:ascii="Times New Roman" w:hAnsi="Times New Roman"/>
          <w:color w:val="000000"/>
          <w:spacing w:val="-1"/>
          <w:w w:val="115"/>
          <w:sz w:val="21"/>
        </w:rPr>
        <w:t xml:space="preserve"> </w:t>
      </w:r>
      <w:r w:rsidR="002B38CB" w:rsidRPr="00B80A37">
        <w:rPr>
          <w:rFonts w:ascii="Times New Roman" w:hAnsi="Times New Roman"/>
          <w:color w:val="000000"/>
          <w:spacing w:val="3"/>
          <w:w w:val="115"/>
          <w:sz w:val="21"/>
        </w:rPr>
        <w:t xml:space="preserve">and product that is constant throughout the period, and equal to the one observed in </w:t>
      </w:r>
      <w:r w:rsidR="002B38CB" w:rsidRPr="00B80A37">
        <w:rPr>
          <w:rFonts w:ascii="Times New Roman" w:hAnsi="Times New Roman"/>
          <w:color w:val="000000"/>
          <w:spacing w:val="-2"/>
          <w:w w:val="115"/>
          <w:sz w:val="21"/>
        </w:rPr>
        <w:t xml:space="preserve">1974. We conduct the same analysis on </w:t>
      </w:r>
      <w:del w:id="843" w:author="David Quin" w:date="2018-12-03T14:24:00Z">
        <w:r w:rsidR="002B38CB" w:rsidRPr="00B80A37" w:rsidDel="00B637CF">
          <w:rPr>
            <w:rFonts w:ascii="Times New Roman" w:hAnsi="Times New Roman"/>
            <w:color w:val="000000"/>
            <w:spacing w:val="-2"/>
            <w:w w:val="115"/>
            <w:sz w:val="21"/>
          </w:rPr>
          <w:delText>a</w:delText>
        </w:r>
      </w:del>
      <w:ins w:id="844" w:author="David Quin" w:date="2018-12-03T14:24:00Z">
        <w:r w:rsidR="00B637CF" w:rsidRPr="00B80A37">
          <w:rPr>
            <w:rFonts w:ascii="Times New Roman" w:hAnsi="Times New Roman"/>
            <w:color w:val="000000"/>
            <w:spacing w:val="-2"/>
            <w:w w:val="115"/>
            <w:sz w:val="21"/>
          </w:rPr>
          <w:t>an</w:t>
        </w:r>
      </w:ins>
      <w:r w:rsidR="002B38CB" w:rsidRPr="00B80A37">
        <w:rPr>
          <w:rFonts w:ascii="Times New Roman" w:hAnsi="Times New Roman"/>
          <w:color w:val="000000"/>
          <w:spacing w:val="-2"/>
          <w:w w:val="115"/>
          <w:sz w:val="21"/>
        </w:rPr>
        <w:t xml:space="preserve"> overall transport costs measure, built by </w:t>
      </w:r>
      <w:del w:id="845" w:author="David Quin" w:date="2018-12-05T16:13:00Z">
        <w:r w:rsidR="002B38CB" w:rsidRPr="00B80A37" w:rsidDel="007E387F">
          <w:rPr>
            <w:rFonts w:ascii="Times New Roman" w:hAnsi="Times New Roman"/>
            <w:color w:val="000000"/>
            <w:spacing w:val="-2"/>
            <w:w w:val="115"/>
            <w:sz w:val="21"/>
          </w:rPr>
          <w:delText>ag</w:delText>
        </w:r>
        <w:r w:rsidR="002B38CB" w:rsidRPr="00B80A37" w:rsidDel="007E387F">
          <w:rPr>
            <w:rFonts w:ascii="Times New Roman" w:hAnsi="Times New Roman"/>
            <w:color w:val="000000"/>
            <w:spacing w:val="-2"/>
            <w:w w:val="115"/>
            <w:sz w:val="21"/>
          </w:rPr>
          <w:softHyphen/>
        </w:r>
        <w:r w:rsidR="002B38CB" w:rsidRPr="00B80A37" w:rsidDel="007E387F">
          <w:rPr>
            <w:rFonts w:ascii="Times New Roman" w:hAnsi="Times New Roman"/>
            <w:color w:val="000000"/>
            <w:spacing w:val="-5"/>
            <w:w w:val="115"/>
            <w:sz w:val="21"/>
          </w:rPr>
          <w:delText xml:space="preserve">glomerating </w:delText>
        </w:r>
      </w:del>
      <w:ins w:id="846" w:author="David Quin" w:date="2018-12-05T16:13:00Z">
        <w:r w:rsidRPr="00B80A37">
          <w:rPr>
            <w:rFonts w:ascii="Times New Roman" w:hAnsi="Times New Roman"/>
            <w:color w:val="000000"/>
            <w:spacing w:val="-2"/>
            <w:w w:val="115"/>
            <w:sz w:val="21"/>
          </w:rPr>
          <w:t>combinin</w:t>
        </w:r>
      </w:ins>
      <w:ins w:id="847" w:author="David Quin" w:date="2018-12-05T16:14:00Z">
        <w:r w:rsidRPr="00B80A37">
          <w:rPr>
            <w:rFonts w:ascii="Times New Roman" w:hAnsi="Times New Roman"/>
            <w:color w:val="000000"/>
            <w:spacing w:val="-2"/>
            <w:w w:val="115"/>
            <w:sz w:val="21"/>
          </w:rPr>
          <w:t>g</w:t>
        </w:r>
      </w:ins>
      <w:ins w:id="848" w:author="David Quin" w:date="2018-12-05T16:13:00Z">
        <w:r w:rsidRPr="00B80A37">
          <w:rPr>
            <w:rFonts w:ascii="Times New Roman" w:hAnsi="Times New Roman"/>
            <w:color w:val="000000"/>
            <w:spacing w:val="-5"/>
            <w:w w:val="115"/>
            <w:sz w:val="21"/>
          </w:rPr>
          <w:t xml:space="preserve"> </w:t>
        </w:r>
      </w:ins>
      <w:r w:rsidR="002B38CB" w:rsidRPr="00B80A37">
        <w:rPr>
          <w:rFonts w:ascii="Times New Roman" w:hAnsi="Times New Roman"/>
          <w:color w:val="000000"/>
          <w:spacing w:val="-5"/>
          <w:w w:val="115"/>
          <w:sz w:val="21"/>
        </w:rPr>
        <w:t xml:space="preserve">the two estimated components (additive and iceberg) in a unified measure of </w:t>
      </w:r>
      <w:r w:rsidR="002B38CB" w:rsidRPr="00B80A37">
        <w:rPr>
          <w:rFonts w:ascii="Times New Roman" w:hAnsi="Times New Roman"/>
          <w:color w:val="000000"/>
          <w:spacing w:val="-2"/>
          <w:w w:val="115"/>
          <w:sz w:val="21"/>
        </w:rPr>
        <w:t>transport costs.</w:t>
      </w:r>
      <w:r w:rsidR="000940B1" w:rsidRPr="00B80A37">
        <w:rPr>
          <w:rStyle w:val="FootnoteReference"/>
          <w:rFonts w:ascii="Times New Roman" w:hAnsi="Times New Roman"/>
          <w:color w:val="000000"/>
          <w:spacing w:val="-2"/>
          <w:w w:val="115"/>
          <w:sz w:val="21"/>
        </w:rPr>
        <w:footnoteReference w:id="24"/>
      </w:r>
      <w:r w:rsidR="002B38CB" w:rsidRPr="00B80A37">
        <w:rPr>
          <w:rFonts w:ascii="Times New Roman" w:hAnsi="Times New Roman"/>
          <w:color w:val="000000"/>
          <w:spacing w:val="-2"/>
          <w:w w:val="115"/>
          <w:sz w:val="21"/>
        </w:rPr>
        <w:t xml:space="preserve"> The objective is to obtain six time series, all built as indices with the </w:t>
      </w:r>
      <w:r w:rsidR="002B38CB" w:rsidRPr="00B80A37">
        <w:rPr>
          <w:rFonts w:ascii="Times New Roman" w:hAnsi="Times New Roman"/>
          <w:color w:val="000000"/>
          <w:spacing w:val="1"/>
          <w:w w:val="115"/>
          <w:sz w:val="21"/>
        </w:rPr>
        <w:t xml:space="preserve">reference value 100 in 1974: </w:t>
      </w:r>
      <w:del w:id="851" w:author="David Quin" w:date="2018-12-05T16:14:00Z">
        <w:r w:rsidR="002B38CB" w:rsidRPr="00B80A37" w:rsidDel="007E387F">
          <w:rPr>
            <w:rFonts w:ascii="Times New Roman" w:hAnsi="Times New Roman"/>
            <w:color w:val="000000"/>
            <w:spacing w:val="1"/>
            <w:w w:val="115"/>
            <w:sz w:val="21"/>
          </w:rPr>
          <w:delText xml:space="preserve">Three </w:delText>
        </w:r>
      </w:del>
      <w:ins w:id="852" w:author="David Quin" w:date="2018-12-05T16:14:00Z">
        <w:r w:rsidRPr="00B80A37">
          <w:rPr>
            <w:rFonts w:ascii="Times New Roman" w:hAnsi="Times New Roman"/>
            <w:color w:val="000000"/>
            <w:spacing w:val="1"/>
            <w:w w:val="115"/>
            <w:sz w:val="21"/>
          </w:rPr>
          <w:t xml:space="preserve">three </w:t>
        </w:r>
      </w:ins>
      <w:r w:rsidR="002B38CB" w:rsidRPr="00B80A37">
        <w:rPr>
          <w:rFonts w:ascii="Times New Roman" w:hAnsi="Times New Roman"/>
          <w:color w:val="000000"/>
          <w:spacing w:val="1"/>
          <w:w w:val="115"/>
          <w:sz w:val="21"/>
        </w:rPr>
        <w:t>time series for the unfitted transport costs measures</w:t>
      </w:r>
    </w:p>
    <w:p w14:paraId="456D328A" w14:textId="77777777" w:rsidR="003A20D6" w:rsidRPr="00B80A37" w:rsidRDefault="002B38CB">
      <w:pPr>
        <w:spacing w:line="198" w:lineRule="exact"/>
        <w:ind w:left="288"/>
        <w:rPr>
          <w:rFonts w:ascii="Times New Roman" w:hAnsi="Times New Roman"/>
          <w:i/>
          <w:color w:val="000000"/>
          <w:spacing w:val="10"/>
          <w:sz w:val="26"/>
          <w:vertAlign w:val="subscript"/>
        </w:rPr>
      </w:pPr>
      <w:r w:rsidRPr="00B80A37">
        <w:rPr>
          <w:rFonts w:ascii="Times New Roman" w:hAnsi="Times New Roman"/>
          <w:i/>
          <w:color w:val="000000"/>
          <w:spacing w:val="10"/>
          <w:sz w:val="26"/>
          <w:vertAlign w:val="subscript"/>
        </w:rPr>
        <w:t>rt</w:t>
      </w:r>
      <w:r w:rsidRPr="00B80A37">
        <w:rPr>
          <w:rFonts w:ascii="Times New Roman" w:hAnsi="Times New Roman"/>
          <w:i/>
          <w:color w:val="000000"/>
          <w:spacing w:val="10"/>
          <w:sz w:val="16"/>
        </w:rPr>
        <w:t>add,raw</w:t>
      </w:r>
      <w:r w:rsidRPr="00B80A37">
        <w:rPr>
          <w:rFonts w:ascii="Times New Roman" w:hAnsi="Times New Roman"/>
          <w:i/>
          <w:color w:val="000000"/>
          <w:spacing w:val="10"/>
          <w:sz w:val="16"/>
          <w:vertAlign w:val="subscript"/>
        </w:rPr>
        <w:t>,</w:t>
      </w:r>
      <w:r w:rsidRPr="00B80A37">
        <w:rPr>
          <w:rFonts w:ascii="Times New Roman" w:hAnsi="Times New Roman"/>
          <w:color w:val="000000"/>
          <w:spacing w:val="10"/>
          <w:sz w:val="16"/>
          <w:vertAlign w:val="subscript"/>
        </w:rPr>
        <w:t xml:space="preserve"> rt</w:t>
      </w:r>
      <w:r w:rsidRPr="00B80A37">
        <w:rPr>
          <w:rFonts w:ascii="Times New Roman" w:hAnsi="Times New Roman"/>
          <w:color w:val="000000"/>
          <w:spacing w:val="10"/>
          <w:sz w:val="17"/>
        </w:rPr>
        <w:t>adv,raw</w:t>
      </w:r>
      <w:r w:rsidRPr="00B80A37">
        <w:rPr>
          <w:rFonts w:ascii="Times New Roman" w:hAnsi="Times New Roman"/>
          <w:color w:val="000000"/>
          <w:spacing w:val="10"/>
          <w:sz w:val="17"/>
          <w:vertAlign w:val="subscript"/>
        </w:rPr>
        <w:t>, r</w:t>
      </w:r>
      <w:r w:rsidRPr="00B80A37">
        <w:rPr>
          <w:rFonts w:ascii="Times New Roman" w:hAnsi="Times New Roman"/>
          <w:color w:val="000000"/>
          <w:spacing w:val="10"/>
          <w:sz w:val="17"/>
        </w:rPr>
        <w:t>tc,raw</w:t>
      </w:r>
    </w:p>
    <w:p w14:paraId="0938BE90" w14:textId="77777777" w:rsidR="003A20D6" w:rsidRPr="00B80A37" w:rsidRDefault="002B38CB">
      <w:pPr>
        <w:spacing w:line="324" w:lineRule="auto"/>
        <w:ind w:left="144" w:right="216" w:firstLine="2448"/>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 (additive, ad-valorem and total cost respectively), and three </w:t>
      </w:r>
      <w:r w:rsidRPr="00B80A37">
        <w:rPr>
          <w:rFonts w:ascii="Times New Roman" w:hAnsi="Times New Roman"/>
          <w:color w:val="000000"/>
          <w:spacing w:val="1"/>
          <w:w w:val="115"/>
          <w:sz w:val="21"/>
        </w:rPr>
        <w:t xml:space="preserve">series for the fitted values </w:t>
      </w:r>
      <w:r w:rsidRPr="00B80A37">
        <w:rPr>
          <w:rFonts w:ascii="Times New Roman" w:hAnsi="Times New Roman"/>
          <w:i/>
          <w:color w:val="000000"/>
          <w:spacing w:val="1"/>
          <w:sz w:val="18"/>
        </w:rPr>
        <w:t>f</w:t>
      </w:r>
      <w:r w:rsidRPr="00B80A37">
        <w:rPr>
          <w:rFonts w:ascii="Times New Roman" w:hAnsi="Times New Roman"/>
          <w:i/>
          <w:color w:val="000000"/>
          <w:spacing w:val="1"/>
          <w:sz w:val="18"/>
          <w:vertAlign w:val="subscript"/>
        </w:rPr>
        <w:t>r</w:t>
      </w:r>
      <w:r w:rsidRPr="00B80A37">
        <w:rPr>
          <w:rFonts w:ascii="Times New Roman" w:hAnsi="Times New Roman"/>
          <w:i/>
          <w:color w:val="000000"/>
          <w:spacing w:val="1"/>
          <w:sz w:val="18"/>
        </w:rPr>
        <w:t>c</w:t>
      </w:r>
      <w:r w:rsidRPr="00B80A37">
        <w:rPr>
          <w:rFonts w:ascii="Times New Roman" w:hAnsi="Times New Roman"/>
          <w:i/>
          <w:color w:val="000000"/>
          <w:spacing w:val="1"/>
          <w:sz w:val="18"/>
          <w:vertAlign w:val="subscript"/>
        </w:rPr>
        <w:t>t</w:t>
      </w:r>
      <w:r w:rsidRPr="00B80A37">
        <w:rPr>
          <w:rFonts w:ascii="Times New Roman" w:hAnsi="Times New Roman"/>
          <w:i/>
          <w:color w:val="000000"/>
          <w:spacing w:val="1"/>
          <w:sz w:val="18"/>
        </w:rPr>
        <w:t>t dd</w:t>
      </w:r>
      <w:r w:rsidRPr="00B80A37">
        <w:rPr>
          <w:rFonts w:ascii="Times New Roman" w:hAnsi="Times New Roman"/>
          <w:i/>
          <w:color w:val="000000"/>
          <w:spacing w:val="1"/>
          <w:sz w:val="18"/>
          <w:vertAlign w:val="subscript"/>
        </w:rPr>
        <w:t>,</w:t>
      </w:r>
      <w:r w:rsidRPr="00B80A37">
        <w:rPr>
          <w:rFonts w:ascii="Times New Roman" w:hAnsi="Times New Roman"/>
          <w:color w:val="000000"/>
          <w:spacing w:val="1"/>
          <w:w w:val="120"/>
          <w:sz w:val="18"/>
          <w:vertAlign w:val="subscript"/>
        </w:rPr>
        <w:t xml:space="preserve"> r</w:t>
      </w:r>
      <w:r w:rsidRPr="00B80A37">
        <w:rPr>
          <w:rFonts w:ascii="Times New Roman" w:hAnsi="Times New Roman"/>
          <w:color w:val="000000"/>
          <w:spacing w:val="1"/>
          <w:sz w:val="15"/>
        </w:rPr>
        <w:t>c</w:t>
      </w:r>
      <w:r w:rsidRPr="00B80A37">
        <w:rPr>
          <w:rFonts w:ascii="Times New Roman" w:hAnsi="Times New Roman"/>
          <w:color w:val="000000"/>
          <w:spacing w:val="1"/>
          <w:w w:val="120"/>
          <w:sz w:val="15"/>
          <w:vertAlign w:val="subscript"/>
        </w:rPr>
        <w:t>t</w:t>
      </w:r>
      <w:r w:rsidRPr="00B80A37">
        <w:rPr>
          <w:rFonts w:ascii="Times New Roman" w:hAnsi="Times New Roman"/>
          <w:color w:val="000000"/>
          <w:spacing w:val="1"/>
          <w:sz w:val="15"/>
        </w:rPr>
        <w:t xml:space="preserve">i dv, </w:t>
      </w:r>
      <w:r w:rsidRPr="00B80A37">
        <w:rPr>
          <w:rFonts w:ascii="Times New Roman" w:hAnsi="Times New Roman"/>
          <w:color w:val="000000"/>
          <w:spacing w:val="1"/>
          <w:w w:val="115"/>
          <w:sz w:val="21"/>
        </w:rPr>
        <w:t>F j (additive, ad-valorem and total cost respec</w:t>
      </w:r>
      <w:r w:rsidRPr="00B80A37">
        <w:rPr>
          <w:rFonts w:ascii="Times New Roman" w:hAnsi="Times New Roman"/>
          <w:color w:val="000000"/>
          <w:spacing w:val="1"/>
          <w:w w:val="115"/>
          <w:sz w:val="21"/>
        </w:rPr>
        <w:softHyphen/>
      </w:r>
      <w:r w:rsidRPr="00B80A37">
        <w:rPr>
          <w:rFonts w:ascii="Times New Roman" w:hAnsi="Times New Roman"/>
          <w:color w:val="000000"/>
          <w:w w:val="115"/>
          <w:sz w:val="21"/>
        </w:rPr>
        <w:t>tively).</w:t>
      </w:r>
    </w:p>
    <w:p w14:paraId="60F35967" w14:textId="1B4E271A" w:rsidR="003A20D6" w:rsidRPr="00B80A37" w:rsidRDefault="002B38CB">
      <w:pPr>
        <w:spacing w:line="324" w:lineRule="auto"/>
        <w:ind w:left="144" w:right="216"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One advantage of this method is </w:t>
      </w:r>
      <w:del w:id="853" w:author="David Quin" w:date="2018-12-05T16:14:00Z">
        <w:r w:rsidRPr="00B80A37" w:rsidDel="007E387F">
          <w:rPr>
            <w:rFonts w:ascii="Times New Roman" w:hAnsi="Times New Roman"/>
            <w:color w:val="000000"/>
            <w:spacing w:val="-2"/>
            <w:w w:val="115"/>
            <w:sz w:val="21"/>
          </w:rPr>
          <w:delText xml:space="preserve">to </w:delText>
        </w:r>
      </w:del>
      <w:ins w:id="854" w:author="David Quin" w:date="2018-12-05T16:14:00Z">
        <w:r w:rsidR="007E387F" w:rsidRPr="00B80A37">
          <w:rPr>
            <w:rFonts w:ascii="Times New Roman" w:hAnsi="Times New Roman"/>
            <w:color w:val="000000"/>
            <w:spacing w:val="-2"/>
            <w:w w:val="115"/>
            <w:sz w:val="21"/>
          </w:rPr>
          <w:t>that it yields</w:t>
        </w:r>
      </w:ins>
      <w:del w:id="855" w:author="David Quin" w:date="2018-12-05T16:14:00Z">
        <w:r w:rsidRPr="00B80A37" w:rsidDel="007E387F">
          <w:rPr>
            <w:rFonts w:ascii="Times New Roman" w:hAnsi="Times New Roman"/>
            <w:color w:val="000000"/>
            <w:spacing w:val="-2"/>
            <w:w w:val="115"/>
            <w:sz w:val="21"/>
          </w:rPr>
          <w:delText>yield</w:delText>
        </w:r>
      </w:del>
      <w:r w:rsidRPr="00B80A37">
        <w:rPr>
          <w:rFonts w:ascii="Times New Roman" w:hAnsi="Times New Roman"/>
          <w:color w:val="000000"/>
          <w:spacing w:val="-2"/>
          <w:w w:val="115"/>
          <w:sz w:val="21"/>
        </w:rPr>
        <w:t xml:space="preserve"> measures of transport costs (fitted and unfit</w:t>
      </w:r>
      <w:r w:rsidRPr="00B80A37">
        <w:rPr>
          <w:rFonts w:ascii="Times New Roman" w:hAnsi="Times New Roman"/>
          <w:color w:val="000000"/>
          <w:spacing w:val="-2"/>
          <w:w w:val="115"/>
          <w:sz w:val="21"/>
        </w:rPr>
        <w:softHyphen/>
      </w:r>
      <w:r w:rsidRPr="00B80A37">
        <w:rPr>
          <w:rFonts w:ascii="Times New Roman" w:hAnsi="Times New Roman"/>
          <w:color w:val="000000"/>
          <w:spacing w:val="-1"/>
          <w:w w:val="115"/>
          <w:sz w:val="21"/>
        </w:rPr>
        <w:t xml:space="preserve">ted) that are easily comparable between transport modes and transport cost components. </w:t>
      </w:r>
      <w:r w:rsidRPr="00B80A37">
        <w:rPr>
          <w:rFonts w:ascii="Times New Roman" w:hAnsi="Times New Roman"/>
          <w:color w:val="000000"/>
          <w:spacing w:val="-5"/>
          <w:w w:val="115"/>
          <w:sz w:val="21"/>
        </w:rPr>
        <w:t xml:space="preserve">For each cost component (additive and ad-valorem) as well as for the total transport cost, </w:t>
      </w:r>
      <w:r w:rsidRPr="00B80A37">
        <w:rPr>
          <w:rFonts w:ascii="Times New Roman" w:hAnsi="Times New Roman"/>
          <w:color w:val="000000"/>
          <w:spacing w:val="-2"/>
          <w:w w:val="115"/>
          <w:sz w:val="21"/>
        </w:rPr>
        <w:t xml:space="preserve">comparing the unfitted measure and the fitted measure (composition effects excluded) </w:t>
      </w:r>
      <w:del w:id="856" w:author="David Quin" w:date="2018-12-05T16:15:00Z">
        <w:r w:rsidRPr="00B80A37" w:rsidDel="007E387F">
          <w:rPr>
            <w:rFonts w:ascii="Times New Roman" w:hAnsi="Times New Roman"/>
            <w:color w:val="000000"/>
            <w:spacing w:val="-2"/>
            <w:w w:val="115"/>
            <w:sz w:val="21"/>
          </w:rPr>
          <w:delText>al</w:delText>
        </w:r>
        <w:r w:rsidRPr="00B80A37" w:rsidDel="007E387F">
          <w:rPr>
            <w:rFonts w:ascii="Times New Roman" w:hAnsi="Times New Roman"/>
            <w:color w:val="000000"/>
            <w:spacing w:val="-2"/>
            <w:w w:val="115"/>
            <w:sz w:val="21"/>
          </w:rPr>
          <w:softHyphen/>
        </w:r>
        <w:r w:rsidRPr="00B80A37" w:rsidDel="007E387F">
          <w:rPr>
            <w:rFonts w:ascii="Times New Roman" w:hAnsi="Times New Roman"/>
            <w:color w:val="000000"/>
            <w:w w:val="115"/>
            <w:sz w:val="21"/>
          </w:rPr>
          <w:delText xml:space="preserve">lows </w:delText>
        </w:r>
      </w:del>
      <w:ins w:id="857" w:author="David Quin" w:date="2018-12-05T16:15:00Z">
        <w:r w:rsidR="007E387F" w:rsidRPr="00B80A37">
          <w:rPr>
            <w:rFonts w:ascii="Times New Roman" w:hAnsi="Times New Roman"/>
            <w:color w:val="000000"/>
            <w:spacing w:val="-2"/>
            <w:w w:val="115"/>
            <w:sz w:val="21"/>
          </w:rPr>
          <w:t>makes it possible to identify</w:t>
        </w:r>
        <w:r w:rsidR="007E387F" w:rsidRPr="00B80A37">
          <w:rPr>
            <w:rFonts w:ascii="Times New Roman" w:hAnsi="Times New Roman"/>
            <w:color w:val="000000"/>
            <w:w w:val="115"/>
            <w:sz w:val="21"/>
          </w:rPr>
          <w:t xml:space="preserve"> </w:t>
        </w:r>
      </w:ins>
      <w:del w:id="858" w:author="David Quin" w:date="2018-12-05T16:15:00Z">
        <w:r w:rsidRPr="00B80A37" w:rsidDel="007E387F">
          <w:rPr>
            <w:rFonts w:ascii="Times New Roman" w:hAnsi="Times New Roman"/>
            <w:color w:val="000000"/>
            <w:w w:val="115"/>
            <w:sz w:val="21"/>
          </w:rPr>
          <w:delText xml:space="preserve">to characterize </w:delText>
        </w:r>
      </w:del>
      <w:r w:rsidRPr="00B80A37">
        <w:rPr>
          <w:rFonts w:ascii="Times New Roman" w:hAnsi="Times New Roman"/>
          <w:color w:val="000000"/>
          <w:w w:val="115"/>
          <w:sz w:val="21"/>
        </w:rPr>
        <w:t xml:space="preserve">if the decrease observed over the period in the unfitted series is due to trade composition effects (for instance, changes in the country partners, in the </w:t>
      </w:r>
      <w:ins w:id="859" w:author="David Quin" w:date="2018-12-05T16:15:00Z">
        <w:r w:rsidR="007E387F" w:rsidRPr="00B80A37">
          <w:rPr>
            <w:rFonts w:ascii="Times New Roman" w:hAnsi="Times New Roman"/>
            <w:color w:val="000000"/>
            <w:w w:val="115"/>
            <w:sz w:val="21"/>
          </w:rPr>
          <w:t>type/</w:t>
        </w:r>
        <w:r w:rsidR="007E387F" w:rsidRPr="00B80A37">
          <w:rPr>
            <w:rFonts w:ascii="Times New Roman" w:hAnsi="Times New Roman"/>
            <w:color w:val="000000"/>
            <w:spacing w:val="3"/>
            <w:w w:val="115"/>
            <w:sz w:val="21"/>
          </w:rPr>
          <w:t xml:space="preserve">quality </w:t>
        </w:r>
      </w:ins>
      <w:del w:id="860" w:author="David Quin" w:date="2018-12-05T16:15:00Z">
        <w:r w:rsidRPr="00B80A37" w:rsidDel="007E387F">
          <w:rPr>
            <w:rFonts w:ascii="Times New Roman" w:hAnsi="Times New Roman"/>
            <w:color w:val="000000"/>
            <w:w w:val="115"/>
            <w:sz w:val="21"/>
          </w:rPr>
          <w:delText xml:space="preserve">type/ </w:delText>
        </w:r>
        <w:r w:rsidRPr="00B80A37" w:rsidDel="007E387F">
          <w:rPr>
            <w:rFonts w:ascii="Times New Roman" w:hAnsi="Times New Roman"/>
            <w:color w:val="000000"/>
            <w:spacing w:val="3"/>
            <w:w w:val="115"/>
            <w:sz w:val="21"/>
          </w:rPr>
          <w:delText xml:space="preserve">quality </w:delText>
        </w:r>
      </w:del>
      <w:r w:rsidRPr="00B80A37">
        <w:rPr>
          <w:rFonts w:ascii="Times New Roman" w:hAnsi="Times New Roman"/>
          <w:color w:val="000000"/>
          <w:spacing w:val="3"/>
          <w:w w:val="115"/>
          <w:sz w:val="21"/>
        </w:rPr>
        <w:t xml:space="preserve">of products traded), or if it is the pure transport costs (for instance, insurance </w:t>
      </w:r>
      <w:r w:rsidRPr="00B80A37">
        <w:rPr>
          <w:rFonts w:ascii="Times New Roman" w:hAnsi="Times New Roman"/>
          <w:color w:val="000000"/>
          <w:w w:val="115"/>
          <w:sz w:val="21"/>
        </w:rPr>
        <w:t xml:space="preserve">or handling costs) that have reduced over time. We now describe the method to extract these series (with more details provided in Appendix </w:t>
      </w:r>
      <w:r w:rsidRPr="00B80A37">
        <w:rPr>
          <w:rFonts w:ascii="Times New Roman" w:hAnsi="Times New Roman"/>
          <w:color w:val="000000"/>
          <w:sz w:val="21"/>
          <w:rPrChange w:id="861" w:author="David Quin" w:date="2018-12-05T16:15:00Z">
            <w:rPr>
              <w:rFonts w:ascii="Times New Roman" w:hAnsi="Times New Roman"/>
              <w:b/>
              <w:color w:val="000000"/>
              <w:sz w:val="21"/>
            </w:rPr>
          </w:rPrChange>
        </w:rPr>
        <w:t>D).</w:t>
      </w:r>
    </w:p>
    <w:p w14:paraId="72B99C02" w14:textId="77777777" w:rsidR="003A20D6" w:rsidRPr="00B80A37" w:rsidRDefault="002B38CB">
      <w:pPr>
        <w:spacing w:before="216"/>
        <w:ind w:left="144"/>
        <w:rPr>
          <w:rFonts w:ascii="Times New Roman" w:hAnsi="Times New Roman"/>
          <w:b/>
          <w:color w:val="000000"/>
          <w:spacing w:val="23"/>
          <w:sz w:val="21"/>
        </w:rPr>
      </w:pPr>
      <w:r w:rsidRPr="00B80A37">
        <w:rPr>
          <w:rFonts w:ascii="Times New Roman" w:hAnsi="Times New Roman"/>
          <w:b/>
          <w:color w:val="000000"/>
          <w:spacing w:val="23"/>
          <w:sz w:val="21"/>
        </w:rPr>
        <w:t>3.2.2 Estimation method for each additive and multiplicative component</w:t>
      </w:r>
    </w:p>
    <w:p w14:paraId="55A2DF87" w14:textId="6D5AC6FE" w:rsidR="003A20D6" w:rsidRPr="00B80A37" w:rsidRDefault="002B38CB">
      <w:pPr>
        <w:spacing w:before="180" w:line="324" w:lineRule="auto"/>
        <w:ind w:left="144" w:right="216"/>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We </w:t>
      </w:r>
      <w:del w:id="862" w:author="David Quin" w:date="2018-12-05T16:15:00Z">
        <w:r w:rsidRPr="00B80A37" w:rsidDel="007E387F">
          <w:rPr>
            <w:rFonts w:ascii="Times New Roman" w:hAnsi="Times New Roman"/>
            <w:color w:val="000000"/>
            <w:spacing w:val="2"/>
            <w:w w:val="115"/>
            <w:sz w:val="21"/>
          </w:rPr>
          <w:delText xml:space="preserve">start </w:delText>
        </w:r>
      </w:del>
      <w:ins w:id="863" w:author="David Quin" w:date="2018-12-05T16:15:00Z">
        <w:r w:rsidR="007E387F" w:rsidRPr="00B80A37">
          <w:rPr>
            <w:rFonts w:ascii="Times New Roman" w:hAnsi="Times New Roman"/>
            <w:color w:val="000000"/>
            <w:spacing w:val="2"/>
            <w:w w:val="115"/>
            <w:sz w:val="21"/>
          </w:rPr>
          <w:t xml:space="preserve">begin by </w:t>
        </w:r>
      </w:ins>
      <w:r w:rsidRPr="00B80A37">
        <w:rPr>
          <w:rFonts w:ascii="Times New Roman" w:hAnsi="Times New Roman"/>
          <w:color w:val="000000"/>
          <w:spacing w:val="2"/>
          <w:w w:val="115"/>
          <w:sz w:val="21"/>
        </w:rPr>
        <w:t xml:space="preserve">describing the estimation method to extract the fitted and unfitted series for </w:t>
      </w:r>
      <w:r w:rsidRPr="00B80A37">
        <w:rPr>
          <w:rFonts w:ascii="Times New Roman" w:hAnsi="Times New Roman"/>
          <w:color w:val="000000"/>
          <w:w w:val="115"/>
          <w:sz w:val="21"/>
        </w:rPr>
        <w:t xml:space="preserve">both the additive and the multiplicative components, before turning to the </w:t>
      </w:r>
      <w:ins w:id="864" w:author="David Quin" w:date="2018-12-05T16:16:00Z">
        <w:r w:rsidR="007E387F" w:rsidRPr="00B80A37">
          <w:rPr>
            <w:rFonts w:ascii="Times New Roman" w:hAnsi="Times New Roman"/>
            <w:color w:val="000000"/>
            <w:spacing w:val="17"/>
            <w:sz w:val="21"/>
            <w:rPrChange w:id="865" w:author="David Quin" w:date="2018-12-05T16:16:00Z">
              <w:rPr>
                <w:rFonts w:ascii="Times New Roman" w:hAnsi="Times New Roman"/>
                <w:b/>
                <w:color w:val="000000"/>
                <w:spacing w:val="17"/>
                <w:sz w:val="21"/>
              </w:rPr>
            </w:rPrChange>
          </w:rPr>
          <w:t>"</w:t>
        </w:r>
        <w:r w:rsidR="007E387F" w:rsidRPr="00B80A37">
          <w:rPr>
            <w:rFonts w:ascii="Times New Roman" w:hAnsi="Times New Roman"/>
            <w:color w:val="000000"/>
            <w:w w:val="115"/>
            <w:sz w:val="21"/>
          </w:rPr>
          <w:t xml:space="preserve">total </w:t>
        </w:r>
      </w:ins>
      <w:del w:id="866" w:author="David Quin" w:date="2018-12-05T16:16:00Z">
        <w:r w:rsidRPr="00B80A37" w:rsidDel="007E387F">
          <w:rPr>
            <w:rFonts w:ascii="Times New Roman" w:hAnsi="Times New Roman"/>
            <w:color w:val="000000"/>
            <w:w w:val="115"/>
            <w:sz w:val="21"/>
          </w:rPr>
          <w:delText xml:space="preserve">'total </w:delText>
        </w:r>
      </w:del>
      <w:r w:rsidRPr="00B80A37">
        <w:rPr>
          <w:rFonts w:ascii="Times New Roman" w:hAnsi="Times New Roman"/>
          <w:color w:val="000000"/>
          <w:w w:val="115"/>
          <w:sz w:val="21"/>
        </w:rPr>
        <w:t>costs" series.</w:t>
      </w:r>
    </w:p>
    <w:p w14:paraId="64661FF9" w14:textId="77810597" w:rsidR="003A20D6" w:rsidRPr="00B80A37" w:rsidRDefault="002B38CB">
      <w:pPr>
        <w:spacing w:before="324" w:line="324" w:lineRule="auto"/>
        <w:ind w:left="144" w:right="216"/>
        <w:jc w:val="both"/>
        <w:rPr>
          <w:rFonts w:ascii="Times New Roman" w:hAnsi="Times New Roman"/>
          <w:b/>
          <w:color w:val="000000"/>
          <w:spacing w:val="17"/>
          <w:sz w:val="21"/>
        </w:rPr>
      </w:pPr>
      <w:r w:rsidRPr="00B80A37">
        <w:rPr>
          <w:rFonts w:ascii="Times New Roman" w:hAnsi="Times New Roman"/>
          <w:b/>
          <w:color w:val="000000"/>
          <w:spacing w:val="17"/>
          <w:sz w:val="21"/>
        </w:rPr>
        <w:t xml:space="preserve">Obtaining the "pure" transport costs component series </w:t>
      </w:r>
      <w:ins w:id="867" w:author="David Quin" w:date="2018-12-05T16:16:00Z">
        <w:r w:rsidR="007E387F" w:rsidRPr="00B80A37">
          <w:rPr>
            <w:rFonts w:ascii="Times New Roman" w:hAnsi="Times New Roman"/>
            <w:b/>
            <w:color w:val="000000"/>
            <w:spacing w:val="17"/>
            <w:sz w:val="21"/>
          </w:rPr>
          <w:t xml:space="preserve">– </w:t>
        </w:r>
      </w:ins>
      <w:r w:rsidRPr="00B80A37">
        <w:rPr>
          <w:rFonts w:ascii="Times New Roman" w:hAnsi="Times New Roman"/>
          <w:color w:val="000000"/>
          <w:spacing w:val="17"/>
          <w:w w:val="115"/>
          <w:sz w:val="21"/>
        </w:rPr>
        <w:t xml:space="preserve">The empirical strategy </w:t>
      </w:r>
      <w:r w:rsidRPr="00B80A37">
        <w:rPr>
          <w:rFonts w:ascii="Times New Roman" w:hAnsi="Times New Roman"/>
          <w:color w:val="000000"/>
          <w:spacing w:val="-1"/>
          <w:w w:val="115"/>
          <w:sz w:val="21"/>
        </w:rPr>
        <w:t xml:space="preserve">to </w:t>
      </w:r>
      <w:del w:id="868" w:author="David Quin" w:date="2018-12-05T16:16:00Z">
        <w:r w:rsidRPr="00B80A37" w:rsidDel="007E387F">
          <w:rPr>
            <w:rFonts w:ascii="Times New Roman" w:hAnsi="Times New Roman"/>
            <w:color w:val="000000"/>
            <w:spacing w:val="-1"/>
            <w:w w:val="115"/>
            <w:sz w:val="21"/>
          </w:rPr>
          <w:delText xml:space="preserve">get </w:delText>
        </w:r>
      </w:del>
      <w:ins w:id="869" w:author="David Quin" w:date="2018-12-05T16:16:00Z">
        <w:r w:rsidR="007E387F" w:rsidRPr="00B80A37">
          <w:rPr>
            <w:rFonts w:ascii="Times New Roman" w:hAnsi="Times New Roman"/>
            <w:color w:val="000000"/>
            <w:spacing w:val="-1"/>
            <w:w w:val="115"/>
            <w:sz w:val="21"/>
          </w:rPr>
          <w:t xml:space="preserve">find </w:t>
        </w:r>
      </w:ins>
      <w:r w:rsidRPr="00B80A37">
        <w:rPr>
          <w:rFonts w:ascii="Times New Roman" w:hAnsi="Times New Roman"/>
          <w:color w:val="000000"/>
          <w:spacing w:val="-1"/>
          <w:w w:val="115"/>
          <w:sz w:val="21"/>
        </w:rPr>
        <w:t>the fitted transport cost measure (i.e.</w:t>
      </w:r>
      <w:del w:id="870" w:author="David Quin" w:date="2018-12-05T16:16:00Z">
        <w:r w:rsidRPr="00B80A37" w:rsidDel="007E387F">
          <w:rPr>
            <w:rFonts w:ascii="Times New Roman" w:hAnsi="Times New Roman"/>
            <w:color w:val="000000"/>
            <w:spacing w:val="-1"/>
            <w:w w:val="115"/>
            <w:sz w:val="21"/>
          </w:rPr>
          <w:delText>,</w:delText>
        </w:r>
      </w:del>
      <w:r w:rsidRPr="00B80A37">
        <w:rPr>
          <w:rFonts w:ascii="Times New Roman" w:hAnsi="Times New Roman"/>
          <w:color w:val="000000"/>
          <w:spacing w:val="-1"/>
          <w:w w:val="115"/>
          <w:sz w:val="21"/>
        </w:rPr>
        <w:t xml:space="preserve"> extracting from trade composition effect) can </w:t>
      </w:r>
      <w:r w:rsidRPr="00B80A37">
        <w:rPr>
          <w:rFonts w:ascii="Times New Roman" w:hAnsi="Times New Roman"/>
          <w:color w:val="000000"/>
          <w:w w:val="115"/>
          <w:sz w:val="21"/>
        </w:rPr>
        <w:t xml:space="preserve">be described as a two-stage process. First, we decompose the estimated measure in the </w:t>
      </w:r>
      <w:r w:rsidRPr="00B80A37">
        <w:rPr>
          <w:rFonts w:ascii="Times New Roman" w:hAnsi="Times New Roman"/>
          <w:color w:val="000000"/>
          <w:spacing w:val="-5"/>
          <w:w w:val="115"/>
          <w:sz w:val="21"/>
        </w:rPr>
        <w:t xml:space="preserve">three product/country/time dimensions, using fixed effects. For the estimated ad-valorem </w:t>
      </w:r>
      <w:r w:rsidRPr="00B80A37">
        <w:rPr>
          <w:rFonts w:ascii="Times New Roman" w:hAnsi="Times New Roman"/>
          <w:color w:val="000000"/>
          <w:spacing w:val="-2"/>
          <w:w w:val="115"/>
          <w:sz w:val="21"/>
        </w:rPr>
        <w:t>component, we estimate the following equation:</w:t>
      </w:r>
    </w:p>
    <w:p w14:paraId="3CE57CCF" w14:textId="77777777" w:rsidR="003A20D6" w:rsidRPr="00B80A37" w:rsidRDefault="002B38CB">
      <w:pPr>
        <w:tabs>
          <w:tab w:val="left" w:pos="5049"/>
          <w:tab w:val="left" w:pos="6222"/>
          <w:tab w:val="right" w:pos="8692"/>
        </w:tabs>
        <w:spacing w:before="180" w:line="192" w:lineRule="auto"/>
        <w:ind w:left="1224"/>
        <w:rPr>
          <w:rFonts w:ascii="Times New Roman" w:hAnsi="Times New Roman"/>
          <w:color w:val="000000"/>
          <w:w w:val="115"/>
          <w:sz w:val="21"/>
        </w:rPr>
      </w:pPr>
      <w:r w:rsidRPr="00B80A37">
        <w:rPr>
          <w:rFonts w:ascii="Times New Roman" w:hAnsi="Times New Roman"/>
          <w:color w:val="000000"/>
          <w:w w:val="115"/>
          <w:sz w:val="21"/>
        </w:rPr>
        <w:t xml:space="preserve">ln(Fikt) = b + </w:t>
      </w:r>
      <w:r w:rsidRPr="00B80A37">
        <w:rPr>
          <w:rFonts w:ascii="Arial" w:hAnsi="Arial"/>
          <w:color w:val="000000"/>
          <w:w w:val="130"/>
          <w:sz w:val="42"/>
        </w:rPr>
        <w:t xml:space="preserve">E </w:t>
      </w:r>
      <w:r w:rsidRPr="00B80A37">
        <w:rPr>
          <w:rFonts w:ascii="Times New Roman" w:hAnsi="Times New Roman"/>
          <w:color w:val="000000"/>
          <w:sz w:val="23"/>
        </w:rPr>
        <w:t>a</w:t>
      </w:r>
      <w:r w:rsidRPr="00B80A37">
        <w:rPr>
          <w:rFonts w:ascii="Times New Roman" w:hAnsi="Times New Roman"/>
          <w:color w:val="000000"/>
          <w:w w:val="155"/>
          <w:sz w:val="23"/>
          <w:vertAlign w:val="subscript"/>
        </w:rPr>
        <w:t>i</w:t>
      </w:r>
      <w:r w:rsidRPr="00B80A37">
        <w:rPr>
          <w:rFonts w:ascii="Times New Roman" w:hAnsi="Times New Roman"/>
          <w:color w:val="000000"/>
          <w:sz w:val="23"/>
        </w:rPr>
        <w:t xml:space="preserve">.11 </w:t>
      </w:r>
      <w:r w:rsidRPr="00B80A37">
        <w:rPr>
          <w:rFonts w:ascii="Times New Roman" w:hAnsi="Times New Roman"/>
          <w:color w:val="000000"/>
          <w:w w:val="155"/>
          <w:sz w:val="23"/>
          <w:vertAlign w:val="subscript"/>
        </w:rPr>
        <w:t>i</w:t>
      </w:r>
      <w:r w:rsidRPr="00B80A37">
        <w:rPr>
          <w:rFonts w:ascii="Times New Roman" w:hAnsi="Times New Roman"/>
          <w:color w:val="000000"/>
          <w:sz w:val="23"/>
        </w:rPr>
        <w:t xml:space="preserve"> + </w:t>
      </w:r>
      <w:r w:rsidRPr="00B80A37">
        <w:rPr>
          <w:rFonts w:ascii="Arial" w:hAnsi="Arial"/>
          <w:color w:val="000000"/>
          <w:w w:val="130"/>
          <w:sz w:val="42"/>
        </w:rPr>
        <w:t>E</w:t>
      </w:r>
      <w:r w:rsidRPr="00B80A37">
        <w:rPr>
          <w:rFonts w:ascii="Arial" w:hAnsi="Arial"/>
          <w:color w:val="000000"/>
          <w:w w:val="130"/>
          <w:sz w:val="42"/>
        </w:rPr>
        <w:tab/>
      </w:r>
      <w:r w:rsidRPr="00B80A37">
        <w:rPr>
          <w:rFonts w:ascii="Times New Roman" w:hAnsi="Times New Roman"/>
          <w:i/>
          <w:color w:val="000000"/>
          <w:spacing w:val="-2"/>
          <w:sz w:val="16"/>
        </w:rPr>
        <w:t>s(k) •</w:t>
      </w:r>
      <w:r w:rsidRPr="00B80A37">
        <w:rPr>
          <w:rFonts w:ascii="Times New Roman" w:hAnsi="Times New Roman"/>
          <w:i/>
          <w:color w:val="000000"/>
          <w:spacing w:val="-2"/>
          <w:w w:val="125"/>
          <w:sz w:val="16"/>
          <w:vertAlign w:val="superscript"/>
        </w:rPr>
        <w:t>1</w:t>
      </w:r>
      <w:r w:rsidRPr="00B80A37">
        <w:rPr>
          <w:rFonts w:ascii="Times New Roman" w:hAnsi="Times New Roman"/>
          <w:i/>
          <w:color w:val="000000"/>
          <w:spacing w:val="-2"/>
          <w:sz w:val="16"/>
        </w:rPr>
        <w:t xml:space="preserve"> s(k)</w:t>
      </w:r>
      <w:r w:rsidRPr="00B80A37">
        <w:rPr>
          <w:rFonts w:ascii="Times New Roman" w:hAnsi="Times New Roman"/>
          <w:i/>
          <w:color w:val="000000"/>
          <w:spacing w:val="-2"/>
          <w:sz w:val="16"/>
        </w:rPr>
        <w:tab/>
      </w:r>
      <w:r w:rsidRPr="00B80A37">
        <w:rPr>
          <w:rFonts w:ascii="Arial" w:hAnsi="Arial"/>
          <w:color w:val="000000"/>
          <w:spacing w:val="-8"/>
          <w:w w:val="130"/>
          <w:sz w:val="42"/>
        </w:rPr>
        <w:t xml:space="preserve">E </w:t>
      </w:r>
      <w:r w:rsidRPr="00B80A37">
        <w:rPr>
          <w:rFonts w:ascii="Times New Roman" w:hAnsi="Times New Roman"/>
          <w:color w:val="000000"/>
          <w:spacing w:val="-8"/>
          <w:w w:val="130"/>
          <w:sz w:val="18"/>
        </w:rPr>
        <w:t xml:space="preserve">7t• it </w:t>
      </w:r>
      <w:r w:rsidRPr="00B80A37">
        <w:rPr>
          <w:rFonts w:ascii="Times New Roman" w:hAnsi="Times New Roman"/>
          <w:i/>
          <w:color w:val="000000"/>
          <w:spacing w:val="-8"/>
          <w:sz w:val="20"/>
        </w:rPr>
        <w:t>±cikt</w:t>
      </w:r>
      <w:r w:rsidRPr="00B80A37">
        <w:rPr>
          <w:rFonts w:ascii="Times New Roman" w:hAnsi="Times New Roman"/>
          <w:i/>
          <w:color w:val="000000"/>
          <w:spacing w:val="-8"/>
          <w:sz w:val="20"/>
        </w:rPr>
        <w:tab/>
      </w:r>
      <w:r w:rsidRPr="00B80A37">
        <w:rPr>
          <w:rFonts w:ascii="Times New Roman" w:hAnsi="Times New Roman"/>
          <w:color w:val="000000"/>
          <w:spacing w:val="30"/>
          <w:sz w:val="6"/>
        </w:rPr>
        <w:t>(</w:t>
      </w:r>
      <w:r w:rsidRPr="00B80A37">
        <w:rPr>
          <w:rFonts w:ascii="Times New Roman" w:hAnsi="Times New Roman"/>
          <w:color w:val="000000"/>
          <w:spacing w:val="30"/>
          <w:w w:val="105"/>
          <w:sz w:val="6"/>
          <w:vertAlign w:val="superscript"/>
        </w:rPr>
        <w:t>9</w:t>
      </w:r>
      <w:r w:rsidRPr="00B80A37">
        <w:rPr>
          <w:rFonts w:ascii="Times New Roman" w:hAnsi="Times New Roman"/>
          <w:color w:val="000000"/>
          <w:spacing w:val="30"/>
          <w:sz w:val="6"/>
        </w:rPr>
        <w:t>)</w:t>
      </w:r>
    </w:p>
    <w:p w14:paraId="4AF1D383" w14:textId="77777777" w:rsidR="003A20D6" w:rsidRPr="00B80A37" w:rsidRDefault="002B38CB">
      <w:pPr>
        <w:tabs>
          <w:tab w:val="left" w:pos="4203"/>
          <w:tab w:val="right" w:pos="6633"/>
        </w:tabs>
        <w:spacing w:after="36" w:line="206" w:lineRule="auto"/>
        <w:ind w:left="2880"/>
        <w:rPr>
          <w:rFonts w:ascii="Times New Roman" w:hAnsi="Times New Roman"/>
          <w:color w:val="000000"/>
          <w:sz w:val="17"/>
        </w:rPr>
      </w:pPr>
      <w:r w:rsidRPr="00B80A37">
        <w:rPr>
          <w:rFonts w:ascii="Times New Roman" w:hAnsi="Times New Roman"/>
          <w:color w:val="000000"/>
          <w:sz w:val="17"/>
        </w:rPr>
        <w:t>iOARG</w:t>
      </w:r>
      <w:r w:rsidRPr="00B80A37">
        <w:rPr>
          <w:rFonts w:ascii="Times New Roman" w:hAnsi="Times New Roman"/>
          <w:color w:val="000000"/>
          <w:sz w:val="17"/>
        </w:rPr>
        <w:tab/>
        <w:t>s(k)0011</w:t>
      </w:r>
      <w:r w:rsidRPr="00B80A37">
        <w:rPr>
          <w:rFonts w:ascii="Times New Roman" w:hAnsi="Times New Roman"/>
          <w:color w:val="000000"/>
          <w:sz w:val="17"/>
        </w:rPr>
        <w:tab/>
        <w:t>t01974</w:t>
      </w:r>
    </w:p>
    <w:p w14:paraId="3A4C18EA" w14:textId="77777777" w:rsidR="003A20D6" w:rsidRPr="00B80A37" w:rsidRDefault="002B38CB">
      <w:pPr>
        <w:tabs>
          <w:tab w:val="right" w:pos="7122"/>
        </w:tabs>
        <w:ind w:left="2808"/>
        <w:rPr>
          <w:rFonts w:ascii="Times New Roman" w:hAnsi="Times New Roman"/>
          <w:color w:val="000000"/>
          <w:spacing w:val="56"/>
          <w:sz w:val="13"/>
          <w:vertAlign w:val="superscript"/>
        </w:rPr>
      </w:pPr>
      <w:r w:rsidRPr="00B80A37">
        <w:rPr>
          <w:rFonts w:ascii="Times New Roman" w:hAnsi="Times New Roman"/>
          <w:color w:val="000000"/>
          <w:spacing w:val="56"/>
          <w:sz w:val="13"/>
          <w:vertAlign w:val="superscript"/>
        </w:rPr>
        <w:t>••</w:t>
      </w:r>
      <w:r w:rsidRPr="00B80A37">
        <w:rPr>
          <w:rFonts w:ascii="Times New Roman" w:hAnsi="Times New Roman"/>
          <w:color w:val="000000"/>
          <w:spacing w:val="36"/>
          <w:sz w:val="7"/>
        </w:rPr>
        <w:t>•■•■■•,0■</w:t>
      </w:r>
      <w:r w:rsidRPr="00B80A37">
        <w:rPr>
          <w:rFonts w:ascii="Times New Roman" w:hAnsi="Times New Roman"/>
          <w:color w:val="000000"/>
          <w:spacing w:val="56"/>
          <w:sz w:val="13"/>
        </w:rPr>
        <w:t>1</w:t>
      </w:r>
      <w:r w:rsidRPr="00B80A37">
        <w:rPr>
          <w:rFonts w:ascii="Times New Roman" w:hAnsi="Times New Roman"/>
          <w:color w:val="000000"/>
          <w:spacing w:val="56"/>
          <w:sz w:val="13"/>
        </w:rPr>
        <w:tab/>
      </w:r>
      <w:r w:rsidRPr="00B80A37">
        <w:rPr>
          <w:rFonts w:ascii="Times New Roman" w:hAnsi="Times New Roman"/>
          <w:color w:val="000000"/>
          <w:spacing w:val="38"/>
          <w:sz w:val="13"/>
        </w:rPr>
        <w:t>•••</w:t>
      </w:r>
      <w:r w:rsidRPr="00B80A37">
        <w:rPr>
          <w:rFonts w:ascii="Times New Roman" w:hAnsi="Times New Roman"/>
          <w:color w:val="000000"/>
          <w:spacing w:val="18"/>
          <w:sz w:val="7"/>
        </w:rPr>
        <w:t>■•■■••,■</w:t>
      </w:r>
      <w:r w:rsidRPr="00B80A37">
        <w:rPr>
          <w:rFonts w:ascii="Times New Roman" w:hAnsi="Times New Roman"/>
          <w:color w:val="000000"/>
          <w:spacing w:val="38"/>
          <w:sz w:val="13"/>
        </w:rPr>
        <w:t>.....</w:t>
      </w:r>
    </w:p>
    <w:p w14:paraId="1464980F" w14:textId="77777777" w:rsidR="003A20D6" w:rsidRPr="00B80A37" w:rsidRDefault="002B38CB">
      <w:pPr>
        <w:tabs>
          <w:tab w:val="left" w:pos="4941"/>
          <w:tab w:val="right" w:pos="6697"/>
        </w:tabs>
        <w:spacing w:line="295" w:lineRule="auto"/>
        <w:ind w:left="3312"/>
        <w:rPr>
          <w:rFonts w:ascii="Times New Roman" w:hAnsi="Times New Roman"/>
          <w:i/>
          <w:color w:val="000000"/>
          <w:sz w:val="16"/>
        </w:rPr>
      </w:pPr>
      <w:r w:rsidRPr="00B80A37">
        <w:rPr>
          <w:rFonts w:ascii="Times New Roman" w:hAnsi="Times New Roman"/>
          <w:i/>
          <w:color w:val="000000"/>
          <w:sz w:val="16"/>
        </w:rPr>
        <w:t>(a)</w:t>
      </w:r>
      <w:r w:rsidRPr="00B80A37">
        <w:rPr>
          <w:rFonts w:ascii="Times New Roman" w:hAnsi="Times New Roman"/>
          <w:i/>
          <w:color w:val="000000"/>
          <w:sz w:val="16"/>
        </w:rPr>
        <w:tab/>
        <w:t>(b)</w:t>
      </w:r>
      <w:r w:rsidRPr="00B80A37">
        <w:rPr>
          <w:rFonts w:ascii="Times New Roman" w:hAnsi="Times New Roman"/>
          <w:i/>
          <w:color w:val="000000"/>
          <w:sz w:val="16"/>
        </w:rPr>
        <w:tab/>
        <w:t>(c)</w:t>
      </w:r>
    </w:p>
    <w:p w14:paraId="722A4320" w14:textId="1268800A" w:rsidR="003A20D6" w:rsidRPr="00B80A37" w:rsidRDefault="002B38CB">
      <w:pPr>
        <w:spacing w:before="216" w:after="72" w:line="324" w:lineRule="auto"/>
        <w:ind w:left="144" w:right="216"/>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where li and </w:t>
      </w:r>
      <w:r w:rsidRPr="00B80A37">
        <w:rPr>
          <w:rFonts w:ascii="Times New Roman" w:hAnsi="Times New Roman"/>
          <w:i/>
          <w:color w:val="000000"/>
          <w:spacing w:val="-2"/>
          <w:sz w:val="18"/>
        </w:rPr>
        <w:t>l</w:t>
      </w:r>
      <w:r w:rsidRPr="00B80A37">
        <w:rPr>
          <w:rFonts w:ascii="Times New Roman" w:hAnsi="Times New Roman"/>
          <w:i/>
          <w:color w:val="000000"/>
          <w:spacing w:val="-2"/>
          <w:sz w:val="18"/>
          <w:vertAlign w:val="subscript"/>
        </w:rPr>
        <w:t>s</w:t>
      </w:r>
      <w:r w:rsidRPr="00B80A37">
        <w:rPr>
          <w:rFonts w:ascii="Times New Roman" w:hAnsi="Times New Roman"/>
          <w:i/>
          <w:color w:val="000000"/>
          <w:spacing w:val="-2"/>
          <w:sz w:val="18"/>
        </w:rPr>
        <w:t>(</w:t>
      </w:r>
      <w:r w:rsidRPr="00B80A37">
        <w:rPr>
          <w:rFonts w:ascii="Times New Roman" w:hAnsi="Times New Roman"/>
          <w:i/>
          <w:color w:val="000000"/>
          <w:spacing w:val="-2"/>
          <w:sz w:val="18"/>
          <w:vertAlign w:val="subscript"/>
        </w:rPr>
        <w:t>k</w:t>
      </w:r>
      <w:r w:rsidRPr="00B80A37">
        <w:rPr>
          <w:rFonts w:ascii="Times New Roman" w:hAnsi="Times New Roman"/>
          <w:i/>
          <w:color w:val="000000"/>
          <w:spacing w:val="-2"/>
          <w:sz w:val="18"/>
        </w:rPr>
        <w:t xml:space="preserve">) </w:t>
      </w:r>
      <w:r w:rsidRPr="00B80A37">
        <w:rPr>
          <w:rFonts w:ascii="Times New Roman" w:hAnsi="Times New Roman"/>
          <w:color w:val="000000"/>
          <w:spacing w:val="-2"/>
          <w:w w:val="115"/>
          <w:sz w:val="21"/>
        </w:rPr>
        <w:t xml:space="preserve">represent </w:t>
      </w:r>
      <w:ins w:id="871" w:author="David Quin" w:date="2018-12-05T16:17:00Z">
        <w:r w:rsidR="007E387F" w:rsidRPr="00B80A37">
          <w:rPr>
            <w:rFonts w:ascii="Times New Roman" w:hAnsi="Times New Roman"/>
            <w:color w:val="000000"/>
            <w:spacing w:val="-2"/>
            <w:w w:val="115"/>
            <w:sz w:val="21"/>
          </w:rPr>
          <w:t xml:space="preserve">country and sector fixed </w:t>
        </w:r>
      </w:ins>
      <w:del w:id="872" w:author="David Quin" w:date="2018-12-05T16:17:00Z">
        <w:r w:rsidRPr="00B80A37" w:rsidDel="007E387F">
          <w:rPr>
            <w:rFonts w:ascii="Times New Roman" w:hAnsi="Times New Roman"/>
            <w:color w:val="000000"/>
            <w:spacing w:val="-2"/>
            <w:w w:val="115"/>
            <w:sz w:val="21"/>
          </w:rPr>
          <w:delText>country- and sector</w:delText>
        </w:r>
      </w:del>
      <w:del w:id="873" w:author="David Quin" w:date="2018-12-05T16:16:00Z">
        <w:r w:rsidRPr="00B80A37" w:rsidDel="007E387F">
          <w:rPr>
            <w:rFonts w:ascii="Times New Roman" w:hAnsi="Times New Roman"/>
            <w:color w:val="000000"/>
            <w:spacing w:val="-2"/>
            <w:w w:val="115"/>
            <w:sz w:val="21"/>
          </w:rPr>
          <w:delText xml:space="preserve">- </w:delText>
        </w:r>
      </w:del>
      <w:del w:id="874" w:author="David Quin" w:date="2018-12-05T16:17:00Z">
        <w:r w:rsidRPr="00B80A37" w:rsidDel="007E387F">
          <w:rPr>
            <w:rFonts w:ascii="Times New Roman" w:hAnsi="Times New Roman"/>
            <w:color w:val="000000"/>
            <w:spacing w:val="-2"/>
            <w:w w:val="115"/>
            <w:sz w:val="21"/>
          </w:rPr>
          <w:delText xml:space="preserve">fixed </w:delText>
        </w:r>
      </w:del>
      <w:r w:rsidRPr="00B80A37">
        <w:rPr>
          <w:rFonts w:ascii="Times New Roman" w:hAnsi="Times New Roman"/>
          <w:color w:val="000000"/>
          <w:spacing w:val="-2"/>
          <w:w w:val="115"/>
          <w:sz w:val="21"/>
        </w:rPr>
        <w:t>effects.</w:t>
      </w:r>
      <w:r w:rsidR="000940B1" w:rsidRPr="00B80A37">
        <w:rPr>
          <w:rStyle w:val="FootnoteReference"/>
          <w:rFonts w:ascii="Times New Roman" w:hAnsi="Times New Roman"/>
          <w:color w:val="000000"/>
          <w:spacing w:val="-2"/>
          <w:w w:val="115"/>
          <w:sz w:val="21"/>
        </w:rPr>
        <w:footnoteReference w:id="25"/>
      </w:r>
      <w:r w:rsidRPr="00B80A37">
        <w:rPr>
          <w:rFonts w:ascii="Times New Roman" w:hAnsi="Times New Roman"/>
          <w:color w:val="000000"/>
          <w:spacing w:val="-2"/>
          <w:w w:val="115"/>
          <w:sz w:val="21"/>
        </w:rPr>
        <w:t xml:space="preserve"> Equation (9) is estimated </w:t>
      </w:r>
      <w:r w:rsidRPr="00B80A37">
        <w:rPr>
          <w:rFonts w:ascii="Times New Roman" w:hAnsi="Times New Roman"/>
          <w:color w:val="000000"/>
          <w:spacing w:val="1"/>
          <w:w w:val="115"/>
          <w:sz w:val="21"/>
        </w:rPr>
        <w:t xml:space="preserve">using OLS, with a weighting scheme based on the value of each flow in the total value </w:t>
      </w:r>
      <w:r w:rsidRPr="00B80A37">
        <w:rPr>
          <w:rFonts w:ascii="Times New Roman" w:hAnsi="Times New Roman"/>
          <w:color w:val="000000"/>
          <w:spacing w:val="-1"/>
          <w:w w:val="115"/>
          <w:sz w:val="21"/>
        </w:rPr>
        <w:t xml:space="preserve">of flows </w:t>
      </w:r>
      <w:ins w:id="877" w:author="David Quin" w:date="2018-12-05T16:17:00Z">
        <w:r w:rsidR="007E387F" w:rsidRPr="00B80A37">
          <w:rPr>
            <w:rFonts w:ascii="Times New Roman" w:hAnsi="Times New Roman"/>
            <w:color w:val="000000"/>
            <w:spacing w:val="-1"/>
            <w:w w:val="115"/>
            <w:sz w:val="21"/>
          </w:rPr>
          <w:t xml:space="preserve">for </w:t>
        </w:r>
      </w:ins>
      <w:r w:rsidRPr="00B80A37">
        <w:rPr>
          <w:rFonts w:ascii="Times New Roman" w:hAnsi="Times New Roman"/>
          <w:color w:val="000000"/>
          <w:spacing w:val="-1"/>
          <w:w w:val="115"/>
          <w:sz w:val="21"/>
        </w:rPr>
        <w:t xml:space="preserve">the </w:t>
      </w:r>
      <w:del w:id="878" w:author="David Quin" w:date="2018-12-05T16:17:00Z">
        <w:r w:rsidRPr="00B80A37" w:rsidDel="007E387F">
          <w:rPr>
            <w:rFonts w:ascii="Times New Roman" w:hAnsi="Times New Roman"/>
            <w:color w:val="000000"/>
            <w:spacing w:val="-1"/>
            <w:w w:val="115"/>
            <w:sz w:val="21"/>
          </w:rPr>
          <w:delText xml:space="preserve">considered </w:delText>
        </w:r>
      </w:del>
      <w:ins w:id="879" w:author="David Quin" w:date="2018-12-05T16:17:00Z">
        <w:r w:rsidR="007E387F" w:rsidRPr="00B80A37">
          <w:rPr>
            <w:rFonts w:ascii="Times New Roman" w:hAnsi="Times New Roman"/>
            <w:color w:val="000000"/>
            <w:spacing w:val="-1"/>
            <w:w w:val="115"/>
            <w:sz w:val="21"/>
          </w:rPr>
          <w:t xml:space="preserve">relevant </w:t>
        </w:r>
      </w:ins>
      <w:r w:rsidRPr="00B80A37">
        <w:rPr>
          <w:rFonts w:ascii="Times New Roman" w:hAnsi="Times New Roman"/>
          <w:color w:val="000000"/>
          <w:spacing w:val="-1"/>
          <w:w w:val="115"/>
          <w:sz w:val="21"/>
        </w:rPr>
        <w:t xml:space="preserve">year. As for the additive component, given that the sector fixed </w:t>
      </w:r>
      <w:r w:rsidRPr="00B80A37">
        <w:rPr>
          <w:rFonts w:ascii="Times New Roman" w:hAnsi="Times New Roman"/>
          <w:color w:val="000000"/>
          <w:spacing w:val="-1"/>
          <w:w w:val="115"/>
          <w:sz w:val="21"/>
        </w:rPr>
        <w:lastRenderedPageBreak/>
        <w:t xml:space="preserve">effect and the country fixed effect are additive rather than multiplicative by construction, </w:t>
      </w:r>
      <w:r w:rsidRPr="00B80A37">
        <w:rPr>
          <w:rFonts w:ascii="Times New Roman" w:hAnsi="Times New Roman"/>
          <w:color w:val="000000"/>
          <w:spacing w:val="-2"/>
          <w:w w:val="115"/>
          <w:sz w:val="21"/>
        </w:rPr>
        <w:t xml:space="preserve">we estimate the following equation using </w:t>
      </w:r>
      <w:ins w:id="880" w:author="David Quin" w:date="2018-12-06T23:23:00Z">
        <w:r w:rsidR="00BE6A71" w:rsidRPr="00BE6A71">
          <w:rPr>
            <w:rFonts w:ascii="Times New Roman" w:hAnsi="Times New Roman"/>
            <w:color w:val="000000"/>
            <w:spacing w:val="-2"/>
            <w:w w:val="115"/>
            <w:sz w:val="21"/>
          </w:rPr>
          <w:t>non-linear</w:t>
        </w:r>
        <w:r w:rsidR="00BE6A71" w:rsidRPr="00BE6A71" w:rsidDel="00BE6A71">
          <w:rPr>
            <w:rFonts w:ascii="Times New Roman" w:hAnsi="Times New Roman"/>
            <w:color w:val="000000"/>
            <w:spacing w:val="-2"/>
            <w:w w:val="115"/>
            <w:sz w:val="21"/>
          </w:rPr>
          <w:t xml:space="preserve"> </w:t>
        </w:r>
      </w:ins>
      <w:del w:id="881" w:author="David Quin" w:date="2018-12-06T23:23:00Z">
        <w:r w:rsidRPr="00B80A37" w:rsidDel="00BE6A71">
          <w:rPr>
            <w:rFonts w:ascii="Times New Roman" w:hAnsi="Times New Roman"/>
            <w:color w:val="000000"/>
            <w:spacing w:val="-2"/>
            <w:w w:val="115"/>
            <w:sz w:val="21"/>
          </w:rPr>
          <w:delText>non</w:delText>
        </w:r>
      </w:del>
      <w:del w:id="882" w:author="David Quin" w:date="2018-12-05T16:18:00Z">
        <w:r w:rsidRPr="00B80A37" w:rsidDel="007E387F">
          <w:rPr>
            <w:rFonts w:ascii="Times New Roman" w:hAnsi="Times New Roman"/>
            <w:color w:val="000000"/>
            <w:spacing w:val="-2"/>
            <w:w w:val="115"/>
            <w:sz w:val="21"/>
          </w:rPr>
          <w:delText>-</w:delText>
        </w:r>
      </w:del>
      <w:del w:id="883" w:author="David Quin" w:date="2018-12-06T23:23:00Z">
        <w:r w:rsidRPr="00B80A37" w:rsidDel="00BE6A71">
          <w:rPr>
            <w:rFonts w:ascii="Times New Roman" w:hAnsi="Times New Roman"/>
            <w:color w:val="000000"/>
            <w:spacing w:val="-2"/>
            <w:w w:val="115"/>
            <w:sz w:val="21"/>
          </w:rPr>
          <w:delText xml:space="preserve">linear </w:delText>
        </w:r>
      </w:del>
      <w:r w:rsidRPr="00B80A37">
        <w:rPr>
          <w:rFonts w:ascii="Times New Roman" w:hAnsi="Times New Roman"/>
          <w:color w:val="000000"/>
          <w:spacing w:val="-2"/>
          <w:w w:val="115"/>
          <w:sz w:val="21"/>
        </w:rPr>
        <w:t>least squares:</w:t>
      </w:r>
      <w:r w:rsidR="000940B1" w:rsidRPr="00B80A37">
        <w:rPr>
          <w:rStyle w:val="FootnoteReference"/>
          <w:rFonts w:ascii="Times New Roman" w:hAnsi="Times New Roman"/>
          <w:color w:val="000000"/>
          <w:spacing w:val="-2"/>
          <w:w w:val="115"/>
          <w:sz w:val="21"/>
        </w:rPr>
        <w:footnoteReference w:id="26"/>
      </w:r>
    </w:p>
    <w:p w14:paraId="0ECC030F" w14:textId="79B36F75" w:rsidR="000940B1" w:rsidRPr="00B80A37" w:rsidRDefault="000940B1">
      <w:pPr>
        <w:spacing w:before="216" w:after="72" w:line="324" w:lineRule="auto"/>
        <w:ind w:left="144" w:right="216"/>
        <w:jc w:val="both"/>
        <w:rPr>
          <w:rFonts w:ascii="Times New Roman" w:hAnsi="Times New Roman"/>
          <w:color w:val="000000"/>
          <w:spacing w:val="-2"/>
          <w:w w:val="115"/>
          <w:sz w:val="21"/>
        </w:rPr>
      </w:pPr>
      <w:r w:rsidRPr="00B80A37">
        <w:rPr>
          <w:rFonts w:ascii="Times New Roman" w:hAnsi="Times New Roman"/>
          <w:noProof/>
          <w:color w:val="000000"/>
          <w:spacing w:val="-2"/>
          <w:w w:val="115"/>
          <w:sz w:val="21"/>
        </w:rPr>
        <w:drawing>
          <wp:inline distT="0" distB="0" distL="0" distR="0" wp14:anchorId="73C7E718" wp14:editId="3A171AA6">
            <wp:extent cx="5526405" cy="126301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405" cy="1263015"/>
                    </a:xfrm>
                    <a:prstGeom prst="rect">
                      <a:avLst/>
                    </a:prstGeom>
                  </pic:spPr>
                </pic:pic>
              </a:graphicData>
            </a:graphic>
          </wp:inline>
        </w:drawing>
      </w:r>
    </w:p>
    <w:p w14:paraId="654BD4B7" w14:textId="0E133F68" w:rsidR="003A20D6" w:rsidRPr="00B80A37" w:rsidRDefault="003A20D6" w:rsidP="000940B1">
      <w:pPr>
        <w:spacing w:before="36" w:line="266" w:lineRule="auto"/>
        <w:ind w:right="216"/>
        <w:rPr>
          <w:rFonts w:ascii="Times New Roman" w:hAnsi="Times New Roman"/>
          <w:color w:val="000000"/>
          <w:spacing w:val="12"/>
          <w:sz w:val="12"/>
          <w:vertAlign w:val="superscript"/>
        </w:rPr>
      </w:pPr>
    </w:p>
    <w:p w14:paraId="1C997D07" w14:textId="77777777" w:rsidR="003A20D6" w:rsidRPr="00B80A37" w:rsidRDefault="003A20D6" w:rsidP="000940B1">
      <w:pPr>
        <w:spacing w:line="271" w:lineRule="auto"/>
        <w:ind w:right="216"/>
        <w:rPr>
          <w:rFonts w:ascii="Times New Roman" w:hAnsi="Times New Roman"/>
          <w:color w:val="000000"/>
          <w:spacing w:val="9"/>
          <w:sz w:val="12"/>
          <w:vertAlign w:val="superscript"/>
        </w:rPr>
      </w:pPr>
    </w:p>
    <w:p w14:paraId="6CDD8A17" w14:textId="77777777" w:rsidR="000940B1" w:rsidRPr="00B80A37" w:rsidRDefault="000940B1" w:rsidP="000940B1">
      <w:pPr>
        <w:spacing w:line="271" w:lineRule="auto"/>
        <w:ind w:right="216"/>
        <w:rPr>
          <w:rFonts w:ascii="Times New Roman" w:hAnsi="Times New Roman"/>
          <w:color w:val="000000"/>
          <w:spacing w:val="9"/>
          <w:sz w:val="12"/>
          <w:vertAlign w:val="superscript"/>
        </w:rPr>
      </w:pPr>
    </w:p>
    <w:p w14:paraId="187B43C3" w14:textId="125437EA" w:rsidR="003A20D6" w:rsidRPr="00B80A37" w:rsidRDefault="005E1B5A" w:rsidP="000940B1">
      <w:pPr>
        <w:pStyle w:val="Norm"/>
        <w:rPr>
          <w:rFonts w:asciiTheme="minorHAnsi" w:hAnsiTheme="minorHAnsi"/>
          <w:color w:val="auto"/>
          <w:spacing w:val="0"/>
          <w:sz w:val="2"/>
        </w:rPr>
      </w:pPr>
      <w:r w:rsidRPr="00B80A37">
        <w:rPr>
          <w:noProof/>
        </w:rPr>
        <mc:AlternateContent>
          <mc:Choice Requires="wps">
            <w:drawing>
              <wp:anchor distT="0" distB="0" distL="0" distR="0" simplePos="0" relativeHeight="251703808" behindDoc="1" locked="0" layoutInCell="1" allowOverlap="1" wp14:anchorId="39BB90A2" wp14:editId="550AFBA1">
                <wp:simplePos x="0" y="0"/>
                <wp:positionH relativeFrom="column">
                  <wp:posOffset>615315</wp:posOffset>
                </wp:positionH>
                <wp:positionV relativeFrom="paragraph">
                  <wp:posOffset>8361045</wp:posOffset>
                </wp:positionV>
                <wp:extent cx="2155190" cy="132715"/>
                <wp:effectExtent l="0" t="0" r="0" b="0"/>
                <wp:wrapSquare wrapText="bothSides"/>
                <wp:docPr id="750"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519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95FED" w14:textId="77777777" w:rsidR="00DC28EF" w:rsidRDefault="00DC28EF">
                            <w:pPr>
                              <w:spacing w:line="208" w:lineRule="auto"/>
                              <w:jc w:val="right"/>
                              <w:rPr>
                                <w:rFonts w:ascii="Times New Roman" w:hAnsi="Times New Roman"/>
                                <w:color w:val="000000"/>
                                <w:sz w:val="21"/>
                              </w:rPr>
                            </w:pPr>
                            <w:r>
                              <w:rPr>
                                <w:rFonts w:ascii="Times New Roman" w:hAnsi="Times New Roman"/>
                                <w:color w:val="000000"/>
                                <w:sz w:val="21"/>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90A2" id="Text Box 732" o:spid="_x0000_s1031" type="#_x0000_t202" style="position:absolute;left:0;text-align:left;margin-left:48.45pt;margin-top:658.35pt;width:169.7pt;height:10.45pt;z-index:-251612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pdAowIAAJ0FAAAOAAAAZHJzL2Uyb0RvYy54bWysVG1vmzAQ/j5p/8Hyd8pLIAkopGpDmCZ1&#13;&#10;L1K7H+CACdbAZrYT6Kb9951NSNNWk6ZtfLAO+/zcPXePb3U9tA06UqmY4Cn2rzyMKC9Eyfg+xV8e&#13;&#10;cmeJkdKEl6QRnKb4kSp8vX77ZtV3CQ1ELZqSSgQgXCV9l+Ja6y5xXVXUtCXqSnSUw2ElZEs0/Mq9&#13;&#10;W0rSA3rbuIHnzd1eyLKToqBKwW42HuK1xa8qWuhPVaWoRk2KITdtV2nXnVnd9Yoke0m6mhWnNMhf&#13;&#10;ZNESxiHoGSojmqCDZK+gWlZIoUSlrwrRuqKqWEEtB2Djey/Y3Neko5YLFEd15zKp/wdbfDx+loiV&#13;&#10;KV5EUB9OWmjSAx00uhUDWswCU6G+Uwk43nfgqgc4gE5btqq7E8VXBS7uhc94QRnvXf9BlIBIDlrY&#13;&#10;G0MlW1MnYI4ABkI+nttgohawGfhR5MdwVMCZPwsWfmSycEky3e6k0u+oaJExUiyhzRadHO+UHl0n&#13;&#10;FxOMi5w1DeyTpOHPNgBz3IHYcNWcmSxs537EXrxdbpehEwbzrRN6Webc5JvQmef+Ispm2WaT+T9N&#13;&#10;XD9MalaWlJswk4r88M+6dNLz2P+zjpRoWGngTEpK7nebRqIjARXn9jsV5MLNfZ6GrRdweUHJD0Lv&#13;&#10;NoidfL5cOGEeRk688JaO58e38dwL4zDLn1O6Y5z+OyXUpziOgmhUzW+5efZ7zY0kLdMwJxrWpnh5&#13;&#10;diJJTUm55aVtrSasGe2LUpj0n0oB7Z4abQVrNDqqVQ+7wT4DKzUj5p0oH0HBUoDAQIsw48CohfyO&#13;&#10;UQ/zIsXq24FIilHznsODBBc9GXIydpNBeAFXU6wxGs2NHofQoZNsXwPy+KC4uIGXUjEr4qcsTu8L&#13;&#10;ZoDlcppXZshc/luvp6m6/gUAAP//AwBQSwMEFAAGAAgAAAAhAJV1Hw/lAAAAEQEAAA8AAABkcnMv&#13;&#10;ZG93bnJldi54bWxMTz1vwjAQ3Sv1P1hXqVtxIK0DIQ6qQKhDxQBtJUYTu3HU2I5sE8y/7zG1y0n3&#13;&#10;7t37qFbJ9GRUPnTOcphOMiDKNk52tuXw+bF9mgMJUVgpemcVh6sKsKrv7ypRSnexezUeYktQxIZS&#13;&#10;cNAxDiWlodHKiDBxg7J4+3beiIirb6n04oLipqezLGPUiM6igxaDWmvV/BzOhsPXeti+p6MWu/FF&#13;&#10;vm1mxf7qm8T540PaLHG8LoFEleLfB9w6YH6oMdjJna0MpOewYAtkIp5PWQEEGc85y4GcblBeMKB1&#13;&#10;Rf83qX8BAAD//wMAUEsBAi0AFAAGAAgAAAAhALaDOJL+AAAA4QEAABMAAAAAAAAAAAAAAAAAAAAA&#13;&#10;AFtDb250ZW50X1R5cGVzXS54bWxQSwECLQAUAAYACAAAACEAOP0h/9YAAACUAQAACwAAAAAAAAAA&#13;&#10;AAAAAAAvAQAAX3JlbHMvLnJlbHNQSwECLQAUAAYACAAAACEAWXqXQKMCAACdBQAADgAAAAAAAAAA&#13;&#10;AAAAAAAuAgAAZHJzL2Uyb0RvYy54bWxQSwECLQAUAAYACAAAACEAlXUfD+UAAAARAQAADwAAAAAA&#13;&#10;AAAAAAAAAAD9BAAAZHJzL2Rvd25yZXYueG1sUEsFBgAAAAAEAAQA8wAAAA8GAAAAAA==&#13;&#10;" filled="f" stroked="f">
                <v:path arrowok="t"/>
                <v:textbox inset="0,0,0,0">
                  <w:txbxContent>
                    <w:p w14:paraId="2B095FED" w14:textId="77777777" w:rsidR="00DC28EF" w:rsidRDefault="00DC28EF">
                      <w:pPr>
                        <w:spacing w:line="208" w:lineRule="auto"/>
                        <w:jc w:val="right"/>
                        <w:rPr>
                          <w:rFonts w:ascii="Times New Roman" w:hAnsi="Times New Roman"/>
                          <w:color w:val="000000"/>
                          <w:sz w:val="21"/>
                        </w:rPr>
                      </w:pPr>
                      <w:r>
                        <w:rPr>
                          <w:rFonts w:ascii="Times New Roman" w:hAnsi="Times New Roman"/>
                          <w:color w:val="000000"/>
                          <w:sz w:val="21"/>
                        </w:rPr>
                        <w:t>18</w:t>
                      </w:r>
                    </w:p>
                  </w:txbxContent>
                </v:textbox>
                <w10:wrap type="square"/>
              </v:shape>
            </w:pict>
          </mc:Fallback>
        </mc:AlternateContent>
      </w:r>
      <w:r w:rsidR="002B38CB" w:rsidRPr="00B80A37">
        <w:t>As displayed in Equations (9) and (10), we decompose the estimated transport cost com</w:t>
      </w:r>
      <w:del w:id="890" w:author="David Quin" w:date="2018-12-05T16:19:00Z">
        <w:r w:rsidR="002B38CB" w:rsidRPr="00B80A37" w:rsidDel="007E387F">
          <w:softHyphen/>
        </w:r>
      </w:del>
      <w:r w:rsidR="002B38CB" w:rsidRPr="00B80A37">
        <w:t xml:space="preserve">ponent in three elements: the country dimension (Term (a)), the product dimension (Term (b)) and the pure transport costs time trend (Term (c)). Note that Equations (9) and (10) </w:t>
      </w:r>
      <w:r w:rsidR="002B38CB" w:rsidRPr="00B80A37">
        <w:rPr>
          <w:spacing w:val="11"/>
        </w:rPr>
        <w:t xml:space="preserve">preserve our specification of the ad-valorem and additive costs of Equations (3) and (4), </w:t>
      </w:r>
      <w:r w:rsidR="002B38CB" w:rsidRPr="00B80A37">
        <w:rPr>
          <w:spacing w:val="8"/>
        </w:rPr>
        <w:t xml:space="preserve">as we consider that the iceberg cost is the product of the country of origin and the </w:t>
      </w:r>
      <w:del w:id="891" w:author="David Quin" w:date="2018-12-05T16:19:00Z">
        <w:r w:rsidR="002B38CB" w:rsidRPr="00B80A37" w:rsidDel="007E387F">
          <w:rPr>
            <w:spacing w:val="8"/>
          </w:rPr>
          <w:delText xml:space="preserve">good </w:delText>
        </w:r>
      </w:del>
      <w:ins w:id="892" w:author="David Quin" w:date="2018-12-05T16:19:00Z">
        <w:r w:rsidR="007E387F" w:rsidRPr="00B80A37">
          <w:rPr>
            <w:spacing w:val="8"/>
          </w:rPr>
          <w:t xml:space="preserve">goods </w:t>
        </w:r>
      </w:ins>
      <w:r w:rsidR="002B38CB" w:rsidRPr="00B80A37">
        <w:rPr>
          <w:spacing w:val="8"/>
        </w:rPr>
        <w:t xml:space="preserve">dimension, while the additive cost is the sum of the two dimensions. Both equations are </w:t>
      </w:r>
      <w:r w:rsidR="002B38CB" w:rsidRPr="00B80A37">
        <w:rPr>
          <w:spacing w:val="12"/>
        </w:rPr>
        <w:t>estimated by transport mode.</w:t>
      </w:r>
    </w:p>
    <w:p w14:paraId="4BE34D21" w14:textId="12D7C8A6" w:rsidR="003A20D6" w:rsidRPr="00B80A37" w:rsidRDefault="002B38CB" w:rsidP="000940B1">
      <w:pPr>
        <w:pStyle w:val="Norm"/>
      </w:pPr>
      <w:r w:rsidRPr="00B80A37">
        <w:t xml:space="preserve">In this exercise, we are interested in isolating the change in the time dimension of </w:t>
      </w:r>
      <w:del w:id="893" w:author="David Quin" w:date="2018-12-03T14:24:00Z">
        <w:r w:rsidRPr="00B80A37" w:rsidDel="00B637CF">
          <w:delText xml:space="preserve">the </w:delText>
        </w:r>
        <w:r w:rsidRPr="00B80A37" w:rsidDel="00B637CF">
          <w:rPr>
            <w:spacing w:val="13"/>
          </w:rPr>
          <w:delText>each</w:delText>
        </w:r>
      </w:del>
      <w:ins w:id="894" w:author="David Quin" w:date="2018-12-03T14:24:00Z">
        <w:r w:rsidR="00B637CF" w:rsidRPr="00B80A37">
          <w:t>each</w:t>
        </w:r>
      </w:ins>
      <w:r w:rsidRPr="00B80A37">
        <w:rPr>
          <w:spacing w:val="13"/>
        </w:rPr>
        <w:t xml:space="preserve"> transport cost component. This constitutes the second stage of our procedure. As </w:t>
      </w:r>
      <w:r w:rsidRPr="00B80A37">
        <w:rPr>
          <w:spacing w:val="8"/>
        </w:rPr>
        <w:t xml:space="preserve">for the ad-valorem component defined in [1; +oo], from the estimation of Equation (9), we </w:t>
      </w:r>
      <w:del w:id="895" w:author="David Quin" w:date="2018-12-05T16:20:00Z">
        <w:r w:rsidRPr="00B80A37" w:rsidDel="007E387F">
          <w:rPr>
            <w:spacing w:val="8"/>
          </w:rPr>
          <w:delText xml:space="preserve">built </w:delText>
        </w:r>
      </w:del>
      <w:ins w:id="896" w:author="David Quin" w:date="2018-12-05T16:20:00Z">
        <w:r w:rsidR="007E387F" w:rsidRPr="00B80A37">
          <w:rPr>
            <w:spacing w:val="8"/>
          </w:rPr>
          <w:t xml:space="preserve">build </w:t>
        </w:r>
      </w:ins>
      <w:r w:rsidRPr="00B80A37">
        <w:rPr>
          <w:spacing w:val="8"/>
        </w:rPr>
        <w:t>the variable r(</w:t>
      </w:r>
      <w:r w:rsidRPr="00B80A37">
        <w:rPr>
          <w:spacing w:val="8"/>
          <w:w w:val="125"/>
          <w:vertAlign w:val="subscript"/>
        </w:rPr>
        <w:t>t</w:t>
      </w:r>
      <w:r w:rsidRPr="00B80A37">
        <w:rPr>
          <w:spacing w:val="8"/>
        </w:rPr>
        <w:t xml:space="preserve">tdv, for each year </w:t>
      </w:r>
      <w:r w:rsidRPr="00B80A37">
        <w:rPr>
          <w:i/>
          <w:spacing w:val="8"/>
          <w:w w:val="120"/>
          <w:sz w:val="24"/>
        </w:rPr>
        <w:t xml:space="preserve">t </w:t>
      </w:r>
      <w:r w:rsidRPr="00B80A37">
        <w:rPr>
          <w:spacing w:val="8"/>
        </w:rPr>
        <w:t>&gt; 1974, according to:</w:t>
      </w:r>
    </w:p>
    <w:p w14:paraId="6A12DB27" w14:textId="77777777" w:rsidR="003A20D6" w:rsidRPr="00B80A37" w:rsidRDefault="002B38CB">
      <w:pPr>
        <w:tabs>
          <w:tab w:val="left" w:leader="underscore" w:pos="4489"/>
        </w:tabs>
        <w:spacing w:before="180"/>
        <w:ind w:left="3600"/>
        <w:rPr>
          <w:rFonts w:ascii="Times New Roman" w:hAnsi="Times New Roman"/>
          <w:color w:val="000000"/>
          <w:spacing w:val="-12"/>
          <w:sz w:val="21"/>
        </w:rPr>
      </w:pPr>
      <w:r w:rsidRPr="00B80A37">
        <w:rPr>
          <w:rFonts w:ascii="Times New Roman" w:hAnsi="Times New Roman"/>
          <w:color w:val="000000"/>
          <w:spacing w:val="-12"/>
          <w:sz w:val="21"/>
        </w:rPr>
        <w:t xml:space="preserve">100. </w:t>
      </w:r>
      <w:r w:rsidRPr="00B80A37">
        <w:rPr>
          <w:rFonts w:ascii="Times New Roman" w:hAnsi="Times New Roman"/>
          <w:color w:val="000000"/>
          <w:spacing w:val="-12"/>
          <w:sz w:val="18"/>
          <w:u w:val="single"/>
        </w:rPr>
        <w:t>Ti974.</w:t>
      </w:r>
      <w:r w:rsidRPr="00B80A37">
        <w:rPr>
          <w:rFonts w:ascii="Times New Roman" w:hAnsi="Times New Roman"/>
          <w:color w:val="000000"/>
          <w:spacing w:val="-12"/>
          <w:sz w:val="18"/>
          <w:u w:val="single"/>
        </w:rPr>
        <w:tab/>
      </w:r>
      <w:r w:rsidRPr="00B80A37">
        <w:rPr>
          <w:rFonts w:ascii="Times New Roman" w:hAnsi="Times New Roman"/>
          <w:color w:val="000000"/>
          <w:spacing w:val="20"/>
          <w:sz w:val="18"/>
          <w:u w:val="single"/>
        </w:rPr>
        <w:t xml:space="preserve">exP('Yt) </w:t>
      </w:r>
      <w:r w:rsidRPr="00B80A37">
        <w:rPr>
          <w:rFonts w:ascii="Times New Roman" w:hAnsi="Times New Roman"/>
          <w:color w:val="000000"/>
          <w:spacing w:val="20"/>
          <w:sz w:val="6"/>
          <w:u w:val="single"/>
        </w:rPr>
        <w:t xml:space="preserve">— </w:t>
      </w:r>
      <w:r w:rsidRPr="00B80A37">
        <w:rPr>
          <w:rFonts w:ascii="Times New Roman" w:hAnsi="Times New Roman"/>
          <w:color w:val="000000"/>
          <w:spacing w:val="20"/>
          <w:w w:val="140"/>
          <w:sz w:val="6"/>
          <w:u w:val="single"/>
          <w:vertAlign w:val="superscript"/>
        </w:rPr>
        <w:t xml:space="preserve">1 </w:t>
      </w:r>
    </w:p>
    <w:p w14:paraId="706E6425" w14:textId="77777777" w:rsidR="003A20D6" w:rsidRPr="00B80A37" w:rsidRDefault="002B38CB">
      <w:pPr>
        <w:tabs>
          <w:tab w:val="decimal" w:pos="8500"/>
        </w:tabs>
        <w:spacing w:line="120" w:lineRule="exact"/>
        <w:ind w:left="2880"/>
        <w:rPr>
          <w:rFonts w:ascii="Times New Roman" w:hAnsi="Times New Roman"/>
          <w:color w:val="000000"/>
          <w:spacing w:val="-10"/>
          <w:sz w:val="16"/>
        </w:rPr>
      </w:pPr>
      <w:r w:rsidRPr="00B80A37">
        <w:rPr>
          <w:rFonts w:ascii="Times New Roman" w:hAnsi="Times New Roman"/>
          <w:color w:val="000000"/>
          <w:spacing w:val="-10"/>
          <w:sz w:val="16"/>
        </w:rPr>
        <w:t xml:space="preserve">pry </w:t>
      </w:r>
      <w:r w:rsidRPr="00B80A37">
        <w:rPr>
          <w:rFonts w:ascii="Arial" w:hAnsi="Arial"/>
          <w:color w:val="000000"/>
          <w:w w:val="180"/>
          <w:sz w:val="18"/>
        </w:rPr>
        <w:t>=</w:t>
      </w:r>
      <w:r w:rsidRPr="00B80A37">
        <w:rPr>
          <w:rFonts w:ascii="Arial" w:hAnsi="Arial"/>
          <w:color w:val="000000"/>
          <w:w w:val="180"/>
          <w:sz w:val="18"/>
        </w:rPr>
        <w:tab/>
      </w:r>
      <w:r w:rsidRPr="00B80A37">
        <w:rPr>
          <w:rFonts w:ascii="Times New Roman" w:hAnsi="Times New Roman"/>
          <w:color w:val="000000"/>
          <w:sz w:val="21"/>
        </w:rPr>
        <w:t>(11)</w:t>
      </w:r>
    </w:p>
    <w:p w14:paraId="5604DEBE" w14:textId="77777777" w:rsidR="003A20D6" w:rsidRPr="00B80A37" w:rsidRDefault="002B38CB">
      <w:pPr>
        <w:spacing w:line="213" w:lineRule="auto"/>
        <w:ind w:left="4392"/>
        <w:rPr>
          <w:rFonts w:ascii="Times New Roman" w:hAnsi="Times New Roman"/>
          <w:color w:val="000000"/>
          <w:spacing w:val="16"/>
          <w:sz w:val="17"/>
          <w:vertAlign w:val="superscript"/>
        </w:rPr>
      </w:pPr>
      <w:r w:rsidRPr="00B80A37">
        <w:rPr>
          <w:rFonts w:ascii="Times New Roman" w:hAnsi="Times New Roman"/>
          <w:color w:val="000000"/>
          <w:spacing w:val="16"/>
          <w:sz w:val="17"/>
          <w:vertAlign w:val="superscript"/>
        </w:rPr>
        <w:t>7</w:t>
      </w:r>
      <w:r w:rsidRPr="00B80A37">
        <w:rPr>
          <w:rFonts w:ascii="Times New Roman" w:hAnsi="Times New Roman"/>
          <w:color w:val="000000"/>
          <w:spacing w:val="6"/>
          <w:sz w:val="16"/>
        </w:rPr>
        <w:t xml:space="preserve">1974 — </w:t>
      </w:r>
      <w:r w:rsidRPr="00B80A37">
        <w:rPr>
          <w:rFonts w:ascii="Times New Roman" w:hAnsi="Times New Roman"/>
          <w:color w:val="000000"/>
          <w:spacing w:val="16"/>
          <w:sz w:val="16"/>
          <w:vertAlign w:val="superscript"/>
        </w:rPr>
        <w:t>1</w:t>
      </w:r>
    </w:p>
    <w:p w14:paraId="13E2103E" w14:textId="5CF4816F" w:rsidR="003A20D6" w:rsidRPr="00B80A37" w:rsidRDefault="002B38CB">
      <w:pPr>
        <w:spacing w:before="180" w:line="300" w:lineRule="auto"/>
        <w:jc w:val="both"/>
        <w:rPr>
          <w:rFonts w:ascii="Times New Roman" w:hAnsi="Times New Roman"/>
          <w:color w:val="000000"/>
          <w:spacing w:val="12"/>
          <w:sz w:val="21"/>
        </w:rPr>
      </w:pPr>
      <w:r w:rsidRPr="00B80A37">
        <w:rPr>
          <w:rFonts w:ascii="Times New Roman" w:hAnsi="Times New Roman"/>
          <w:color w:val="000000"/>
          <w:spacing w:val="12"/>
          <w:sz w:val="21"/>
        </w:rPr>
        <w:t xml:space="preserve">with </w:t>
      </w:r>
      <w:r w:rsidRPr="00B80A37">
        <w:rPr>
          <w:rFonts w:ascii="Times New Roman" w:hAnsi="Times New Roman"/>
          <w:color w:val="000000"/>
          <w:spacing w:val="2"/>
          <w:sz w:val="16"/>
        </w:rPr>
        <w:t xml:space="preserve">T1974 = </w:t>
      </w:r>
      <w:r w:rsidRPr="00B80A37">
        <w:rPr>
          <w:rFonts w:ascii="Times New Roman" w:hAnsi="Times New Roman"/>
          <w:color w:val="000000"/>
          <w:spacing w:val="12"/>
          <w:sz w:val="21"/>
        </w:rPr>
        <w:t xml:space="preserve">exp(8 + </w:t>
      </w:r>
      <w:r w:rsidRPr="00B80A37">
        <w:rPr>
          <w:rFonts w:ascii="Times New Roman" w:hAnsi="Times New Roman"/>
          <w:color w:val="000000"/>
          <w:spacing w:val="12"/>
          <w:w w:val="115"/>
          <w:sz w:val="33"/>
        </w:rPr>
        <w:t>E</w:t>
      </w:r>
      <w:r w:rsidRPr="00B80A37">
        <w:rPr>
          <w:rFonts w:ascii="Times New Roman" w:hAnsi="Times New Roman"/>
          <w:color w:val="000000"/>
          <w:spacing w:val="12"/>
          <w:w w:val="155"/>
          <w:sz w:val="33"/>
          <w:vertAlign w:val="subscript"/>
        </w:rPr>
        <w:t>i</w:t>
      </w:r>
      <w:r w:rsidRPr="00B80A37">
        <w:rPr>
          <w:rFonts w:ascii="Times New Roman" w:hAnsi="Times New Roman"/>
          <w:color w:val="000000"/>
          <w:spacing w:val="12"/>
          <w:sz w:val="21"/>
        </w:rPr>
        <w:t xml:space="preserve"> ai + E</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 xml:space="preserve"> ,Q</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 the mean ad-valorem transport cost in 1974 (</w:t>
      </w:r>
      <w:del w:id="897" w:author="David Quin" w:date="2018-12-05T16:20:00Z">
        <w:r w:rsidRPr="00B80A37" w:rsidDel="007E387F">
          <w:rPr>
            <w:rFonts w:ascii="Times New Roman" w:hAnsi="Times New Roman"/>
            <w:color w:val="000000"/>
            <w:spacing w:val="12"/>
            <w:sz w:val="21"/>
          </w:rPr>
          <w:delText xml:space="preserve">See </w:delText>
        </w:r>
      </w:del>
      <w:ins w:id="898" w:author="David Quin" w:date="2018-12-05T16:20:00Z">
        <w:r w:rsidR="007E387F" w:rsidRPr="00B80A37">
          <w:rPr>
            <w:rFonts w:ascii="Times New Roman" w:hAnsi="Times New Roman"/>
            <w:color w:val="000000"/>
            <w:spacing w:val="12"/>
            <w:sz w:val="21"/>
          </w:rPr>
          <w:t xml:space="preserve">see </w:t>
        </w:r>
      </w:ins>
      <w:r w:rsidRPr="00B80A37">
        <w:rPr>
          <w:rFonts w:ascii="Times New Roman" w:hAnsi="Times New Roman"/>
          <w:color w:val="000000"/>
          <w:spacing w:val="11"/>
          <w:sz w:val="21"/>
        </w:rPr>
        <w:t xml:space="preserve">details in Appendix </w:t>
      </w:r>
      <w:r w:rsidRPr="00B80A37">
        <w:rPr>
          <w:rFonts w:ascii="Times New Roman" w:hAnsi="Times New Roman"/>
          <w:color w:val="000000"/>
          <w:spacing w:val="11"/>
          <w:sz w:val="21"/>
          <w:rPrChange w:id="899" w:author="David Quin" w:date="2018-12-05T16:20:00Z">
            <w:rPr>
              <w:rFonts w:ascii="Times New Roman" w:hAnsi="Times New Roman"/>
              <w:b/>
              <w:color w:val="000000"/>
              <w:spacing w:val="11"/>
              <w:sz w:val="21"/>
            </w:rPr>
          </w:rPrChange>
        </w:rPr>
        <w:t>D).</w:t>
      </w:r>
      <w:r w:rsidRPr="00B80A37">
        <w:rPr>
          <w:rFonts w:ascii="Times New Roman" w:hAnsi="Times New Roman"/>
          <w:b/>
          <w:color w:val="000000"/>
          <w:spacing w:val="11"/>
          <w:sz w:val="21"/>
        </w:rPr>
        <w:t xml:space="preserve"> </w:t>
      </w:r>
      <w:r w:rsidRPr="00B80A37">
        <w:rPr>
          <w:rFonts w:ascii="Times New Roman" w:hAnsi="Times New Roman"/>
          <w:color w:val="000000"/>
          <w:spacing w:val="11"/>
          <w:sz w:val="21"/>
        </w:rPr>
        <w:t xml:space="preserve">In plain words, we measure how these costs have changed over </w:t>
      </w:r>
      <w:r w:rsidRPr="00B80A37">
        <w:rPr>
          <w:rFonts w:ascii="Times New Roman" w:hAnsi="Times New Roman"/>
          <w:color w:val="000000"/>
          <w:spacing w:val="12"/>
          <w:sz w:val="21"/>
        </w:rPr>
        <w:t xml:space="preserve">time by blocking the composition of trade flows by product and country partners to the </w:t>
      </w:r>
      <w:r w:rsidRPr="00B80A37">
        <w:rPr>
          <w:rFonts w:ascii="Times New Roman" w:hAnsi="Times New Roman"/>
          <w:color w:val="000000"/>
          <w:spacing w:val="10"/>
          <w:sz w:val="21"/>
        </w:rPr>
        <w:t>one observed in 1974 (the beginning of our sample).</w:t>
      </w:r>
    </w:p>
    <w:p w14:paraId="6295DF9B" w14:textId="5CB7F5A7" w:rsidR="003A20D6" w:rsidRPr="00B80A37" w:rsidRDefault="002B38CB">
      <w:pPr>
        <w:spacing w:line="309" w:lineRule="auto"/>
        <w:ind w:firstLine="288"/>
        <w:rPr>
          <w:rFonts w:ascii="Times New Roman" w:hAnsi="Times New Roman"/>
          <w:color w:val="000000"/>
          <w:spacing w:val="11"/>
          <w:sz w:val="21"/>
        </w:rPr>
      </w:pPr>
      <w:r w:rsidRPr="00B80A37">
        <w:rPr>
          <w:rFonts w:ascii="Times New Roman" w:hAnsi="Times New Roman"/>
          <w:color w:val="000000"/>
          <w:spacing w:val="11"/>
          <w:sz w:val="21"/>
        </w:rPr>
        <w:t xml:space="preserve">As for the additive cost defined in [0; +oo], we </w:t>
      </w:r>
      <w:del w:id="900" w:author="David Quin" w:date="2018-12-05T16:20:00Z">
        <w:r w:rsidRPr="00B80A37" w:rsidDel="007E387F">
          <w:rPr>
            <w:rFonts w:ascii="Times New Roman" w:hAnsi="Times New Roman"/>
            <w:color w:val="000000"/>
            <w:spacing w:val="11"/>
            <w:sz w:val="21"/>
          </w:rPr>
          <w:delText xml:space="preserve">built </w:delText>
        </w:r>
      </w:del>
      <w:ins w:id="901" w:author="David Quin" w:date="2018-12-05T16:20:00Z">
        <w:r w:rsidR="007E387F" w:rsidRPr="00B80A37">
          <w:rPr>
            <w:rFonts w:ascii="Times New Roman" w:hAnsi="Times New Roman"/>
            <w:color w:val="000000"/>
            <w:spacing w:val="11"/>
            <w:sz w:val="21"/>
          </w:rPr>
          <w:t xml:space="preserve">build </w:t>
        </w:r>
      </w:ins>
      <w:r w:rsidRPr="00B80A37">
        <w:rPr>
          <w:rFonts w:ascii="Times New Roman" w:hAnsi="Times New Roman"/>
          <w:color w:val="000000"/>
          <w:spacing w:val="11"/>
          <w:sz w:val="21"/>
        </w:rPr>
        <w:t xml:space="preserve">the variable </w:t>
      </w:r>
      <w:r w:rsidRPr="00B80A37">
        <w:rPr>
          <w:rFonts w:ascii="Times New Roman" w:hAnsi="Times New Roman"/>
          <w:i/>
          <w:color w:val="000000"/>
          <w:spacing w:val="11"/>
          <w:sz w:val="23"/>
        </w:rPr>
        <w:t>rr</w:t>
      </w:r>
      <w:r w:rsidRPr="00B80A37">
        <w:rPr>
          <w:rFonts w:ascii="Times New Roman" w:hAnsi="Times New Roman"/>
          <w:i/>
          <w:color w:val="000000"/>
          <w:spacing w:val="11"/>
          <w:sz w:val="23"/>
          <w:vertAlign w:val="superscript"/>
        </w:rPr>
        <w:t>id</w:t>
      </w:r>
      <w:r w:rsidRPr="00B80A37">
        <w:rPr>
          <w:rFonts w:ascii="Times New Roman" w:hAnsi="Times New Roman"/>
          <w:i/>
          <w:color w:val="000000"/>
          <w:spacing w:val="11"/>
          <w:sz w:val="23"/>
        </w:rPr>
        <w:t xml:space="preserve"> , </w:t>
      </w:r>
      <w:r w:rsidRPr="00B80A37">
        <w:rPr>
          <w:rFonts w:ascii="Times New Roman" w:hAnsi="Times New Roman"/>
          <w:color w:val="000000"/>
          <w:spacing w:val="11"/>
          <w:sz w:val="21"/>
        </w:rPr>
        <w:t xml:space="preserve">the reference </w:t>
      </w:r>
      <w:r w:rsidRPr="00B80A37">
        <w:rPr>
          <w:rFonts w:ascii="Times New Roman" w:hAnsi="Times New Roman"/>
          <w:color w:val="000000"/>
          <w:spacing w:val="13"/>
          <w:sz w:val="21"/>
        </w:rPr>
        <w:t xml:space="preserve">year being 1974 (ie, with </w:t>
      </w:r>
      <w:r w:rsidRPr="00B80A37">
        <w:rPr>
          <w:rFonts w:ascii="Times New Roman" w:hAnsi="Times New Roman"/>
          <w:color w:val="000000"/>
          <w:spacing w:val="3"/>
          <w:sz w:val="16"/>
        </w:rPr>
        <w:t xml:space="preserve">'y1974 = </w:t>
      </w:r>
      <w:r w:rsidRPr="00B80A37">
        <w:rPr>
          <w:rFonts w:ascii="Times New Roman" w:hAnsi="Times New Roman"/>
          <w:color w:val="000000"/>
          <w:spacing w:val="13"/>
          <w:sz w:val="21"/>
        </w:rPr>
        <w:t>0) according to:</w:t>
      </w:r>
    </w:p>
    <w:p w14:paraId="2AB02948" w14:textId="77777777" w:rsidR="003A20D6" w:rsidRPr="00B80A37" w:rsidRDefault="002B38CB">
      <w:pPr>
        <w:tabs>
          <w:tab w:val="decimal" w:pos="8500"/>
        </w:tabs>
        <w:spacing w:before="180" w:line="278" w:lineRule="auto"/>
        <w:ind w:left="3312"/>
        <w:rPr>
          <w:rFonts w:ascii="Times New Roman" w:hAnsi="Times New Roman"/>
          <w:i/>
          <w:color w:val="000000"/>
          <w:spacing w:val="-8"/>
          <w:sz w:val="23"/>
        </w:rPr>
      </w:pPr>
      <w:r w:rsidRPr="00B80A37">
        <w:rPr>
          <w:rFonts w:ascii="Times New Roman" w:hAnsi="Times New Roman"/>
          <w:i/>
          <w:color w:val="000000"/>
          <w:spacing w:val="-8"/>
          <w:sz w:val="23"/>
        </w:rPr>
        <w:t xml:space="preserve">rctidd =100. </w:t>
      </w:r>
      <w:r w:rsidRPr="00B80A37">
        <w:rPr>
          <w:rFonts w:ascii="Times New Roman" w:hAnsi="Times New Roman"/>
          <w:color w:val="000000"/>
          <w:spacing w:val="-8"/>
          <w:w w:val="120"/>
          <w:sz w:val="19"/>
        </w:rPr>
        <w:t>exp(7t)</w:t>
      </w:r>
      <w:r w:rsidRPr="00B80A37">
        <w:rPr>
          <w:rFonts w:ascii="Times New Roman" w:hAnsi="Times New Roman"/>
          <w:color w:val="000000"/>
          <w:spacing w:val="-8"/>
          <w:w w:val="120"/>
          <w:sz w:val="19"/>
        </w:rPr>
        <w:tab/>
      </w:r>
      <w:r w:rsidRPr="00B80A37">
        <w:rPr>
          <w:rFonts w:ascii="Times New Roman" w:hAnsi="Times New Roman"/>
          <w:color w:val="000000"/>
          <w:sz w:val="21"/>
        </w:rPr>
        <w:t>(12)</w:t>
      </w:r>
    </w:p>
    <w:p w14:paraId="432C7F2E" w14:textId="77777777" w:rsidR="003A20D6" w:rsidRPr="00B80A37" w:rsidRDefault="002B38CB">
      <w:pPr>
        <w:spacing w:before="324" w:line="285" w:lineRule="auto"/>
        <w:rPr>
          <w:rFonts w:ascii="Times New Roman" w:hAnsi="Times New Roman"/>
          <w:color w:val="000000"/>
          <w:spacing w:val="4"/>
          <w:sz w:val="21"/>
        </w:rPr>
      </w:pPr>
      <w:r w:rsidRPr="00B80A37">
        <w:rPr>
          <w:rFonts w:ascii="Times New Roman" w:hAnsi="Times New Roman"/>
          <w:color w:val="000000"/>
          <w:spacing w:val="4"/>
          <w:sz w:val="21"/>
        </w:rPr>
        <w:t xml:space="preserve">As a result, the two series </w:t>
      </w:r>
      <w:r w:rsidRPr="00B80A37">
        <w:rPr>
          <w:rFonts w:ascii="Times New Roman" w:hAnsi="Times New Roman"/>
          <w:color w:val="000000"/>
          <w:spacing w:val="4"/>
        </w:rPr>
        <w:t>r(</w:t>
      </w:r>
      <w:r w:rsidRPr="00B80A37">
        <w:rPr>
          <w:rFonts w:ascii="Times New Roman" w:hAnsi="Times New Roman"/>
          <w:color w:val="000000"/>
          <w:spacing w:val="4"/>
          <w:w w:val="125"/>
          <w:vertAlign w:val="subscript"/>
        </w:rPr>
        <w:t>t</w:t>
      </w:r>
      <w:r w:rsidRPr="00B80A37">
        <w:rPr>
          <w:rFonts w:ascii="Times New Roman" w:hAnsi="Times New Roman"/>
          <w:color w:val="000000"/>
          <w:spacing w:val="4"/>
        </w:rPr>
        <w:t xml:space="preserve">-iv </w:t>
      </w:r>
      <w:r w:rsidRPr="00B80A37">
        <w:rPr>
          <w:rFonts w:ascii="Times New Roman" w:hAnsi="Times New Roman"/>
          <w:color w:val="000000"/>
          <w:spacing w:val="4"/>
          <w:sz w:val="21"/>
        </w:rPr>
        <w:t xml:space="preserve">and </w:t>
      </w:r>
      <w:r w:rsidRPr="00B80A37">
        <w:rPr>
          <w:rFonts w:ascii="Times New Roman" w:hAnsi="Times New Roman"/>
          <w:i/>
          <w:color w:val="000000"/>
          <w:spacing w:val="4"/>
          <w:sz w:val="23"/>
        </w:rPr>
        <w:t>rr</w:t>
      </w:r>
      <w:r w:rsidRPr="00B80A37">
        <w:rPr>
          <w:rFonts w:ascii="Times New Roman" w:hAnsi="Times New Roman"/>
          <w:i/>
          <w:color w:val="000000"/>
          <w:spacing w:val="4"/>
          <w:sz w:val="23"/>
          <w:vertAlign w:val="superscript"/>
        </w:rPr>
        <w:t>id</w:t>
      </w:r>
      <w:r w:rsidRPr="00B80A37">
        <w:rPr>
          <w:rFonts w:ascii="Times New Roman" w:hAnsi="Times New Roman"/>
          <w:color w:val="000000"/>
          <w:spacing w:val="4"/>
          <w:sz w:val="21"/>
        </w:rPr>
        <w:t xml:space="preserve"> have a straightforward interpretation in percentage </w:t>
      </w:r>
      <w:r w:rsidRPr="00B80A37">
        <w:rPr>
          <w:rFonts w:ascii="Times New Roman" w:hAnsi="Times New Roman"/>
          <w:color w:val="000000"/>
          <w:spacing w:val="9"/>
          <w:sz w:val="21"/>
        </w:rPr>
        <w:t xml:space="preserve">changes from the initial value of 100 for </w:t>
      </w:r>
      <w:r w:rsidRPr="00B80A37">
        <w:rPr>
          <w:rFonts w:ascii="Times New Roman" w:hAnsi="Times New Roman"/>
          <w:i/>
          <w:color w:val="000000"/>
          <w:spacing w:val="9"/>
          <w:w w:val="120"/>
          <w:sz w:val="24"/>
        </w:rPr>
        <w:t xml:space="preserve">t </w:t>
      </w:r>
      <w:r w:rsidRPr="00B80A37">
        <w:rPr>
          <w:rFonts w:ascii="Times New Roman" w:hAnsi="Times New Roman"/>
          <w:color w:val="000000"/>
          <w:spacing w:val="9"/>
          <w:sz w:val="21"/>
        </w:rPr>
        <w:t>= 1974.</w:t>
      </w:r>
    </w:p>
    <w:p w14:paraId="1D17E141" w14:textId="702C4B7B" w:rsidR="003A20D6" w:rsidRPr="00B80A37" w:rsidRDefault="002B38CB">
      <w:pPr>
        <w:spacing w:before="252" w:line="314" w:lineRule="auto"/>
        <w:jc w:val="both"/>
        <w:rPr>
          <w:rFonts w:ascii="Times New Roman" w:hAnsi="Times New Roman"/>
          <w:b/>
          <w:color w:val="000000"/>
          <w:spacing w:val="13"/>
          <w:sz w:val="21"/>
        </w:rPr>
      </w:pPr>
      <w:r w:rsidRPr="00B80A37">
        <w:rPr>
          <w:rFonts w:ascii="Times New Roman" w:hAnsi="Times New Roman"/>
          <w:b/>
          <w:color w:val="000000"/>
          <w:spacing w:val="13"/>
          <w:sz w:val="21"/>
        </w:rPr>
        <w:t xml:space="preserve">Obtaining the unfitted measures </w:t>
      </w:r>
      <w:ins w:id="902" w:author="David Quin" w:date="2018-12-05T16:21:00Z">
        <w:r w:rsidR="007E387F" w:rsidRPr="00B80A37">
          <w:rPr>
            <w:rFonts w:ascii="Times New Roman" w:hAnsi="Times New Roman"/>
            <w:b/>
            <w:color w:val="000000"/>
            <w:spacing w:val="13"/>
            <w:sz w:val="21"/>
          </w:rPr>
          <w:t xml:space="preserve">– </w:t>
        </w:r>
      </w:ins>
      <w:r w:rsidRPr="00B80A37">
        <w:rPr>
          <w:rFonts w:ascii="Times New Roman" w:hAnsi="Times New Roman"/>
          <w:color w:val="000000"/>
          <w:spacing w:val="13"/>
          <w:sz w:val="21"/>
        </w:rPr>
        <w:t xml:space="preserve">The objective is to </w:t>
      </w:r>
      <w:del w:id="903" w:author="David Quin" w:date="2018-12-05T16:21:00Z">
        <w:r w:rsidRPr="00B80A37" w:rsidDel="007E387F">
          <w:rPr>
            <w:rFonts w:ascii="Times New Roman" w:hAnsi="Times New Roman"/>
            <w:color w:val="000000"/>
            <w:spacing w:val="13"/>
            <w:sz w:val="21"/>
          </w:rPr>
          <w:delText xml:space="preserve">get </w:delText>
        </w:r>
      </w:del>
      <w:ins w:id="904" w:author="David Quin" w:date="2018-12-05T16:21:00Z">
        <w:r w:rsidR="007E387F" w:rsidRPr="00B80A37">
          <w:rPr>
            <w:rFonts w:ascii="Times New Roman" w:hAnsi="Times New Roman"/>
            <w:color w:val="000000"/>
            <w:spacing w:val="13"/>
            <w:sz w:val="21"/>
          </w:rPr>
          <w:t xml:space="preserve">find </w:t>
        </w:r>
      </w:ins>
      <w:r w:rsidRPr="00B80A37">
        <w:rPr>
          <w:rFonts w:ascii="Times New Roman" w:hAnsi="Times New Roman"/>
          <w:color w:val="000000"/>
          <w:spacing w:val="13"/>
          <w:sz w:val="21"/>
        </w:rPr>
        <w:t xml:space="preserve">the unfitted transport cost component (additive and multiplicative) built as an index with reference value 100 in </w:t>
      </w:r>
      <w:r w:rsidRPr="00B80A37">
        <w:rPr>
          <w:rFonts w:ascii="Times New Roman" w:hAnsi="Times New Roman"/>
          <w:color w:val="000000"/>
          <w:spacing w:val="7"/>
          <w:sz w:val="21"/>
        </w:rPr>
        <w:t>1974, starting from the estimated values previously obtained ("7=</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i</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xml:space="preserve">, for each year </w:t>
      </w:r>
      <w:r w:rsidRPr="00B80A37">
        <w:rPr>
          <w:rFonts w:ascii="Times New Roman" w:hAnsi="Times New Roman"/>
          <w:i/>
          <w:color w:val="000000"/>
          <w:spacing w:val="7"/>
          <w:w w:val="120"/>
          <w:sz w:val="24"/>
        </w:rPr>
        <w:t xml:space="preserve">t </w:t>
      </w:r>
      <w:r w:rsidRPr="00B80A37">
        <w:rPr>
          <w:rFonts w:ascii="Times New Roman" w:hAnsi="Times New Roman"/>
          <w:color w:val="000000"/>
          <w:spacing w:val="7"/>
          <w:sz w:val="21"/>
        </w:rPr>
        <w:t xml:space="preserve">from </w:t>
      </w:r>
      <w:r w:rsidRPr="00B80A37">
        <w:rPr>
          <w:rFonts w:ascii="Times New Roman" w:hAnsi="Times New Roman"/>
          <w:color w:val="000000"/>
          <w:spacing w:val="9"/>
          <w:sz w:val="21"/>
        </w:rPr>
        <w:t xml:space="preserve">1974 to </w:t>
      </w:r>
      <w:r w:rsidRPr="00B80A37">
        <w:rPr>
          <w:rFonts w:ascii="Times New Roman" w:hAnsi="Times New Roman"/>
          <w:color w:val="000000"/>
          <w:spacing w:val="9"/>
          <w:sz w:val="21"/>
        </w:rPr>
        <w:lastRenderedPageBreak/>
        <w:t xml:space="preserve">2013). To do so, we apply the simple formula to get the following indices, for the </w:t>
      </w:r>
      <w:r w:rsidRPr="00B80A37">
        <w:rPr>
          <w:rFonts w:ascii="Times New Roman" w:hAnsi="Times New Roman"/>
          <w:color w:val="000000"/>
          <w:spacing w:val="10"/>
          <w:sz w:val="21"/>
        </w:rPr>
        <w:t>ad-valorem and the additive cost components respectively:</w:t>
      </w:r>
    </w:p>
    <w:tbl>
      <w:tblPr>
        <w:tblW w:w="0" w:type="auto"/>
        <w:tblLayout w:type="fixed"/>
        <w:tblCellMar>
          <w:left w:w="0" w:type="dxa"/>
          <w:right w:w="0" w:type="dxa"/>
        </w:tblCellMar>
        <w:tblLook w:val="0000" w:firstRow="0" w:lastRow="0" w:firstColumn="0" w:lastColumn="0" w:noHBand="0" w:noVBand="0"/>
      </w:tblPr>
      <w:tblGrid>
        <w:gridCol w:w="3408"/>
        <w:gridCol w:w="890"/>
        <w:gridCol w:w="4223"/>
      </w:tblGrid>
      <w:tr w:rsidR="003A20D6" w:rsidRPr="00B80A37" w14:paraId="4F5844EA" w14:textId="77777777">
        <w:trPr>
          <w:trHeight w:hRule="exact" w:val="601"/>
        </w:trPr>
        <w:tc>
          <w:tcPr>
            <w:tcW w:w="4298" w:type="dxa"/>
            <w:gridSpan w:val="2"/>
            <w:tcBorders>
              <w:top w:val="none" w:sz="0" w:space="0" w:color="000000"/>
              <w:left w:val="none" w:sz="0" w:space="0" w:color="000000"/>
              <w:bottom w:val="single" w:sz="2" w:space="0" w:color="000000"/>
              <w:right w:val="none" w:sz="0" w:space="0" w:color="000000"/>
            </w:tcBorders>
          </w:tcPr>
          <w:p w14:paraId="3829306A" w14:textId="77777777" w:rsidR="003A20D6" w:rsidRPr="00B80A37" w:rsidRDefault="002B38CB">
            <w:pPr>
              <w:ind w:right="428"/>
              <w:jc w:val="right"/>
              <w:rPr>
                <w:rFonts w:ascii="Times New Roman" w:hAnsi="Times New Roman"/>
                <w:i/>
                <w:color w:val="000000"/>
                <w:spacing w:val="12"/>
                <w:w w:val="95"/>
                <w:sz w:val="33"/>
                <w:vertAlign w:val="subscript"/>
              </w:rPr>
            </w:pPr>
            <w:r w:rsidRPr="00B80A37">
              <w:rPr>
                <w:rFonts w:ascii="Times New Roman" w:hAnsi="Times New Roman"/>
                <w:i/>
                <w:color w:val="000000"/>
                <w:spacing w:val="12"/>
                <w:w w:val="95"/>
                <w:sz w:val="33"/>
                <w:vertAlign w:val="subscript"/>
              </w:rPr>
              <w:t>r</w:t>
            </w:r>
            <w:r w:rsidRPr="00B80A37">
              <w:rPr>
                <w:rFonts w:ascii="Times New Roman" w:hAnsi="Times New Roman"/>
                <w:i/>
                <w:color w:val="000000"/>
                <w:spacing w:val="12"/>
                <w:w w:val="115"/>
                <w:sz w:val="16"/>
              </w:rPr>
              <w:t xml:space="preserve">adv,raw </w:t>
            </w:r>
            <w:r w:rsidRPr="00B80A37">
              <w:rPr>
                <w:rFonts w:ascii="Times New Roman" w:hAnsi="Times New Roman"/>
                <w:i/>
                <w:color w:val="000000"/>
                <w:spacing w:val="12"/>
                <w:sz w:val="23"/>
              </w:rPr>
              <w:t xml:space="preserve">_ 100 X </w:t>
            </w:r>
            <w:r w:rsidRPr="00B80A37">
              <w:rPr>
                <w:rFonts w:ascii="Times New Roman" w:hAnsi="Times New Roman"/>
                <w:i/>
                <w:color w:val="000000"/>
                <w:spacing w:val="12"/>
                <w:sz w:val="24"/>
                <w:u w:val="single"/>
              </w:rPr>
              <w:t>:</w:t>
            </w:r>
            <w:r w:rsidRPr="00B80A37">
              <w:rPr>
                <w:rFonts w:ascii="Times New Roman" w:hAnsi="Times New Roman"/>
                <w:i/>
                <w:color w:val="000000"/>
                <w:spacing w:val="12"/>
                <w:w w:val="125"/>
                <w:sz w:val="24"/>
                <w:u w:val="single"/>
                <w:vertAlign w:val="superscript"/>
              </w:rPr>
              <w:t>t</w:t>
            </w:r>
          </w:p>
          <w:p w14:paraId="1F331605" w14:textId="77777777" w:rsidR="003A20D6" w:rsidRPr="00B80A37" w:rsidRDefault="002B38CB">
            <w:pPr>
              <w:tabs>
                <w:tab w:val="right" w:pos="4050"/>
              </w:tabs>
              <w:ind w:right="248"/>
              <w:jc w:val="right"/>
              <w:rPr>
                <w:rFonts w:ascii="Times New Roman" w:hAnsi="Times New Roman"/>
                <w:color w:val="000000"/>
                <w:sz w:val="17"/>
                <w:vertAlign w:val="superscript"/>
              </w:rPr>
            </w:pPr>
            <w:r w:rsidRPr="00B80A37">
              <w:rPr>
                <w:rFonts w:ascii="Times New Roman" w:hAnsi="Times New Roman"/>
                <w:color w:val="000000"/>
                <w:sz w:val="17"/>
                <w:vertAlign w:val="superscript"/>
              </w:rPr>
              <w:t>t</w:t>
            </w:r>
            <w:r w:rsidRPr="00B80A37">
              <w:rPr>
                <w:rFonts w:ascii="Times New Roman" w:hAnsi="Times New Roman"/>
                <w:color w:val="000000"/>
                <w:spacing w:val="-10"/>
                <w:sz w:val="16"/>
              </w:rPr>
              <w:tab/>
            </w:r>
            <w:r w:rsidRPr="00B80A37">
              <w:rPr>
                <w:rFonts w:ascii="Times New Roman" w:hAnsi="Times New Roman"/>
                <w:color w:val="000000"/>
                <w:spacing w:val="2"/>
                <w:sz w:val="16"/>
              </w:rPr>
              <w:t>T1974 '</w:t>
            </w:r>
          </w:p>
        </w:tc>
        <w:tc>
          <w:tcPr>
            <w:tcW w:w="4223" w:type="dxa"/>
            <w:tcBorders>
              <w:top w:val="none" w:sz="0" w:space="0" w:color="000000"/>
              <w:left w:val="none" w:sz="0" w:space="0" w:color="000000"/>
              <w:bottom w:val="none" w:sz="0" w:space="0" w:color="000000"/>
              <w:right w:val="none" w:sz="0" w:space="0" w:color="000000"/>
            </w:tcBorders>
          </w:tcPr>
          <w:p w14:paraId="05E08A8C" w14:textId="77777777" w:rsidR="003A20D6" w:rsidRPr="00B80A37" w:rsidRDefault="002B38CB">
            <w:pPr>
              <w:spacing w:line="369" w:lineRule="exact"/>
              <w:ind w:right="1908"/>
              <w:jc w:val="right"/>
              <w:rPr>
                <w:rFonts w:ascii="Times New Roman" w:hAnsi="Times New Roman"/>
                <w:color w:val="000000"/>
                <w:spacing w:val="8"/>
              </w:rPr>
            </w:pPr>
            <w:r w:rsidRPr="00B80A37">
              <w:rPr>
                <w:rFonts w:ascii="Times New Roman" w:hAnsi="Times New Roman"/>
                <w:color w:val="000000"/>
                <w:spacing w:val="8"/>
              </w:rPr>
              <w:t>r</w:t>
            </w:r>
            <w:r w:rsidRPr="00B80A37">
              <w:rPr>
                <w:rFonts w:ascii="Times New Roman" w:hAnsi="Times New Roman"/>
                <w:i/>
                <w:color w:val="000000"/>
                <w:spacing w:val="8"/>
                <w:vertAlign w:val="superscript"/>
              </w:rPr>
              <w:t>add</w:t>
            </w:r>
            <w:r w:rsidRPr="00B80A37">
              <w:rPr>
                <w:rFonts w:ascii="Times New Roman" w:hAnsi="Times New Roman"/>
                <w:i/>
                <w:color w:val="000000"/>
                <w:spacing w:val="8"/>
                <w:sz w:val="23"/>
              </w:rPr>
              <w:t>'</w:t>
            </w:r>
            <w:r w:rsidRPr="00B80A37">
              <w:rPr>
                <w:rFonts w:ascii="Times New Roman" w:hAnsi="Times New Roman"/>
                <w:i/>
                <w:color w:val="000000"/>
                <w:spacing w:val="8"/>
                <w:sz w:val="23"/>
                <w:vertAlign w:val="superscript"/>
              </w:rPr>
              <w:t xml:space="preserve">raw </w:t>
            </w:r>
            <w:r w:rsidRPr="00B80A37">
              <w:rPr>
                <w:rFonts w:ascii="Times New Roman" w:hAnsi="Times New Roman"/>
                <w:i/>
                <w:color w:val="000000"/>
                <w:spacing w:val="8"/>
                <w:sz w:val="23"/>
              </w:rPr>
              <w:t>= 100 X</w:t>
            </w:r>
            <w:r w:rsidRPr="00B80A37">
              <w:rPr>
                <w:rFonts w:ascii="Times New Roman" w:hAnsi="Times New Roman"/>
                <w:i/>
                <w:color w:val="000000"/>
                <w:spacing w:val="8"/>
                <w:sz w:val="24"/>
                <w:u w:val="single"/>
              </w:rPr>
              <w:t xml:space="preserve">Ft </w:t>
            </w:r>
          </w:p>
          <w:p w14:paraId="122FD057" w14:textId="77777777" w:rsidR="003A20D6" w:rsidRPr="00B80A37" w:rsidRDefault="002B38CB">
            <w:pPr>
              <w:tabs>
                <w:tab w:val="right" w:pos="2315"/>
              </w:tabs>
              <w:spacing w:line="285" w:lineRule="auto"/>
              <w:ind w:right="1908"/>
              <w:jc w:val="right"/>
              <w:rPr>
                <w:rFonts w:ascii="Times New Roman" w:hAnsi="Times New Roman"/>
                <w:color w:val="000000"/>
                <w:sz w:val="17"/>
                <w:vertAlign w:val="superscript"/>
              </w:rPr>
            </w:pPr>
            <w:r w:rsidRPr="00B80A37">
              <w:rPr>
                <w:rFonts w:ascii="Times New Roman" w:hAnsi="Times New Roman"/>
                <w:color w:val="000000"/>
                <w:sz w:val="17"/>
                <w:vertAlign w:val="superscript"/>
              </w:rPr>
              <w:t>t</w:t>
            </w:r>
            <w:r w:rsidRPr="00B80A37">
              <w:rPr>
                <w:rFonts w:ascii="Times New Roman" w:hAnsi="Times New Roman"/>
                <w:color w:val="000000"/>
                <w:spacing w:val="-10"/>
                <w:sz w:val="16"/>
              </w:rPr>
              <w:tab/>
            </w:r>
            <w:r w:rsidRPr="00B80A37">
              <w:rPr>
                <w:rFonts w:ascii="Times New Roman" w:hAnsi="Times New Roman"/>
                <w:color w:val="000000"/>
                <w:spacing w:val="10"/>
                <w:sz w:val="16"/>
              </w:rPr>
              <w:t>/1974</w:t>
            </w:r>
          </w:p>
        </w:tc>
      </w:tr>
      <w:tr w:rsidR="003A20D6" w:rsidRPr="00B80A37" w14:paraId="4112FC9F" w14:textId="77777777">
        <w:trPr>
          <w:trHeight w:hRule="exact" w:val="65"/>
        </w:trPr>
        <w:tc>
          <w:tcPr>
            <w:tcW w:w="3408" w:type="dxa"/>
            <w:tcBorders>
              <w:top w:val="single" w:sz="2" w:space="0" w:color="000000"/>
              <w:left w:val="none" w:sz="0" w:space="0" w:color="000000"/>
              <w:bottom w:val="none" w:sz="0" w:space="0" w:color="000000"/>
              <w:right w:val="none" w:sz="0" w:space="0" w:color="000000"/>
            </w:tcBorders>
          </w:tcPr>
          <w:p w14:paraId="08589E67" w14:textId="77777777" w:rsidR="003A20D6" w:rsidRPr="00B80A37" w:rsidRDefault="003A20D6"/>
        </w:tc>
        <w:tc>
          <w:tcPr>
            <w:tcW w:w="890" w:type="dxa"/>
            <w:tcBorders>
              <w:top w:val="none" w:sz="0" w:space="0" w:color="000000"/>
              <w:left w:val="none" w:sz="0" w:space="0" w:color="000000"/>
              <w:bottom w:val="none" w:sz="0" w:space="0" w:color="000000"/>
              <w:right w:val="none" w:sz="0" w:space="0" w:color="000000"/>
            </w:tcBorders>
          </w:tcPr>
          <w:p w14:paraId="4AC17D48" w14:textId="77777777" w:rsidR="003A20D6" w:rsidRPr="00B80A37" w:rsidRDefault="003A20D6"/>
        </w:tc>
        <w:tc>
          <w:tcPr>
            <w:tcW w:w="4223" w:type="dxa"/>
            <w:tcBorders>
              <w:top w:val="none" w:sz="0" w:space="0" w:color="000000"/>
              <w:left w:val="none" w:sz="0" w:space="0" w:color="000000"/>
              <w:bottom w:val="none" w:sz="0" w:space="0" w:color="000000"/>
              <w:right w:val="none" w:sz="0" w:space="0" w:color="000000"/>
            </w:tcBorders>
          </w:tcPr>
          <w:p w14:paraId="7BEFFEE8" w14:textId="77777777" w:rsidR="003A20D6" w:rsidRPr="00B80A37" w:rsidRDefault="003A20D6"/>
        </w:tc>
      </w:tr>
    </w:tbl>
    <w:p w14:paraId="107240CC" w14:textId="3EFACF04" w:rsidR="003A20D6" w:rsidRPr="00B80A37" w:rsidRDefault="003A20D6">
      <w:pPr>
        <w:spacing w:line="207" w:lineRule="exact"/>
        <w:rPr>
          <w:rFonts w:ascii="Times New Roman" w:hAnsi="Times New Roman"/>
          <w:color w:val="000000"/>
          <w:spacing w:val="11"/>
          <w:sz w:val="17"/>
        </w:rPr>
      </w:pPr>
    </w:p>
    <w:p w14:paraId="55F3E0E4" w14:textId="77777777" w:rsidR="003A20D6" w:rsidRPr="00B80A37" w:rsidRDefault="003A20D6"/>
    <w:p w14:paraId="6A582E4A" w14:textId="77777777" w:rsidR="003A20D6" w:rsidRPr="00B80A37" w:rsidRDefault="005E1B5A">
      <w:pPr>
        <w:rPr>
          <w:rFonts w:ascii="Times New Roman" w:hAnsi="Times New Roman"/>
          <w:b/>
          <w:color w:val="000000"/>
          <w:spacing w:val="24"/>
          <w:sz w:val="21"/>
        </w:rPr>
      </w:pPr>
      <w:r w:rsidRPr="00B80A37">
        <w:rPr>
          <w:noProof/>
        </w:rPr>
        <mc:AlternateContent>
          <mc:Choice Requires="wps">
            <w:drawing>
              <wp:anchor distT="0" distB="0" distL="0" distR="0" simplePos="0" relativeHeight="251706880" behindDoc="1" locked="0" layoutInCell="1" allowOverlap="1" wp14:anchorId="337592FC" wp14:editId="56CDC6D2">
                <wp:simplePos x="0" y="0"/>
                <wp:positionH relativeFrom="column">
                  <wp:posOffset>0</wp:posOffset>
                </wp:positionH>
                <wp:positionV relativeFrom="paragraph">
                  <wp:posOffset>8776335</wp:posOffset>
                </wp:positionV>
                <wp:extent cx="5410835" cy="135255"/>
                <wp:effectExtent l="0" t="0" r="0" b="0"/>
                <wp:wrapSquare wrapText="bothSides"/>
                <wp:docPr id="749"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1083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14C09" w14:textId="77777777" w:rsidR="00DC28EF" w:rsidRDefault="00DC28EF">
                            <w:pPr>
                              <w:spacing w:line="211" w:lineRule="auto"/>
                              <w:jc w:val="center"/>
                              <w:rPr>
                                <w:rFonts w:ascii="Times New Roman" w:hAnsi="Times New Roman"/>
                                <w:color w:val="000000"/>
                                <w:w w:val="115"/>
                                <w:sz w:val="21"/>
                              </w:rPr>
                            </w:pPr>
                            <w:r>
                              <w:rPr>
                                <w:rFonts w:ascii="Times New Roman" w:hAnsi="Times New Roman"/>
                                <w:color w:val="000000"/>
                                <w:w w:val="115"/>
                                <w:sz w:val="21"/>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592FC" id="Text Box 731" o:spid="_x0000_s1032" type="#_x0000_t202" style="position:absolute;margin-left:0;margin-top:691.05pt;width:426.05pt;height:10.65pt;z-index:-251609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sbYpQIAAJ0FAAAOAAAAZHJzL2Uyb0RvYy54bWysVG1vmzAQ/j5p/8HydwokkAAqqdoQpknd&#13;&#10;i9TuBzhggjWwme0Eumn/fWcT0qTVpGkbH6zDPj++5+65u74Z2gYdqFRM8BT7Vx5GlBeiZHyX4i+P&#13;&#10;uRNhpDThJWkEpyl+ogrfrN6+ue67hM5ELZqSSgQgXCV9l+Ja6y5xXVXUtCXqSnSUw2ElZEs0/Mqd&#13;&#10;W0rSA3rbuDPPW7i9kGUnRUGVgt1sPMQri19VtNCfqkpRjZoUQ2zartKuW7O6q2uS7CTpalYcwyB/&#13;&#10;EUVLGIdHT1AZ0QTtJXsF1bJCCiUqfVWI1hVVxQpqOQAb33vB5qEmHbVcIDmqO6VJ/T/Y4uPhs0Ss&#13;&#10;TPEyiDHipIUiPdJBozsxoOXcNxnqO5WA40MHrnqAA6i0Zau6e1F8VeDinvmMF5Tx3vYfRAmIZK+F&#13;&#10;vTFUsjV5AuYIYKAkT6cymFcL2AwD34vmIUYFnPnzcBaGJgqXJNPtTir9jooWGSPFEsps0cnhXunR&#13;&#10;dXIxj3GRs6aBfZI0/GIDMMcdeBuumjMTha3cj9iLN9EmCpxgttg4gZdlzm2+DpxF7i/DbJ6t15n/&#13;&#10;07zrB0nNypJy88ykIj/4syod9TzW/6QjJRpWGjgTkpK77bqR6EBAxbn9jgk5c3Mvw7D5Ai4vKPmz&#13;&#10;wLubxU6+iJZOkAehEy+9yPH8+C5eeEEcZPklpXvG6b9TQn2KYyjkqJrfcvPs95obSVqmYU40rE1x&#13;&#10;dHIiSU1JueGlLa0mrBnts1SY8J9TAeWeCm0FazQ6qlUP28G2wWIS/FaUT6BgKUBgIFOYcWDUQn7H&#13;&#10;qId5kWL1bU8kxah5z6EhzXCZDDkZ28kgvICrKdYYjeZaj0No30m2qwF5bCgubqFTKmZFbFpqjOLY&#13;&#10;XzADLJfjvDJD5vzfej1P1dUvAAAA//8DAFBLAwQUAAYACAAAACEAmtjZz+IAAAAPAQAADwAAAGRy&#13;&#10;cy9kb3ducmV2LnhtbExPPW/CMBDdK/U/WFepW3EI0EYhDqpAqEPFAG2ljiZ246jxObJNMP++x0SX&#13;&#10;0917uvdRrZLt2ah96BwKmE4yYBobpzpsBXx+bJ8KYCFKVLJ3qAVcdIBVfX9XyVK5M+71eIgtIxEM&#13;&#10;pRRgYhxKzkNjtJVh4gaNxP04b2Wk07dceXkmcdvzPMueuZUdkoORg14b3fweTlbA13rYvqdvI3fj&#13;&#10;Qr1t8pf9xTdJiMeHtFnSeF0CizrF2wdcO1B+qCnY0Z1QBdYLoDaR0FmRT4ERXyyuy5GgeTabA68r&#13;&#10;/r9H/QcAAP//AwBQSwECLQAUAAYACAAAACEAtoM4kv4AAADhAQAAEwAAAAAAAAAAAAAAAAAAAAAA&#13;&#10;W0NvbnRlbnRfVHlwZXNdLnhtbFBLAQItABQABgAIAAAAIQA4/SH/1gAAAJQBAAALAAAAAAAAAAAA&#13;&#10;AAAAAC8BAABfcmVscy8ucmVsc1BLAQItABQABgAIAAAAIQAZIsbYpQIAAJ0FAAAOAAAAAAAAAAAA&#13;&#10;AAAAAC4CAABkcnMvZTJvRG9jLnhtbFBLAQItABQABgAIAAAAIQCa2NnP4gAAAA8BAAAPAAAAAAAA&#13;&#10;AAAAAAAAAP8EAABkcnMvZG93bnJldi54bWxQSwUGAAAAAAQABADzAAAADgYAAAAA&#13;&#10;" filled="f" stroked="f">
                <v:path arrowok="t"/>
                <v:textbox inset="0,0,0,0">
                  <w:txbxContent>
                    <w:p w14:paraId="3D014C09" w14:textId="77777777" w:rsidR="00DC28EF" w:rsidRDefault="00DC28EF">
                      <w:pPr>
                        <w:spacing w:line="211" w:lineRule="auto"/>
                        <w:jc w:val="center"/>
                        <w:rPr>
                          <w:rFonts w:ascii="Times New Roman" w:hAnsi="Times New Roman"/>
                          <w:color w:val="000000"/>
                          <w:w w:val="115"/>
                          <w:sz w:val="21"/>
                        </w:rPr>
                      </w:pPr>
                      <w:r>
                        <w:rPr>
                          <w:rFonts w:ascii="Times New Roman" w:hAnsi="Times New Roman"/>
                          <w:color w:val="000000"/>
                          <w:w w:val="115"/>
                          <w:sz w:val="21"/>
                        </w:rPr>
                        <w:t>19</w:t>
                      </w:r>
                    </w:p>
                  </w:txbxContent>
                </v:textbox>
                <w10:wrap type="square"/>
              </v:shape>
            </w:pict>
          </mc:Fallback>
        </mc:AlternateContent>
      </w:r>
      <w:r w:rsidR="002B38CB" w:rsidRPr="00B80A37">
        <w:rPr>
          <w:rFonts w:ascii="Times New Roman" w:hAnsi="Times New Roman"/>
          <w:b/>
          <w:color w:val="000000"/>
          <w:spacing w:val="24"/>
          <w:sz w:val="21"/>
        </w:rPr>
        <w:t>3.2.3 Estimation method for the total transport cost measures</w:t>
      </w:r>
    </w:p>
    <w:p w14:paraId="3595CD37" w14:textId="77777777" w:rsidR="00CC242F" w:rsidRPr="00B80A37" w:rsidRDefault="002B38CB" w:rsidP="000940B1">
      <w:pPr>
        <w:pStyle w:val="Norm"/>
        <w:rPr>
          <w:ins w:id="905" w:author="David Quin" w:date="2018-12-05T16:23:00Z"/>
          <w:spacing w:val="-3"/>
        </w:rPr>
      </w:pPr>
      <w:r w:rsidRPr="00B80A37">
        <w:t xml:space="preserve">We also build two measures of the "total" transport costs, </w:t>
      </w:r>
      <w:del w:id="906" w:author="David Quin" w:date="2018-12-05T16:22:00Z">
        <w:r w:rsidRPr="00B80A37" w:rsidDel="00E656AA">
          <w:delText xml:space="preserve">that </w:delText>
        </w:r>
      </w:del>
      <w:ins w:id="907" w:author="David Quin" w:date="2018-12-05T16:22:00Z">
        <w:r w:rsidR="00E656AA" w:rsidRPr="00B80A37">
          <w:t xml:space="preserve">combining </w:t>
        </w:r>
      </w:ins>
      <w:del w:id="908" w:author="David Quin" w:date="2018-12-05T16:22:00Z">
        <w:r w:rsidRPr="00B80A37" w:rsidDel="00E656AA">
          <w:delText xml:space="preserve">agglomerates </w:delText>
        </w:r>
      </w:del>
      <w:r w:rsidRPr="00B80A37">
        <w:t xml:space="preserve">our estimates </w:t>
      </w:r>
      <w:r w:rsidRPr="00B80A37">
        <w:rPr>
          <w:spacing w:val="-4"/>
        </w:rPr>
        <w:t xml:space="preserve">of the two additive and ad-valorem </w:t>
      </w:r>
      <w:r w:rsidRPr="00B80A37">
        <w:t>components</w:t>
      </w:r>
      <w:r w:rsidRPr="00B80A37">
        <w:rPr>
          <w:spacing w:val="-4"/>
        </w:rPr>
        <w:t xml:space="preserve">, for both the unfitted series and the pure </w:t>
      </w:r>
      <w:r w:rsidRPr="00B80A37">
        <w:rPr>
          <w:spacing w:val="-1"/>
        </w:rPr>
        <w:t>transport cost series (</w:t>
      </w:r>
      <w:ins w:id="909" w:author="David Quin" w:date="2018-12-05T16:22:00Z">
        <w:r w:rsidR="00E656AA" w:rsidRPr="00B80A37">
          <w:rPr>
            <w:spacing w:val="-1"/>
          </w:rPr>
          <w:t>i.e.</w:t>
        </w:r>
      </w:ins>
      <w:del w:id="910" w:author="David Quin" w:date="2018-12-05T16:22:00Z">
        <w:r w:rsidRPr="00B80A37" w:rsidDel="00E656AA">
          <w:rPr>
            <w:spacing w:val="-1"/>
          </w:rPr>
          <w:delText>i.e.,</w:delText>
        </w:r>
      </w:del>
      <w:r w:rsidRPr="00B80A37">
        <w:rPr>
          <w:spacing w:val="-1"/>
        </w:rPr>
        <w:t xml:space="preserve"> composition effects excluded). As for each additive and ad-valorem component, the objective is to get a measure of total transport cost changes built </w:t>
      </w:r>
      <w:r w:rsidRPr="00B80A37">
        <w:t xml:space="preserve">as an index starting from the value 100 in 1974. Even if </w:t>
      </w:r>
      <w:ins w:id="911" w:author="David Quin" w:date="2018-12-05T16:22:00Z">
        <w:r w:rsidR="00CC242F" w:rsidRPr="00B80A37">
          <w:t xml:space="preserve">obeying the </w:t>
        </w:r>
      </w:ins>
      <w:del w:id="912" w:author="David Quin" w:date="2018-12-05T16:22:00Z">
        <w:r w:rsidRPr="00B80A37" w:rsidDel="00CC242F">
          <w:delText xml:space="preserve">obeying to the </w:delText>
        </w:r>
      </w:del>
      <w:r w:rsidRPr="00B80A37">
        <w:t xml:space="preserve">same logic, we </w:t>
      </w:r>
      <w:r w:rsidRPr="00B80A37">
        <w:rPr>
          <w:spacing w:val="-3"/>
        </w:rPr>
        <w:t xml:space="preserve">proceed slightly differently for the unfitted and the fitted measures, as we now explain. </w:t>
      </w:r>
    </w:p>
    <w:p w14:paraId="53F4BF13" w14:textId="27BD1D1A" w:rsidR="003A20D6" w:rsidRPr="00B80A37" w:rsidRDefault="002B38CB">
      <w:pPr>
        <w:pStyle w:val="Norm"/>
        <w:ind w:firstLine="0"/>
        <w:pPrChange w:id="913" w:author="David Quin" w:date="2018-12-05T16:23:00Z">
          <w:pPr>
            <w:pStyle w:val="Norm"/>
          </w:pPr>
        </w:pPrChange>
      </w:pPr>
      <w:r w:rsidRPr="00B80A37">
        <w:rPr>
          <w:b/>
          <w:spacing w:val="15"/>
        </w:rPr>
        <w:t xml:space="preserve">Obtaining the unfitted total transport cost index </w:t>
      </w:r>
      <w:ins w:id="914" w:author="David Quin" w:date="2018-12-05T16:23:00Z">
        <w:r w:rsidR="00CC242F" w:rsidRPr="00B80A37">
          <w:rPr>
            <w:b/>
            <w:spacing w:val="15"/>
          </w:rPr>
          <w:t xml:space="preserve">– </w:t>
        </w:r>
      </w:ins>
      <w:r w:rsidRPr="00B80A37">
        <w:rPr>
          <w:spacing w:val="15"/>
        </w:rPr>
        <w:t xml:space="preserve">For each transport mode, we </w:t>
      </w:r>
      <w:r w:rsidRPr="00B80A37">
        <w:rPr>
          <w:spacing w:val="1"/>
        </w:rPr>
        <w:t>build the total transport cost series based on Equation (2) according to:</w:t>
      </w:r>
    </w:p>
    <w:p w14:paraId="6F530ED8" w14:textId="77777777" w:rsidR="003A20D6" w:rsidRPr="00B80A37" w:rsidRDefault="002B38CB">
      <w:pPr>
        <w:tabs>
          <w:tab w:val="left" w:pos="4014"/>
          <w:tab w:val="right" w:pos="5225"/>
        </w:tabs>
        <w:spacing w:before="216" w:line="285" w:lineRule="auto"/>
        <w:ind w:left="3240"/>
        <w:rPr>
          <w:rFonts w:ascii="Times New Roman" w:hAnsi="Times New Roman"/>
          <w:color w:val="000000"/>
          <w:spacing w:val="-10"/>
          <w:sz w:val="19"/>
        </w:rPr>
      </w:pPr>
      <w:r w:rsidRPr="00B80A37">
        <w:rPr>
          <w:rFonts w:ascii="Times New Roman" w:hAnsi="Times New Roman"/>
          <w:color w:val="000000"/>
          <w:spacing w:val="-10"/>
          <w:sz w:val="19"/>
        </w:rPr>
        <w:t>---.raw</w:t>
      </w:r>
      <w:r w:rsidRPr="00B80A37">
        <w:rPr>
          <w:rFonts w:ascii="Times New Roman" w:hAnsi="Times New Roman"/>
          <w:color w:val="000000"/>
          <w:spacing w:val="-10"/>
          <w:sz w:val="19"/>
        </w:rPr>
        <w:tab/>
      </w:r>
      <w:r w:rsidRPr="00B80A37">
        <w:rPr>
          <w:rFonts w:ascii="Times New Roman" w:hAnsi="Times New Roman"/>
          <w:color w:val="000000"/>
          <w:sz w:val="19"/>
        </w:rPr>
        <w:t>"adv</w:t>
      </w:r>
      <w:r w:rsidRPr="00B80A37">
        <w:rPr>
          <w:rFonts w:ascii="Times New Roman" w:hAnsi="Times New Roman"/>
          <w:color w:val="000000"/>
          <w:sz w:val="19"/>
        </w:rPr>
        <w:tab/>
        <w:t>It</w:t>
      </w:r>
    </w:p>
    <w:p w14:paraId="606D7797" w14:textId="77777777" w:rsidR="003A20D6" w:rsidRPr="00B80A37" w:rsidRDefault="002B38CB">
      <w:pPr>
        <w:spacing w:line="189" w:lineRule="auto"/>
        <w:ind w:left="3240"/>
        <w:rPr>
          <w:rFonts w:ascii="Times New Roman" w:hAnsi="Times New Roman"/>
          <w:i/>
          <w:color w:val="000000"/>
          <w:spacing w:val="24"/>
          <w:sz w:val="18"/>
        </w:rPr>
      </w:pPr>
      <w:r w:rsidRPr="00B80A37">
        <w:rPr>
          <w:rFonts w:ascii="Times New Roman" w:hAnsi="Times New Roman"/>
          <w:i/>
          <w:color w:val="000000"/>
          <w:spacing w:val="24"/>
          <w:sz w:val="18"/>
        </w:rPr>
        <w:t>tC</w:t>
      </w:r>
      <w:r w:rsidRPr="00B80A37">
        <w:rPr>
          <w:rFonts w:ascii="Times New Roman" w:hAnsi="Times New Roman"/>
          <w:i/>
          <w:color w:val="000000"/>
          <w:spacing w:val="24"/>
          <w:sz w:val="18"/>
          <w:vertAlign w:val="subscript"/>
        </w:rPr>
        <w:t>t</w:t>
      </w:r>
      <w:r w:rsidRPr="00B80A37">
        <w:rPr>
          <w:rFonts w:ascii="Times New Roman" w:hAnsi="Times New Roman"/>
          <w:color w:val="000000"/>
          <w:spacing w:val="24"/>
          <w:sz w:val="19"/>
        </w:rPr>
        <w:t xml:space="preserve"> = T</w:t>
      </w:r>
      <w:r w:rsidRPr="00B80A37">
        <w:rPr>
          <w:rFonts w:ascii="Times New Roman" w:hAnsi="Times New Roman"/>
          <w:color w:val="000000"/>
          <w:spacing w:val="24"/>
          <w:sz w:val="19"/>
          <w:vertAlign w:val="subscript"/>
        </w:rPr>
        <w:t>t</w:t>
      </w:r>
      <w:r w:rsidRPr="00B80A37">
        <w:rPr>
          <w:rFonts w:ascii="Times New Roman" w:hAnsi="Times New Roman"/>
          <w:color w:val="000000"/>
          <w:spacing w:val="24"/>
          <w:sz w:val="19"/>
        </w:rPr>
        <w:t xml:space="preserve"> — 1 ± __</w:t>
      </w:r>
    </w:p>
    <w:p w14:paraId="6291D743" w14:textId="77777777" w:rsidR="003A20D6" w:rsidRPr="00B80A37" w:rsidRDefault="002B38CB">
      <w:pPr>
        <w:spacing w:before="36" w:line="155" w:lineRule="exact"/>
        <w:ind w:left="5040"/>
        <w:rPr>
          <w:rFonts w:ascii="Times New Roman" w:hAnsi="Times New Roman"/>
          <w:color w:val="000000"/>
          <w:sz w:val="20"/>
        </w:rPr>
      </w:pPr>
      <w:r w:rsidRPr="00B80A37">
        <w:rPr>
          <w:rFonts w:ascii="Times New Roman" w:hAnsi="Times New Roman"/>
          <w:color w:val="000000"/>
          <w:sz w:val="20"/>
        </w:rPr>
        <w:t>Pt</w:t>
      </w:r>
    </w:p>
    <w:p w14:paraId="0FFC0567" w14:textId="0A36E8BA" w:rsidR="003A20D6" w:rsidRPr="00B80A37" w:rsidRDefault="002B38CB">
      <w:pPr>
        <w:spacing w:before="216" w:line="324" w:lineRule="auto"/>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where </w:t>
      </w:r>
      <w:r w:rsidRPr="00B80A37">
        <w:rPr>
          <w:rFonts w:ascii="Times New Roman" w:hAnsi="Times New Roman"/>
          <w:color w:val="000000"/>
          <w:spacing w:val="-1"/>
          <w:sz w:val="19"/>
        </w:rPr>
        <w:t>It</w:t>
      </w:r>
      <w:r w:rsidRPr="00B80A37">
        <w:rPr>
          <w:rFonts w:ascii="Times New Roman" w:hAnsi="Times New Roman"/>
          <w:color w:val="000000"/>
          <w:spacing w:val="-1"/>
          <w:sz w:val="19"/>
          <w:vertAlign w:val="superscript"/>
        </w:rPr>
        <w:t>civ</w:t>
      </w:r>
      <w:r w:rsidRPr="00B80A37">
        <w:rPr>
          <w:rFonts w:ascii="Times New Roman" w:hAnsi="Times New Roman"/>
          <w:color w:val="000000"/>
          <w:spacing w:val="-1"/>
          <w:w w:val="115"/>
          <w:sz w:val="21"/>
        </w:rPr>
        <w:t xml:space="preserve"> and i</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are the average values over the country/sector dimension estimated </w:t>
      </w:r>
      <w:r w:rsidRPr="00B80A37">
        <w:rPr>
          <w:rFonts w:ascii="Times New Roman" w:hAnsi="Times New Roman"/>
          <w:color w:val="000000"/>
          <w:spacing w:val="-7"/>
          <w:w w:val="115"/>
          <w:sz w:val="21"/>
        </w:rPr>
        <w:t xml:space="preserve">(conditional on a year and a transport mode), as explained in Section 2. Recall that </w:t>
      </w:r>
      <w:r w:rsidRPr="00B80A37">
        <w:rPr>
          <w:rFonts w:ascii="Times New Roman" w:hAnsi="Times New Roman"/>
          <w:color w:val="000000"/>
          <w:spacing w:val="-7"/>
          <w:sz w:val="19"/>
        </w:rPr>
        <w:t>It</w:t>
      </w:r>
      <w:r w:rsidRPr="00B80A37">
        <w:rPr>
          <w:rFonts w:ascii="Times New Roman" w:hAnsi="Times New Roman"/>
          <w:color w:val="000000"/>
          <w:spacing w:val="-7"/>
          <w:sz w:val="19"/>
          <w:vertAlign w:val="superscript"/>
        </w:rPr>
        <w:t>civ</w:t>
      </w:r>
      <w:r w:rsidRPr="00B80A37">
        <w:rPr>
          <w:rFonts w:ascii="Times New Roman" w:hAnsi="Times New Roman"/>
          <w:color w:val="000000"/>
          <w:spacing w:val="-7"/>
          <w:w w:val="115"/>
          <w:sz w:val="21"/>
        </w:rPr>
        <w:t xml:space="preserve"> —1 </w:t>
      </w:r>
      <w:commentRangeStart w:id="915"/>
      <w:r w:rsidRPr="00B80A37">
        <w:rPr>
          <w:rFonts w:ascii="Times New Roman" w:hAnsi="Times New Roman"/>
          <w:color w:val="000000"/>
          <w:spacing w:val="-5"/>
          <w:w w:val="115"/>
          <w:sz w:val="21"/>
        </w:rPr>
        <w:t xml:space="preserve">measuring </w:t>
      </w:r>
      <w:commentRangeEnd w:id="915"/>
      <w:r w:rsidR="00CC242F" w:rsidRPr="00B80A37">
        <w:rPr>
          <w:rStyle w:val="CommentReference"/>
        </w:rPr>
        <w:commentReference w:id="915"/>
      </w:r>
      <w:r w:rsidRPr="00B80A37">
        <w:rPr>
          <w:rFonts w:ascii="Times New Roman" w:hAnsi="Times New Roman"/>
          <w:color w:val="000000"/>
          <w:spacing w:val="-5"/>
          <w:w w:val="115"/>
          <w:sz w:val="21"/>
        </w:rPr>
        <w:t xml:space="preserve">the ad-valorem transport cost component and </w:t>
      </w:r>
      <w:r w:rsidRPr="00B80A37">
        <w:rPr>
          <w:rFonts w:ascii="Times New Roman" w:hAnsi="Times New Roman"/>
          <w:color w:val="000000"/>
          <w:spacing w:val="-5"/>
          <w:sz w:val="21"/>
          <w:vertAlign w:val="subscript"/>
        </w:rPr>
        <w:t>p</w:t>
      </w:r>
      <w:r w:rsidRPr="00B80A37">
        <w:rPr>
          <w:rFonts w:ascii="Times New Roman" w:hAnsi="Times New Roman"/>
          <w:color w:val="000000"/>
          <w:spacing w:val="-5"/>
          <w:w w:val="115"/>
          <w:sz w:val="21"/>
        </w:rPr>
        <w:t xml:space="preserve">k the additive component, both </w:t>
      </w:r>
      <w:r w:rsidRPr="00B80A37">
        <w:rPr>
          <w:rFonts w:ascii="Times New Roman" w:hAnsi="Times New Roman"/>
          <w:color w:val="000000"/>
          <w:w w:val="115"/>
          <w:sz w:val="21"/>
        </w:rPr>
        <w:t xml:space="preserve">expressed </w:t>
      </w:r>
      <w:del w:id="916" w:author="David Quin" w:date="2018-12-05T16:24:00Z">
        <w:r w:rsidRPr="00B80A37" w:rsidDel="00CC242F">
          <w:rPr>
            <w:rFonts w:ascii="Times New Roman" w:hAnsi="Times New Roman"/>
            <w:color w:val="000000"/>
            <w:w w:val="115"/>
            <w:sz w:val="21"/>
          </w:rPr>
          <w:delText xml:space="preserve">in </w:delText>
        </w:r>
      </w:del>
      <w:ins w:id="917" w:author="David Quin" w:date="2018-12-05T16:24:00Z">
        <w:r w:rsidR="00CC242F" w:rsidRPr="00B80A37">
          <w:rPr>
            <w:rFonts w:ascii="Times New Roman" w:hAnsi="Times New Roman"/>
            <w:color w:val="000000"/>
            <w:w w:val="115"/>
            <w:sz w:val="21"/>
          </w:rPr>
          <w:t xml:space="preserve">as </w:t>
        </w:r>
      </w:ins>
      <w:r w:rsidRPr="00B80A37">
        <w:rPr>
          <w:rFonts w:ascii="Times New Roman" w:hAnsi="Times New Roman"/>
          <w:color w:val="000000"/>
          <w:w w:val="115"/>
          <w:sz w:val="21"/>
        </w:rPr>
        <w:t xml:space="preserve">percentage of the </w:t>
      </w:r>
      <w:del w:id="918" w:author="David Quin" w:date="2018-12-05T16:23:00Z">
        <w:r w:rsidRPr="00B80A37" w:rsidDel="00CC242F">
          <w:rPr>
            <w:rFonts w:ascii="Times New Roman" w:hAnsi="Times New Roman"/>
            <w:color w:val="000000"/>
            <w:w w:val="115"/>
            <w:sz w:val="21"/>
          </w:rPr>
          <w:delText xml:space="preserve">fas </w:delText>
        </w:r>
      </w:del>
      <w:ins w:id="919" w:author="David Quin" w:date="2018-12-05T16:23:00Z">
        <w:r w:rsidR="00CC242F" w:rsidRPr="00B80A37">
          <w:rPr>
            <w:rFonts w:ascii="Times New Roman" w:hAnsi="Times New Roman"/>
            <w:color w:val="000000"/>
            <w:w w:val="115"/>
            <w:sz w:val="21"/>
          </w:rPr>
          <w:t xml:space="preserve">FAS </w:t>
        </w:r>
      </w:ins>
      <w:r w:rsidRPr="00B80A37">
        <w:rPr>
          <w:rFonts w:ascii="Times New Roman" w:hAnsi="Times New Roman"/>
          <w:color w:val="000000"/>
          <w:w w:val="115"/>
          <w:sz w:val="21"/>
        </w:rPr>
        <w:t xml:space="preserve">price. We then transform this value in an index with </w:t>
      </w:r>
      <w:del w:id="920" w:author="David Quin" w:date="2018-12-05T16:24:00Z">
        <w:r w:rsidRPr="00B80A37" w:rsidDel="00CC242F">
          <w:rPr>
            <w:rFonts w:ascii="Times New Roman" w:hAnsi="Times New Roman"/>
            <w:color w:val="000000"/>
            <w:spacing w:val="-1"/>
            <w:w w:val="115"/>
            <w:sz w:val="21"/>
          </w:rPr>
          <w:delText xml:space="preserve">basis </w:delText>
        </w:r>
      </w:del>
      <w:ins w:id="921" w:author="David Quin" w:date="2018-12-05T16:24:00Z">
        <w:r w:rsidR="00CC242F" w:rsidRPr="00B80A37">
          <w:rPr>
            <w:rFonts w:ascii="Times New Roman" w:hAnsi="Times New Roman"/>
            <w:color w:val="000000"/>
            <w:spacing w:val="-1"/>
            <w:w w:val="115"/>
            <w:sz w:val="21"/>
          </w:rPr>
          <w:t xml:space="preserve">base </w:t>
        </w:r>
      </w:ins>
      <w:r w:rsidRPr="00B80A37">
        <w:rPr>
          <w:rFonts w:ascii="Times New Roman" w:hAnsi="Times New Roman"/>
          <w:color w:val="000000"/>
          <w:spacing w:val="-1"/>
          <w:w w:val="115"/>
          <w:sz w:val="21"/>
        </w:rPr>
        <w:t>year 1974, applying a similar formula as above (by transport mode):</w:t>
      </w:r>
    </w:p>
    <w:tbl>
      <w:tblPr>
        <w:tblW w:w="0" w:type="auto"/>
        <w:tblLayout w:type="fixed"/>
        <w:tblCellMar>
          <w:left w:w="0" w:type="dxa"/>
          <w:right w:w="0" w:type="dxa"/>
        </w:tblCellMar>
        <w:tblLook w:val="0000" w:firstRow="0" w:lastRow="0" w:firstColumn="0" w:lastColumn="0" w:noHBand="0" w:noVBand="0"/>
      </w:tblPr>
      <w:tblGrid>
        <w:gridCol w:w="3818"/>
        <w:gridCol w:w="4703"/>
      </w:tblGrid>
      <w:tr w:rsidR="003A20D6" w:rsidRPr="00B80A37" w14:paraId="517B8BB2" w14:textId="77777777">
        <w:trPr>
          <w:trHeight w:hRule="exact" w:val="625"/>
        </w:trPr>
        <w:tc>
          <w:tcPr>
            <w:tcW w:w="3818" w:type="dxa"/>
            <w:tcBorders>
              <w:top w:val="none" w:sz="0" w:space="0" w:color="000000"/>
              <w:left w:val="none" w:sz="0" w:space="0" w:color="000000"/>
              <w:bottom w:val="none" w:sz="0" w:space="0" w:color="000000"/>
              <w:right w:val="none" w:sz="0" w:space="0" w:color="000000"/>
            </w:tcBorders>
          </w:tcPr>
          <w:p w14:paraId="5267EEA6" w14:textId="77777777" w:rsidR="003A20D6" w:rsidRPr="00B80A37" w:rsidRDefault="002B38CB">
            <w:pPr>
              <w:ind w:right="47"/>
              <w:jc w:val="right"/>
              <w:rPr>
                <w:rFonts w:ascii="Times New Roman" w:hAnsi="Times New Roman"/>
                <w:color w:val="000000"/>
                <w:sz w:val="19"/>
                <w:vertAlign w:val="subscript"/>
              </w:rPr>
            </w:pPr>
            <w:r w:rsidRPr="00B80A37">
              <w:rPr>
                <w:rFonts w:ascii="Times New Roman" w:hAnsi="Times New Roman"/>
                <w:color w:val="000000"/>
                <w:sz w:val="19"/>
                <w:vertAlign w:val="subscript"/>
              </w:rPr>
              <w:t>r</w:t>
            </w:r>
            <w:r w:rsidRPr="00B80A37">
              <w:rPr>
                <w:rFonts w:ascii="Times New Roman" w:hAnsi="Times New Roman"/>
                <w:color w:val="000000"/>
                <w:sz w:val="19"/>
              </w:rPr>
              <w:t>t</w:t>
            </w:r>
            <w:r w:rsidRPr="00B80A37">
              <w:rPr>
                <w:rFonts w:ascii="Times New Roman" w:hAnsi="Times New Roman"/>
                <w:color w:val="000000"/>
                <w:sz w:val="19"/>
                <w:vertAlign w:val="subscript"/>
              </w:rPr>
              <w:t>t</w:t>
            </w:r>
            <w:r w:rsidRPr="00B80A37">
              <w:rPr>
                <w:rFonts w:ascii="Times New Roman" w:hAnsi="Times New Roman"/>
                <w:color w:val="000000"/>
                <w:sz w:val="19"/>
              </w:rPr>
              <w:t>c,raw</w:t>
            </w:r>
          </w:p>
        </w:tc>
        <w:tc>
          <w:tcPr>
            <w:tcW w:w="4703" w:type="dxa"/>
            <w:tcBorders>
              <w:top w:val="none" w:sz="0" w:space="0" w:color="000000"/>
              <w:left w:val="none" w:sz="0" w:space="0" w:color="000000"/>
              <w:bottom w:val="none" w:sz="0" w:space="0" w:color="000000"/>
              <w:right w:val="none" w:sz="0" w:space="0" w:color="000000"/>
            </w:tcBorders>
          </w:tcPr>
          <w:p w14:paraId="783B32EA" w14:textId="77777777" w:rsidR="003A20D6" w:rsidRPr="00B80A37" w:rsidRDefault="002B38CB">
            <w:pPr>
              <w:spacing w:line="136" w:lineRule="exact"/>
              <w:jc w:val="center"/>
              <w:rPr>
                <w:rFonts w:ascii="Times New Roman" w:hAnsi="Times New Roman"/>
                <w:color w:val="000000"/>
                <w:spacing w:val="-10"/>
                <w:sz w:val="19"/>
              </w:rPr>
            </w:pPr>
            <w:r w:rsidRPr="00B80A37">
              <w:rPr>
                <w:rFonts w:ascii="Times New Roman" w:hAnsi="Times New Roman"/>
                <w:color w:val="000000"/>
                <w:spacing w:val="-10"/>
                <w:sz w:val="19"/>
              </w:rPr>
              <w:t xml:space="preserve">---.raw </w:t>
            </w:r>
            <w:r w:rsidRPr="00B80A37">
              <w:rPr>
                <w:rFonts w:ascii="Times New Roman" w:hAnsi="Times New Roman"/>
                <w:color w:val="000000"/>
                <w:spacing w:val="-10"/>
                <w:sz w:val="19"/>
              </w:rPr>
              <w:br/>
            </w:r>
            <w:r w:rsidRPr="00B80A37">
              <w:rPr>
                <w:rFonts w:ascii="Tahoma" w:hAnsi="Tahoma"/>
                <w:color w:val="000000"/>
                <w:spacing w:val="14"/>
                <w:sz w:val="12"/>
                <w:vertAlign w:val="subscript"/>
              </w:rPr>
              <w:t>i nn</w:t>
            </w:r>
            <w:r w:rsidRPr="00B80A37">
              <w:rPr>
                <w:rFonts w:ascii="Times New Roman" w:hAnsi="Times New Roman"/>
                <w:i/>
                <w:color w:val="000000"/>
                <w:spacing w:val="14"/>
                <w:sz w:val="19"/>
              </w:rPr>
              <w:t xml:space="preserve"> tC</w:t>
            </w:r>
            <w:r w:rsidRPr="00B80A37">
              <w:rPr>
                <w:rFonts w:ascii="Times New Roman" w:hAnsi="Times New Roman"/>
                <w:i/>
                <w:color w:val="000000"/>
                <w:spacing w:val="14"/>
                <w:w w:val="125"/>
                <w:sz w:val="19"/>
                <w:vertAlign w:val="subscript"/>
              </w:rPr>
              <w:t>t</w:t>
            </w:r>
            <w:r w:rsidRPr="00B80A37">
              <w:rPr>
                <w:rFonts w:ascii="Times New Roman" w:hAnsi="Times New Roman"/>
                <w:color w:val="000000"/>
                <w:spacing w:val="14"/>
                <w:sz w:val="21"/>
              </w:rPr>
              <w:t xml:space="preserve"> — 1</w:t>
            </w:r>
          </w:p>
          <w:p w14:paraId="121D2855" w14:textId="77777777" w:rsidR="003A20D6" w:rsidRPr="00B80A37" w:rsidRDefault="002B38CB">
            <w:pPr>
              <w:tabs>
                <w:tab w:val="right" w:leader="underscore" w:pos="1076"/>
              </w:tabs>
              <w:spacing w:line="121" w:lineRule="exact"/>
              <w:ind w:right="3191"/>
              <w:jc w:val="right"/>
              <w:rPr>
                <w:rFonts w:ascii="Times New Roman" w:hAnsi="Times New Roman"/>
                <w:b/>
                <w:color w:val="000000"/>
                <w:spacing w:val="4"/>
                <w:sz w:val="10"/>
              </w:rPr>
            </w:pPr>
            <w:r w:rsidRPr="00B80A37">
              <w:rPr>
                <w:rFonts w:ascii="Times New Roman" w:hAnsi="Times New Roman"/>
                <w:b/>
                <w:color w:val="000000"/>
                <w:spacing w:val="4"/>
                <w:sz w:val="10"/>
              </w:rPr>
              <w:t>= 1 UV _0</w:t>
            </w:r>
            <w:r w:rsidRPr="00B80A37">
              <w:rPr>
                <w:rFonts w:ascii="Times New Roman" w:hAnsi="Times New Roman"/>
                <w:b/>
                <w:color w:val="000000"/>
                <w:spacing w:val="4"/>
                <w:w w:val="140"/>
                <w:sz w:val="10"/>
                <w:vertAlign w:val="subscript"/>
              </w:rPr>
              <w:t>%</w:t>
            </w:r>
            <w:r w:rsidRPr="00B80A37">
              <w:rPr>
                <w:rFonts w:ascii="Times New Roman" w:hAnsi="Times New Roman"/>
                <w:b/>
                <w:color w:val="000000"/>
                <w:spacing w:val="4"/>
                <w:w w:val="140"/>
                <w:sz w:val="10"/>
                <w:vertAlign w:val="subscript"/>
              </w:rPr>
              <w:tab/>
            </w:r>
            <w:r w:rsidRPr="00B80A37">
              <w:rPr>
                <w:rFonts w:ascii="Times New Roman" w:hAnsi="Times New Roman"/>
                <w:color w:val="000000"/>
                <w:sz w:val="10"/>
                <w:vertAlign w:val="subscript"/>
              </w:rPr>
              <w:t>raw</w:t>
            </w:r>
          </w:p>
          <w:p w14:paraId="03A0F8F5" w14:textId="77777777" w:rsidR="003A20D6" w:rsidRPr="00B80A37" w:rsidRDefault="002B38CB">
            <w:pPr>
              <w:spacing w:line="208" w:lineRule="auto"/>
              <w:ind w:right="3191"/>
              <w:jc w:val="right"/>
              <w:rPr>
                <w:rFonts w:ascii="Times New Roman" w:hAnsi="Times New Roman"/>
                <w:color w:val="000000"/>
                <w:sz w:val="19"/>
              </w:rPr>
            </w:pPr>
            <w:r w:rsidRPr="00B80A37">
              <w:rPr>
                <w:rFonts w:ascii="Times New Roman" w:hAnsi="Times New Roman"/>
                <w:color w:val="000000"/>
                <w:sz w:val="19"/>
              </w:rPr>
              <w:t xml:space="preserve">tC1974 — </w:t>
            </w:r>
            <w:r w:rsidRPr="00B80A37">
              <w:rPr>
                <w:rFonts w:ascii="Times New Roman" w:hAnsi="Times New Roman"/>
                <w:color w:val="000000"/>
                <w:sz w:val="20"/>
              </w:rPr>
              <w:t>1</w:t>
            </w:r>
          </w:p>
        </w:tc>
      </w:tr>
    </w:tbl>
    <w:p w14:paraId="0BAB0A74" w14:textId="77777777" w:rsidR="003A20D6" w:rsidRPr="00B80A37" w:rsidRDefault="003A20D6">
      <w:pPr>
        <w:spacing w:after="268" w:line="20" w:lineRule="exact"/>
      </w:pPr>
    </w:p>
    <w:p w14:paraId="3BBCAF00" w14:textId="1B1EC289" w:rsidR="003A20D6" w:rsidRPr="00B80A37" w:rsidRDefault="002B38CB">
      <w:pPr>
        <w:spacing w:line="315" w:lineRule="exact"/>
        <w:jc w:val="both"/>
        <w:rPr>
          <w:rFonts w:ascii="Times New Roman" w:hAnsi="Times New Roman"/>
          <w:b/>
          <w:color w:val="000000"/>
          <w:spacing w:val="7"/>
          <w:sz w:val="21"/>
        </w:rPr>
      </w:pPr>
      <w:r w:rsidRPr="00B80A37">
        <w:rPr>
          <w:rFonts w:ascii="Times New Roman" w:hAnsi="Times New Roman"/>
          <w:b/>
          <w:color w:val="000000"/>
          <w:spacing w:val="7"/>
          <w:sz w:val="21"/>
        </w:rPr>
        <w:t xml:space="preserve">Obtaining the fitted total transport cost index </w:t>
      </w:r>
      <w:ins w:id="922" w:author="David Quin" w:date="2018-12-05T16:24:00Z">
        <w:r w:rsidR="00CC242F" w:rsidRPr="00B80A37">
          <w:rPr>
            <w:rFonts w:ascii="Times New Roman" w:hAnsi="Times New Roman"/>
            <w:b/>
            <w:color w:val="000000"/>
            <w:spacing w:val="7"/>
            <w:sz w:val="21"/>
          </w:rPr>
          <w:t xml:space="preserve">– </w:t>
        </w:r>
      </w:ins>
      <w:r w:rsidRPr="00B80A37">
        <w:rPr>
          <w:rFonts w:ascii="Times New Roman" w:hAnsi="Times New Roman"/>
          <w:color w:val="000000"/>
          <w:spacing w:val="7"/>
          <w:w w:val="115"/>
          <w:sz w:val="21"/>
        </w:rPr>
        <w:t xml:space="preserve">The same logic as above applies to </w:t>
      </w:r>
      <w:ins w:id="923" w:author="David Quin" w:date="2018-12-05T16:24:00Z">
        <w:r w:rsidR="00CC242F" w:rsidRPr="00B80A37">
          <w:rPr>
            <w:rFonts w:ascii="Times New Roman" w:hAnsi="Times New Roman"/>
            <w:color w:val="000000"/>
            <w:spacing w:val="-3"/>
            <w:w w:val="115"/>
            <w:sz w:val="21"/>
          </w:rPr>
          <w:t xml:space="preserve">constructing </w:t>
        </w:r>
      </w:ins>
      <w:del w:id="924" w:author="David Quin" w:date="2018-12-05T16:24:00Z">
        <w:r w:rsidRPr="00B80A37" w:rsidDel="00CC242F">
          <w:rPr>
            <w:rFonts w:ascii="Times New Roman" w:hAnsi="Times New Roman"/>
            <w:color w:val="000000"/>
            <w:spacing w:val="-3"/>
            <w:w w:val="115"/>
            <w:sz w:val="21"/>
          </w:rPr>
          <w:delText xml:space="preserve">construct </w:delText>
        </w:r>
      </w:del>
      <w:r w:rsidRPr="00B80A37">
        <w:rPr>
          <w:rFonts w:ascii="Times New Roman" w:hAnsi="Times New Roman"/>
          <w:color w:val="000000"/>
          <w:spacing w:val="-3"/>
          <w:w w:val="115"/>
          <w:sz w:val="21"/>
        </w:rPr>
        <w:t>the fitted measure of total transport cost (</w:t>
      </w:r>
      <w:ins w:id="925" w:author="David Quin" w:date="2018-12-05T16:24:00Z">
        <w:r w:rsidR="00CC242F" w:rsidRPr="00B80A37">
          <w:rPr>
            <w:rFonts w:ascii="Times New Roman" w:hAnsi="Times New Roman"/>
            <w:color w:val="000000"/>
            <w:spacing w:val="-3"/>
            <w:w w:val="115"/>
            <w:sz w:val="21"/>
          </w:rPr>
          <w:t>i.e.</w:t>
        </w:r>
      </w:ins>
      <w:del w:id="926" w:author="David Quin" w:date="2018-12-05T16:24:00Z">
        <w:r w:rsidRPr="00B80A37" w:rsidDel="00CC242F">
          <w:rPr>
            <w:rFonts w:ascii="Times New Roman" w:hAnsi="Times New Roman"/>
            <w:color w:val="000000"/>
            <w:spacing w:val="-3"/>
            <w:w w:val="115"/>
            <w:sz w:val="21"/>
          </w:rPr>
          <w:delText>i.e.,</w:delText>
        </w:r>
      </w:del>
      <w:r w:rsidRPr="00B80A37">
        <w:rPr>
          <w:rFonts w:ascii="Times New Roman" w:hAnsi="Times New Roman"/>
          <w:color w:val="000000"/>
          <w:spacing w:val="-3"/>
          <w:w w:val="115"/>
          <w:sz w:val="21"/>
        </w:rPr>
        <w:t xml:space="preserve"> composition effect excluded), with </w:t>
      </w:r>
      <w:r w:rsidRPr="00B80A37">
        <w:rPr>
          <w:rFonts w:ascii="Times New Roman" w:hAnsi="Times New Roman"/>
          <w:color w:val="000000"/>
          <w:spacing w:val="-5"/>
          <w:w w:val="115"/>
          <w:sz w:val="21"/>
        </w:rPr>
        <w:t>one notable exception</w:t>
      </w:r>
      <w:del w:id="927" w:author="David Quin" w:date="2018-12-05T16:24:00Z">
        <w:r w:rsidRPr="00B80A37" w:rsidDel="00CC242F">
          <w:rPr>
            <w:rFonts w:ascii="Times New Roman" w:hAnsi="Times New Roman"/>
            <w:color w:val="000000"/>
            <w:spacing w:val="-5"/>
            <w:w w:val="115"/>
            <w:sz w:val="21"/>
          </w:rPr>
          <w:delText xml:space="preserve"> though</w:delText>
        </w:r>
      </w:del>
      <w:r w:rsidRPr="00B80A37">
        <w:rPr>
          <w:rFonts w:ascii="Times New Roman" w:hAnsi="Times New Roman"/>
          <w:color w:val="000000"/>
          <w:spacing w:val="-5"/>
          <w:w w:val="115"/>
          <w:sz w:val="21"/>
        </w:rPr>
        <w:t xml:space="preserve">: Fitted ad-valorem and additive components have not been </w:t>
      </w:r>
      <w:r w:rsidRPr="00B80A37">
        <w:rPr>
          <w:rFonts w:ascii="Times New Roman" w:hAnsi="Times New Roman"/>
          <w:color w:val="000000"/>
          <w:spacing w:val="-2"/>
          <w:w w:val="115"/>
          <w:sz w:val="21"/>
        </w:rPr>
        <w:t xml:space="preserve">estimated in value, but extracted and </w:t>
      </w:r>
      <w:del w:id="928" w:author="David Quin" w:date="2018-12-05T16:24:00Z">
        <w:r w:rsidRPr="00B80A37" w:rsidDel="00CC242F">
          <w:rPr>
            <w:rFonts w:ascii="Times New Roman" w:hAnsi="Times New Roman"/>
            <w:color w:val="000000"/>
            <w:spacing w:val="-2"/>
            <w:w w:val="115"/>
            <w:sz w:val="21"/>
          </w:rPr>
          <w:delText xml:space="preserve">build </w:delText>
        </w:r>
      </w:del>
      <w:ins w:id="929" w:author="David Quin" w:date="2018-12-05T16:24:00Z">
        <w:r w:rsidR="00CC242F" w:rsidRPr="00B80A37">
          <w:rPr>
            <w:rFonts w:ascii="Times New Roman" w:hAnsi="Times New Roman"/>
            <w:color w:val="000000"/>
            <w:spacing w:val="-2"/>
            <w:w w:val="115"/>
            <w:sz w:val="21"/>
          </w:rPr>
          <w:t xml:space="preserve">built </w:t>
        </w:r>
      </w:ins>
      <w:r w:rsidRPr="00B80A37">
        <w:rPr>
          <w:rFonts w:ascii="Times New Roman" w:hAnsi="Times New Roman"/>
          <w:color w:val="000000"/>
          <w:spacing w:val="-2"/>
          <w:w w:val="115"/>
          <w:sz w:val="21"/>
        </w:rPr>
        <w:t xml:space="preserve">as indices. In a first step then, we </w:t>
      </w:r>
      <w:ins w:id="930" w:author="David Quin" w:date="2018-12-05T16:24:00Z">
        <w:r w:rsidR="00CC242F" w:rsidRPr="00B80A37">
          <w:rPr>
            <w:rFonts w:ascii="Times New Roman" w:hAnsi="Times New Roman"/>
            <w:color w:val="000000"/>
            <w:spacing w:val="-2"/>
            <w:w w:val="115"/>
            <w:sz w:val="21"/>
          </w:rPr>
          <w:t>rebuild</w:t>
        </w:r>
      </w:ins>
      <w:del w:id="931" w:author="David Quin" w:date="2018-12-05T16:24:00Z">
        <w:r w:rsidRPr="00B80A37" w:rsidDel="00CC242F">
          <w:rPr>
            <w:rFonts w:ascii="Times New Roman" w:hAnsi="Times New Roman"/>
            <w:color w:val="000000"/>
            <w:spacing w:val="-2"/>
            <w:w w:val="115"/>
            <w:sz w:val="21"/>
          </w:rPr>
          <w:delText>re-build</w:delText>
        </w:r>
      </w:del>
      <w:r w:rsidRPr="00B80A37">
        <w:rPr>
          <w:rFonts w:ascii="Times New Roman" w:hAnsi="Times New Roman"/>
          <w:color w:val="000000"/>
          <w:spacing w:val="-2"/>
          <w:w w:val="115"/>
          <w:sz w:val="21"/>
        </w:rPr>
        <w:t xml:space="preserve"> the fitted measures of each transport cost component in value starting from these indices. For </w:t>
      </w:r>
      <w:r w:rsidRPr="00B80A37">
        <w:rPr>
          <w:rFonts w:ascii="Times New Roman" w:hAnsi="Times New Roman"/>
          <w:color w:val="000000"/>
          <w:w w:val="115"/>
          <w:sz w:val="21"/>
        </w:rPr>
        <w:t xml:space="preserve">the ad-valorem component, this can be obtained </w:t>
      </w:r>
      <w:ins w:id="932" w:author="David Quin" w:date="2018-12-05T16:25:00Z">
        <w:r w:rsidR="00CC242F" w:rsidRPr="00B80A37">
          <w:rPr>
            <w:rFonts w:ascii="Times New Roman" w:hAnsi="Times New Roman"/>
            <w:color w:val="000000"/>
            <w:w w:val="115"/>
            <w:sz w:val="21"/>
          </w:rPr>
          <w:t>by rewriting Equation (13):</w:t>
        </w:r>
      </w:ins>
      <w:del w:id="933" w:author="David Quin" w:date="2018-12-05T16:25:00Z">
        <w:r w:rsidRPr="00B80A37" w:rsidDel="00CC242F">
          <w:rPr>
            <w:rFonts w:ascii="Times New Roman" w:hAnsi="Times New Roman"/>
            <w:color w:val="000000"/>
            <w:w w:val="115"/>
            <w:sz w:val="21"/>
          </w:rPr>
          <w:delText>making use of Equation (13), rewritten to get:</w:delText>
        </w:r>
      </w:del>
    </w:p>
    <w:p w14:paraId="509268F1" w14:textId="77777777" w:rsidR="003A20D6" w:rsidRPr="00B80A37" w:rsidRDefault="002B38CB">
      <w:pPr>
        <w:spacing w:line="43" w:lineRule="exact"/>
        <w:ind w:left="2736"/>
        <w:rPr>
          <w:rFonts w:ascii="Times New Roman" w:hAnsi="Times New Roman"/>
          <w:color w:val="000000"/>
          <w:sz w:val="19"/>
        </w:rPr>
      </w:pPr>
      <w:r w:rsidRPr="00B80A37">
        <w:rPr>
          <w:rFonts w:ascii="Times New Roman" w:hAnsi="Times New Roman"/>
          <w:color w:val="000000"/>
          <w:sz w:val="19"/>
        </w:rPr>
        <w:t>T</w:t>
      </w:r>
    </w:p>
    <w:p w14:paraId="1BD0CC81" w14:textId="748AECFC" w:rsidR="003A20D6" w:rsidRPr="00B80A37" w:rsidRDefault="002B38CB">
      <w:pPr>
        <w:ind w:left="2736"/>
        <w:rPr>
          <w:rFonts w:ascii="Times New Roman" w:hAnsi="Times New Roman"/>
          <w:color w:val="000000"/>
          <w:spacing w:val="-10"/>
          <w:sz w:val="19"/>
        </w:rPr>
      </w:pPr>
      <w:r w:rsidRPr="00B80A37">
        <w:rPr>
          <w:rFonts w:ascii="Times New Roman" w:hAnsi="Times New Roman"/>
          <w:color w:val="000000"/>
          <w:spacing w:val="-10"/>
          <w:sz w:val="19"/>
        </w:rPr>
        <w:t>r--</w:t>
      </w:r>
      <w:r w:rsidRPr="00B80A37">
        <w:rPr>
          <w:rFonts w:ascii="Times New Roman" w:hAnsi="Times New Roman"/>
          <w:color w:val="000000"/>
          <w:spacing w:val="-10"/>
          <w:sz w:val="19"/>
          <w:vertAlign w:val="superscript"/>
        </w:rPr>
        <w:t>,</w:t>
      </w:r>
      <w:r w:rsidRPr="00B80A37">
        <w:rPr>
          <w:rFonts w:ascii="Times New Roman" w:hAnsi="Times New Roman"/>
          <w:color w:val="000000"/>
          <w:spacing w:val="-10"/>
          <w:sz w:val="19"/>
        </w:rPr>
        <w:t>pu e</w:t>
      </w:r>
      <w:del w:id="934" w:author="David Quin" w:date="2018-12-05T16:25:00Z">
        <w:r w:rsidRPr="00B80A37" w:rsidDel="00CC242F">
          <w:rPr>
            <w:rFonts w:ascii="Times New Roman" w:hAnsi="Times New Roman"/>
            <w:color w:val="000000"/>
            <w:spacing w:val="-10"/>
            <w:sz w:val="19"/>
            <w:vertAlign w:val="subscript"/>
          </w:rPr>
          <w:delText>'</w:delText>
        </w:r>
      </w:del>
      <w:ins w:id="935" w:author="David Quin" w:date="2018-12-05T16:25:00Z">
        <w:r w:rsidR="00CC242F" w:rsidRPr="00B80A37">
          <w:rPr>
            <w:rFonts w:ascii="Times New Roman" w:hAnsi="Times New Roman"/>
            <w:color w:val="000000"/>
            <w:spacing w:val="-10"/>
            <w:sz w:val="19"/>
            <w:vertAlign w:val="subscript"/>
          </w:rPr>
          <w:t>’</w:t>
        </w:r>
      </w:ins>
      <w:r w:rsidRPr="00B80A37">
        <w:rPr>
          <w:rFonts w:ascii="Times New Roman" w:hAnsi="Times New Roman"/>
          <w:color w:val="000000"/>
          <w:spacing w:val="-10"/>
          <w:sz w:val="19"/>
        </w:rPr>
        <w:t xml:space="preserve"> adv</w:t>
      </w:r>
    </w:p>
    <w:p w14:paraId="34423A5E" w14:textId="77777777" w:rsidR="003A20D6" w:rsidRPr="00B80A37" w:rsidRDefault="002B38CB">
      <w:pPr>
        <w:spacing w:before="144" w:line="94" w:lineRule="exact"/>
        <w:ind w:left="3600"/>
        <w:rPr>
          <w:rFonts w:ascii="Times New Roman" w:hAnsi="Times New Roman"/>
          <w:color w:val="000000"/>
          <w:spacing w:val="8"/>
          <w:sz w:val="19"/>
        </w:rPr>
      </w:pPr>
      <w:r w:rsidRPr="00B80A37">
        <w:rPr>
          <w:rFonts w:ascii="Times New Roman" w:hAnsi="Times New Roman"/>
          <w:color w:val="000000"/>
          <w:spacing w:val="8"/>
          <w:sz w:val="19"/>
        </w:rPr>
        <w:t>— rc</w:t>
      </w:r>
      <w:r w:rsidRPr="00B80A37">
        <w:rPr>
          <w:rFonts w:ascii="Times New Roman" w:hAnsi="Times New Roman"/>
          <w:color w:val="000000"/>
          <w:spacing w:val="8"/>
          <w:sz w:val="19"/>
          <w:vertAlign w:val="subscript"/>
        </w:rPr>
        <w:t>t</w:t>
      </w:r>
      <w:r w:rsidRPr="00B80A37">
        <w:rPr>
          <w:rFonts w:ascii="Times New Roman" w:hAnsi="Times New Roman"/>
          <w:color w:val="000000"/>
          <w:spacing w:val="8"/>
          <w:sz w:val="19"/>
        </w:rPr>
        <w:t>tdv 01974</w:t>
      </w:r>
      <w:r w:rsidRPr="00B80A37">
        <w:rPr>
          <w:rFonts w:ascii="Times New Roman" w:hAnsi="Times New Roman"/>
          <w:color w:val="000000"/>
          <w:spacing w:val="8"/>
          <w:sz w:val="6"/>
          <w:u w:val="single"/>
        </w:rPr>
        <w:t xml:space="preserve"> —</w:t>
      </w:r>
      <w:r w:rsidRPr="00B80A37">
        <w:rPr>
          <w:rFonts w:ascii="Times New Roman" w:hAnsi="Times New Roman"/>
          <w:color w:val="000000"/>
          <w:spacing w:val="8"/>
          <w:sz w:val="19"/>
        </w:rPr>
        <w:t xml:space="preserve"> 1)</w:t>
      </w:r>
    </w:p>
    <w:p w14:paraId="6BC60941" w14:textId="77777777" w:rsidR="003A20D6" w:rsidRPr="00B80A37" w:rsidRDefault="002B38CB">
      <w:pPr>
        <w:ind w:left="5400"/>
        <w:rPr>
          <w:rFonts w:ascii="Times New Roman" w:hAnsi="Times New Roman"/>
          <w:color w:val="000000"/>
          <w:sz w:val="19"/>
        </w:rPr>
      </w:pPr>
      <w:r w:rsidRPr="00B80A37">
        <w:rPr>
          <w:rFonts w:ascii="Times New Roman" w:hAnsi="Times New Roman"/>
          <w:color w:val="000000"/>
          <w:sz w:val="19"/>
        </w:rPr>
        <w:t xml:space="preserve">± </w:t>
      </w:r>
      <w:r w:rsidRPr="00B80A37">
        <w:rPr>
          <w:rFonts w:ascii="Times New Roman" w:hAnsi="Times New Roman"/>
          <w:color w:val="000000"/>
          <w:w w:val="115"/>
          <w:sz w:val="21"/>
        </w:rPr>
        <w:t>1</w:t>
      </w:r>
    </w:p>
    <w:p w14:paraId="275DEC0A" w14:textId="77777777" w:rsidR="003A20D6" w:rsidRPr="00B80A37" w:rsidRDefault="002B38CB">
      <w:pPr>
        <w:spacing w:line="74" w:lineRule="exact"/>
        <w:ind w:left="5256"/>
        <w:rPr>
          <w:rFonts w:ascii="Times New Roman" w:hAnsi="Times New Roman"/>
          <w:color w:val="000000"/>
          <w:sz w:val="15"/>
          <w:vertAlign w:val="superscript"/>
        </w:rPr>
      </w:pPr>
      <w:r w:rsidRPr="00B80A37">
        <w:rPr>
          <w:rFonts w:ascii="Times New Roman" w:hAnsi="Times New Roman"/>
          <w:color w:val="000000"/>
          <w:sz w:val="15"/>
          <w:vertAlign w:val="superscript"/>
        </w:rPr>
        <w:t>1</w:t>
      </w:r>
      <w:r w:rsidRPr="00B80A37">
        <w:rPr>
          <w:rFonts w:ascii="Times New Roman" w:hAnsi="Times New Roman"/>
          <w:color w:val="000000"/>
          <w:sz w:val="19"/>
        </w:rPr>
        <w:t xml:space="preserve"> </w:t>
      </w:r>
    </w:p>
    <w:p w14:paraId="593504FD" w14:textId="77777777" w:rsidR="003A20D6" w:rsidRPr="00B80A37" w:rsidRDefault="002B38CB">
      <w:pPr>
        <w:spacing w:line="187" w:lineRule="exact"/>
        <w:ind w:left="4464"/>
        <w:rPr>
          <w:rFonts w:ascii="Times New Roman" w:hAnsi="Times New Roman"/>
          <w:color w:val="000000"/>
          <w:w w:val="115"/>
          <w:sz w:val="21"/>
        </w:rPr>
      </w:pPr>
      <w:r w:rsidRPr="00B80A37">
        <w:rPr>
          <w:rFonts w:ascii="Times New Roman" w:hAnsi="Times New Roman"/>
          <w:color w:val="000000"/>
          <w:w w:val="115"/>
          <w:sz w:val="21"/>
        </w:rPr>
        <w:t>100</w:t>
      </w:r>
    </w:p>
    <w:p w14:paraId="620D3114" w14:textId="77777777" w:rsidR="003A20D6" w:rsidRPr="00B80A37" w:rsidRDefault="002B38CB">
      <w:pPr>
        <w:spacing w:line="228" w:lineRule="exact"/>
        <w:ind w:left="288"/>
        <w:rPr>
          <w:rFonts w:ascii="Times New Roman" w:hAnsi="Times New Roman"/>
          <w:color w:val="000000"/>
          <w:spacing w:val="20"/>
          <w:sz w:val="18"/>
          <w:vertAlign w:val="subscript"/>
        </w:rPr>
      </w:pPr>
      <w:r w:rsidRPr="00B80A37">
        <w:rPr>
          <w:rFonts w:ascii="Times New Roman" w:hAnsi="Times New Roman"/>
          <w:color w:val="000000"/>
          <w:spacing w:val="20"/>
          <w:sz w:val="18"/>
          <w:vertAlign w:val="subscript"/>
        </w:rPr>
        <w:t>with</w:t>
      </w:r>
      <w:r w:rsidRPr="00B80A37">
        <w:rPr>
          <w:rFonts w:ascii="Times New Roman" w:hAnsi="Times New Roman"/>
          <w:color w:val="000000"/>
          <w:spacing w:val="20"/>
          <w:sz w:val="19"/>
        </w:rPr>
        <w:t xml:space="preserve"> lure,adv</w:t>
      </w:r>
    </w:p>
    <w:p w14:paraId="2F20BDEF" w14:textId="3D6FC5A2" w:rsidR="003A20D6" w:rsidRPr="00B80A37" w:rsidRDefault="002B38CB">
      <w:pPr>
        <w:spacing w:line="259" w:lineRule="exact"/>
        <w:ind w:firstLine="1872"/>
        <w:jc w:val="both"/>
        <w:rPr>
          <w:rFonts w:ascii="Times New Roman" w:hAnsi="Times New Roman"/>
          <w:color w:val="000000"/>
          <w:spacing w:val="-4"/>
          <w:sz w:val="19"/>
        </w:rPr>
      </w:pPr>
      <w:del w:id="936" w:author="David Quin" w:date="2018-12-05T16:25:00Z">
        <w:r w:rsidRPr="00B80A37" w:rsidDel="00CC242F">
          <w:rPr>
            <w:rFonts w:ascii="Times New Roman" w:hAnsi="Times New Roman"/>
            <w:color w:val="000000"/>
            <w:spacing w:val="-4"/>
            <w:sz w:val="19"/>
          </w:rPr>
          <w:delText>'</w:delText>
        </w:r>
      </w:del>
      <w:ins w:id="937" w:author="David Quin" w:date="2018-12-05T16:25:00Z">
        <w:r w:rsidR="00CC242F" w:rsidRPr="00B80A37">
          <w:rPr>
            <w:rFonts w:ascii="Times New Roman" w:hAnsi="Times New Roman"/>
            <w:color w:val="000000"/>
            <w:spacing w:val="-4"/>
            <w:sz w:val="19"/>
          </w:rPr>
          <w:t>‘</w:t>
        </w:r>
      </w:ins>
      <w:r w:rsidRPr="00B80A37">
        <w:rPr>
          <w:rFonts w:ascii="Times New Roman" w:hAnsi="Times New Roman"/>
          <w:color w:val="000000"/>
          <w:spacing w:val="-4"/>
          <w:sz w:val="19"/>
        </w:rPr>
        <w:t>T</w:t>
      </w:r>
      <w:r w:rsidRPr="00B80A37">
        <w:rPr>
          <w:rFonts w:ascii="Times New Roman" w:hAnsi="Times New Roman"/>
          <w:color w:val="000000"/>
          <w:spacing w:val="-4"/>
          <w:sz w:val="19"/>
          <w:vertAlign w:val="superscript"/>
        </w:rPr>
        <w:t>-</w:t>
      </w:r>
      <w:r w:rsidRPr="00B80A37">
        <w:rPr>
          <w:rFonts w:ascii="Times New Roman" w:hAnsi="Times New Roman"/>
          <w:color w:val="000000"/>
          <w:spacing w:val="-4"/>
          <w:sz w:val="19"/>
        </w:rPr>
        <w:t xml:space="preserve">1974. </w:t>
      </w:r>
      <w:r w:rsidR="00CC242F" w:rsidRPr="00B80A37">
        <w:rPr>
          <w:rFonts w:ascii="Times New Roman" w:hAnsi="Times New Roman"/>
          <w:color w:val="000000"/>
          <w:spacing w:val="-4"/>
          <w:w w:val="115"/>
          <w:sz w:val="21"/>
        </w:rPr>
        <w:t>E</w:t>
      </w:r>
      <w:r w:rsidRPr="00B80A37">
        <w:rPr>
          <w:rFonts w:ascii="Times New Roman" w:hAnsi="Times New Roman"/>
          <w:color w:val="000000"/>
          <w:spacing w:val="-4"/>
          <w:w w:val="115"/>
          <w:sz w:val="21"/>
        </w:rPr>
        <w:t>xp(y</w:t>
      </w:r>
      <w:r w:rsidRPr="00B80A37">
        <w:rPr>
          <w:rFonts w:ascii="Times New Roman" w:hAnsi="Times New Roman"/>
          <w:color w:val="000000"/>
          <w:spacing w:val="-4"/>
          <w:sz w:val="21"/>
          <w:vertAlign w:val="subscript"/>
        </w:rPr>
        <w:t>t</w:t>
      </w:r>
      <w:r w:rsidRPr="00B80A37">
        <w:rPr>
          <w:rFonts w:ascii="Times New Roman" w:hAnsi="Times New Roman"/>
          <w:color w:val="000000"/>
          <w:spacing w:val="-4"/>
          <w:w w:val="115"/>
          <w:sz w:val="21"/>
        </w:rPr>
        <w:t>) the yearly value of the pure (fitted) ad-valorem cost. A similar reasoning</w:t>
      </w:r>
      <w:ins w:id="938" w:author="David Quin" w:date="2018-12-05T16:25:00Z">
        <w:r w:rsidR="00CC242F" w:rsidRPr="00B80A37">
          <w:rPr>
            <w:rFonts w:ascii="Times New Roman" w:hAnsi="Times New Roman"/>
            <w:color w:val="000000"/>
            <w:spacing w:val="-4"/>
            <w:w w:val="115"/>
            <w:sz w:val="21"/>
          </w:rPr>
          <w:t>,</w:t>
        </w:r>
      </w:ins>
      <w:r w:rsidRPr="00B80A37">
        <w:rPr>
          <w:rFonts w:ascii="Times New Roman" w:hAnsi="Times New Roman"/>
          <w:color w:val="000000"/>
          <w:spacing w:val="-4"/>
          <w:w w:val="115"/>
          <w:sz w:val="21"/>
        </w:rPr>
        <w:t xml:space="preserve"> starting from Equation (15)</w:t>
      </w:r>
      <w:ins w:id="939" w:author="David Quin" w:date="2018-12-05T16:25:00Z">
        <w:r w:rsidR="00CC242F" w:rsidRPr="00B80A37">
          <w:rPr>
            <w:rFonts w:ascii="Times New Roman" w:hAnsi="Times New Roman"/>
            <w:color w:val="000000"/>
            <w:spacing w:val="-4"/>
            <w:w w:val="115"/>
            <w:sz w:val="21"/>
          </w:rPr>
          <w:t>,</w:t>
        </w:r>
      </w:ins>
      <w:r w:rsidRPr="00B80A37">
        <w:rPr>
          <w:rFonts w:ascii="Times New Roman" w:hAnsi="Times New Roman"/>
          <w:color w:val="000000"/>
          <w:spacing w:val="-4"/>
          <w:w w:val="115"/>
          <w:sz w:val="21"/>
        </w:rPr>
        <w:t xml:space="preserve"> gives the fitted value for the additive cost </w:t>
      </w:r>
      <w:r w:rsidRPr="00B80A37">
        <w:rPr>
          <w:rFonts w:ascii="Times New Roman" w:hAnsi="Times New Roman"/>
          <w:color w:val="000000"/>
          <w:w w:val="115"/>
          <w:sz w:val="21"/>
        </w:rPr>
        <w:t>component as:</w:t>
      </w:r>
    </w:p>
    <w:p w14:paraId="1623425C" w14:textId="77777777" w:rsidR="003A20D6" w:rsidRPr="00B80A37" w:rsidRDefault="002B38CB">
      <w:pPr>
        <w:spacing w:before="180" w:line="140" w:lineRule="exact"/>
        <w:ind w:left="3600" w:right="3672" w:firstLine="792"/>
        <w:rPr>
          <w:rFonts w:ascii="Times New Roman" w:hAnsi="Times New Roman"/>
          <w:i/>
          <w:color w:val="000000"/>
          <w:sz w:val="18"/>
        </w:rPr>
      </w:pPr>
      <w:r w:rsidRPr="00B80A37">
        <w:rPr>
          <w:rFonts w:ascii="Times New Roman" w:hAnsi="Times New Roman"/>
          <w:i/>
          <w:color w:val="000000"/>
          <w:sz w:val="18"/>
        </w:rPr>
        <w:t xml:space="preserve">radd </w:t>
      </w:r>
      <w:r w:rsidRPr="00B80A37">
        <w:rPr>
          <w:rFonts w:ascii="Times New Roman" w:hAnsi="Times New Roman"/>
          <w:i/>
          <w:color w:val="000000"/>
          <w:spacing w:val="44"/>
          <w:sz w:val="18"/>
        </w:rPr>
        <w:t>"pure</w:t>
      </w:r>
      <w:r w:rsidRPr="00B80A37">
        <w:rPr>
          <w:rFonts w:ascii="Times New Roman" w:hAnsi="Times New Roman"/>
          <w:i/>
          <w:color w:val="000000"/>
          <w:spacing w:val="44"/>
          <w:sz w:val="18"/>
          <w:vertAlign w:val="subscript"/>
        </w:rPr>
        <w:t>=</w:t>
      </w:r>
    </w:p>
    <w:p w14:paraId="61B5704D" w14:textId="77777777" w:rsidR="003A20D6" w:rsidRPr="00B80A37" w:rsidRDefault="002B38CB">
      <w:pPr>
        <w:spacing w:line="114" w:lineRule="exact"/>
        <w:ind w:left="3672"/>
        <w:rPr>
          <w:rFonts w:ascii="Times New Roman" w:hAnsi="Times New Roman"/>
          <w:i/>
          <w:color w:val="000000"/>
          <w:spacing w:val="94"/>
          <w:sz w:val="18"/>
        </w:rPr>
      </w:pPr>
      <w:r w:rsidRPr="00B80A37">
        <w:rPr>
          <w:rFonts w:ascii="Times New Roman" w:hAnsi="Times New Roman"/>
          <w:i/>
          <w:color w:val="000000"/>
          <w:spacing w:val="94"/>
          <w:sz w:val="18"/>
        </w:rPr>
        <w:t>t</w:t>
      </w:r>
      <w:r w:rsidRPr="00B80A37">
        <w:rPr>
          <w:rFonts w:ascii="Times New Roman" w:hAnsi="Times New Roman"/>
          <w:i/>
          <w:color w:val="000000"/>
          <w:spacing w:val="94"/>
          <w:sz w:val="18"/>
          <w:vertAlign w:val="subscript"/>
        </w:rPr>
        <w:t xml:space="preserve">t </w:t>
      </w:r>
    </w:p>
    <w:p w14:paraId="08A2329C" w14:textId="77777777" w:rsidR="003A20D6" w:rsidRPr="00B80A37" w:rsidRDefault="002B38CB">
      <w:pPr>
        <w:spacing w:line="157" w:lineRule="exact"/>
        <w:ind w:left="4464"/>
        <w:rPr>
          <w:rFonts w:ascii="Times New Roman" w:hAnsi="Times New Roman"/>
          <w:color w:val="000000"/>
          <w:w w:val="115"/>
          <w:sz w:val="21"/>
        </w:rPr>
      </w:pPr>
      <w:r w:rsidRPr="00B80A37">
        <w:rPr>
          <w:rFonts w:ascii="Times New Roman" w:hAnsi="Times New Roman"/>
          <w:color w:val="000000"/>
          <w:w w:val="115"/>
          <w:sz w:val="21"/>
        </w:rPr>
        <w:t>100</w:t>
      </w:r>
    </w:p>
    <w:p w14:paraId="517C4F15" w14:textId="77777777" w:rsidR="003A20D6" w:rsidRPr="00B80A37" w:rsidRDefault="002B38CB">
      <w:pPr>
        <w:spacing w:before="108" w:line="317" w:lineRule="exact"/>
        <w:ind w:left="288" w:right="1440"/>
        <w:rPr>
          <w:rFonts w:ascii="Times New Roman" w:hAnsi="Times New Roman"/>
          <w:color w:val="000000"/>
          <w:spacing w:val="3"/>
          <w:w w:val="115"/>
          <w:sz w:val="21"/>
        </w:rPr>
      </w:pPr>
      <w:r w:rsidRPr="00B80A37">
        <w:rPr>
          <w:rFonts w:ascii="Times New Roman" w:hAnsi="Times New Roman"/>
          <w:color w:val="000000"/>
          <w:spacing w:val="3"/>
          <w:w w:val="115"/>
          <w:sz w:val="21"/>
        </w:rPr>
        <w:t xml:space="preserve">with </w:t>
      </w:r>
      <w:r w:rsidRPr="00B80A37">
        <w:rPr>
          <w:rFonts w:ascii="Times New Roman" w:hAnsi="Times New Roman"/>
          <w:color w:val="000000"/>
          <w:spacing w:val="3"/>
          <w:sz w:val="21"/>
          <w:vertAlign w:val="superscript"/>
        </w:rPr>
        <w:t>tune</w:t>
      </w:r>
      <w:r w:rsidRPr="00B80A37">
        <w:rPr>
          <w:rFonts w:ascii="Times New Roman" w:hAnsi="Times New Roman"/>
          <w:color w:val="000000"/>
          <w:spacing w:val="3"/>
          <w:w w:val="115"/>
          <w:sz w:val="21"/>
        </w:rPr>
        <w:t xml:space="preserve"> exp(7</w:t>
      </w:r>
      <w:r w:rsidRPr="00B80A37">
        <w:rPr>
          <w:rFonts w:ascii="Times New Roman" w:hAnsi="Times New Roman"/>
          <w:color w:val="000000"/>
          <w:spacing w:val="3"/>
          <w:sz w:val="21"/>
          <w:vertAlign w:val="subscript"/>
        </w:rPr>
        <w:t>t</w:t>
      </w:r>
      <w:r w:rsidRPr="00B80A37">
        <w:rPr>
          <w:rFonts w:ascii="Times New Roman" w:hAnsi="Times New Roman"/>
          <w:color w:val="000000"/>
          <w:spacing w:val="3"/>
          <w:w w:val="115"/>
          <w:sz w:val="21"/>
        </w:rPr>
        <w:t xml:space="preserve">) the yearly value of the pure (fitted) additive cost. </w:t>
      </w:r>
      <w:r w:rsidRPr="00B80A37">
        <w:rPr>
          <w:rFonts w:ascii="Times New Roman" w:hAnsi="Times New Roman"/>
          <w:color w:val="000000"/>
          <w:spacing w:val="-1"/>
          <w:w w:val="115"/>
          <w:sz w:val="21"/>
        </w:rPr>
        <w:t>We then deduce the fitted value of the overall cost according to:</w:t>
      </w:r>
    </w:p>
    <w:p w14:paraId="28F2AC40" w14:textId="77777777" w:rsidR="003A20D6" w:rsidRPr="00B80A37" w:rsidRDefault="002B38CB">
      <w:pPr>
        <w:tabs>
          <w:tab w:val="left" w:pos="3926"/>
          <w:tab w:val="right" w:pos="5395"/>
        </w:tabs>
        <w:spacing w:before="180" w:line="140" w:lineRule="exact"/>
        <w:ind w:left="3096"/>
        <w:rPr>
          <w:rFonts w:ascii="Times New Roman" w:hAnsi="Times New Roman"/>
          <w:color w:val="000000"/>
          <w:spacing w:val="-8"/>
          <w:sz w:val="19"/>
        </w:rPr>
      </w:pPr>
      <w:r w:rsidRPr="00B80A37">
        <w:rPr>
          <w:rFonts w:ascii="Times New Roman" w:hAnsi="Times New Roman"/>
          <w:color w:val="000000"/>
          <w:spacing w:val="-8"/>
          <w:sz w:val="19"/>
        </w:rPr>
        <w:lastRenderedPageBreak/>
        <w:t>---.pure</w:t>
      </w:r>
      <w:r w:rsidRPr="00B80A37">
        <w:rPr>
          <w:rFonts w:ascii="Times New Roman" w:hAnsi="Times New Roman"/>
          <w:color w:val="000000"/>
          <w:spacing w:val="-8"/>
          <w:sz w:val="19"/>
        </w:rPr>
        <w:tab/>
      </w:r>
      <w:r w:rsidRPr="00B80A37">
        <w:rPr>
          <w:rFonts w:ascii="Times New Roman" w:hAnsi="Times New Roman"/>
          <w:i/>
          <w:color w:val="000000"/>
          <w:sz w:val="18"/>
        </w:rPr>
        <w:t>-</w:t>
      </w:r>
      <w:r w:rsidRPr="00B80A37">
        <w:rPr>
          <w:rFonts w:ascii="Times New Roman" w:hAnsi="Times New Roman"/>
          <w:i/>
          <w:color w:val="000000"/>
          <w:sz w:val="18"/>
          <w:vertAlign w:val="superscript"/>
        </w:rPr>
        <w:t>,</w:t>
      </w:r>
      <w:r w:rsidRPr="00B80A37">
        <w:rPr>
          <w:rFonts w:ascii="Times New Roman" w:hAnsi="Times New Roman"/>
          <w:i/>
          <w:color w:val="000000"/>
          <w:sz w:val="18"/>
        </w:rPr>
        <w:t>pure,adv</w:t>
      </w:r>
      <w:r w:rsidRPr="00B80A37">
        <w:rPr>
          <w:rFonts w:ascii="Times New Roman" w:hAnsi="Times New Roman"/>
          <w:i/>
          <w:color w:val="000000"/>
          <w:sz w:val="18"/>
        </w:rPr>
        <w:tab/>
        <w:t>-</w:t>
      </w:r>
      <w:r w:rsidRPr="00B80A37">
        <w:rPr>
          <w:rFonts w:ascii="Times New Roman" w:hAnsi="Times New Roman"/>
          <w:i/>
          <w:color w:val="000000"/>
          <w:sz w:val="18"/>
          <w:vertAlign w:val="superscript"/>
        </w:rPr>
        <w:t>-</w:t>
      </w:r>
      <w:r w:rsidRPr="00B80A37">
        <w:rPr>
          <w:rFonts w:ascii="Times New Roman" w:hAnsi="Times New Roman"/>
          <w:i/>
          <w:color w:val="000000"/>
          <w:sz w:val="18"/>
        </w:rPr>
        <w:t>pure</w:t>
      </w:r>
    </w:p>
    <w:p w14:paraId="00C6E201" w14:textId="77777777" w:rsidR="003A20D6" w:rsidRPr="00B80A37" w:rsidRDefault="002B38CB">
      <w:pPr>
        <w:tabs>
          <w:tab w:val="left" w:pos="3620"/>
          <w:tab w:val="right" w:pos="5114"/>
        </w:tabs>
        <w:spacing w:line="211" w:lineRule="exact"/>
        <w:ind w:left="3096"/>
        <w:rPr>
          <w:rFonts w:ascii="Times New Roman" w:hAnsi="Times New Roman"/>
          <w:i/>
          <w:color w:val="000000"/>
          <w:sz w:val="18"/>
        </w:rPr>
      </w:pPr>
      <w:r w:rsidRPr="00B80A37">
        <w:rPr>
          <w:rFonts w:ascii="Times New Roman" w:hAnsi="Times New Roman"/>
          <w:i/>
          <w:color w:val="000000"/>
          <w:sz w:val="18"/>
        </w:rPr>
        <w:t>tC</w:t>
      </w:r>
      <w:r w:rsidRPr="00B80A37">
        <w:rPr>
          <w:rFonts w:ascii="Times New Roman" w:hAnsi="Times New Roman"/>
          <w:i/>
          <w:color w:val="000000"/>
          <w:sz w:val="18"/>
          <w:vertAlign w:val="subscript"/>
        </w:rPr>
        <w:t>t</w:t>
      </w:r>
      <w:r w:rsidRPr="00B80A37">
        <w:rPr>
          <w:rFonts w:ascii="Times New Roman" w:hAnsi="Times New Roman"/>
          <w:i/>
          <w:color w:val="000000"/>
          <w:sz w:val="18"/>
        </w:rPr>
        <w:tab/>
      </w:r>
      <w:r w:rsidRPr="00B80A37">
        <w:rPr>
          <w:rFonts w:ascii="Times New Roman" w:hAnsi="Times New Roman"/>
          <w:i/>
          <w:color w:val="000000"/>
          <w:spacing w:val="-6"/>
          <w:sz w:val="18"/>
        </w:rPr>
        <w:t xml:space="preserve">= </w:t>
      </w:r>
      <w:r w:rsidRPr="00B80A37">
        <w:rPr>
          <w:rFonts w:ascii="Times New Roman" w:hAnsi="Times New Roman"/>
          <w:color w:val="000000"/>
          <w:spacing w:val="-6"/>
          <w:w w:val="120"/>
          <w:sz w:val="19"/>
        </w:rPr>
        <w:t>Tt</w:t>
      </w:r>
      <w:r w:rsidRPr="00B80A37">
        <w:rPr>
          <w:rFonts w:ascii="Times New Roman" w:hAnsi="Times New Roman"/>
          <w:color w:val="000000"/>
          <w:spacing w:val="-6"/>
          <w:w w:val="120"/>
          <w:sz w:val="19"/>
        </w:rPr>
        <w:tab/>
      </w:r>
      <w:r w:rsidRPr="00B80A37">
        <w:rPr>
          <w:rFonts w:ascii="Times New Roman" w:hAnsi="Times New Roman"/>
          <w:color w:val="000000"/>
          <w:w w:val="120"/>
          <w:sz w:val="19"/>
        </w:rPr>
        <w:t>+ tt</w:t>
      </w:r>
    </w:p>
    <w:p w14:paraId="4066C8EF" w14:textId="77777777" w:rsidR="003A20D6" w:rsidRPr="00B80A37" w:rsidRDefault="003A20D6"/>
    <w:p w14:paraId="2FFCF506" w14:textId="77777777" w:rsidR="000940B1" w:rsidRPr="00B80A37" w:rsidRDefault="000940B1"/>
    <w:p w14:paraId="6582771D" w14:textId="41697AC1" w:rsidR="003A20D6" w:rsidRPr="00B80A37" w:rsidRDefault="002B38CB">
      <w:pPr>
        <w:spacing w:line="324" w:lineRule="auto"/>
        <w:ind w:firstLine="288"/>
        <w:rPr>
          <w:rFonts w:ascii="Times New Roman" w:hAnsi="Times New Roman"/>
          <w:color w:val="000000"/>
          <w:spacing w:val="-1"/>
          <w:w w:val="115"/>
          <w:sz w:val="21"/>
        </w:rPr>
      </w:pPr>
      <w:r w:rsidRPr="00B80A37">
        <w:rPr>
          <w:rFonts w:ascii="Times New Roman" w:hAnsi="Times New Roman"/>
          <w:color w:val="000000"/>
          <w:spacing w:val="-1"/>
          <w:w w:val="115"/>
          <w:sz w:val="21"/>
        </w:rPr>
        <w:t xml:space="preserve">Last, we transform this (fitted) measure of total transport cost in an index with </w:t>
      </w:r>
      <w:del w:id="940" w:author="David Quin" w:date="2018-12-05T16:25:00Z">
        <w:r w:rsidRPr="00B80A37" w:rsidDel="00CC242F">
          <w:rPr>
            <w:rFonts w:ascii="Times New Roman" w:hAnsi="Times New Roman"/>
            <w:color w:val="000000"/>
            <w:spacing w:val="-1"/>
            <w:w w:val="115"/>
            <w:sz w:val="21"/>
          </w:rPr>
          <w:delText xml:space="preserve">basis </w:delText>
        </w:r>
      </w:del>
      <w:ins w:id="941" w:author="David Quin" w:date="2018-12-05T16:25:00Z">
        <w:r w:rsidR="00CC242F" w:rsidRPr="00B80A37">
          <w:rPr>
            <w:rFonts w:ascii="Times New Roman" w:hAnsi="Times New Roman"/>
            <w:color w:val="000000"/>
            <w:spacing w:val="-1"/>
            <w:w w:val="115"/>
            <w:sz w:val="21"/>
          </w:rPr>
          <w:t xml:space="preserve">the base </w:t>
        </w:r>
      </w:ins>
      <w:r w:rsidRPr="00B80A37">
        <w:rPr>
          <w:rFonts w:ascii="Times New Roman" w:hAnsi="Times New Roman"/>
          <w:color w:val="000000"/>
          <w:spacing w:val="-1"/>
          <w:w w:val="115"/>
          <w:sz w:val="21"/>
        </w:rPr>
        <w:t>year 1974, applying a similar formula as above (by transport mode):</w:t>
      </w:r>
    </w:p>
    <w:p w14:paraId="59208281" w14:textId="77777777" w:rsidR="003A20D6" w:rsidRPr="00B80A37" w:rsidRDefault="002B38CB">
      <w:pPr>
        <w:tabs>
          <w:tab w:val="right" w:pos="5144"/>
        </w:tabs>
        <w:spacing w:before="144"/>
        <w:ind w:left="4248"/>
        <w:rPr>
          <w:rFonts w:ascii="Times New Roman" w:hAnsi="Times New Roman"/>
          <w:color w:val="000000"/>
          <w:sz w:val="18"/>
        </w:rPr>
      </w:pPr>
      <w:r w:rsidRPr="00B80A37">
        <w:rPr>
          <w:rFonts w:ascii="Times New Roman" w:hAnsi="Times New Roman"/>
          <w:color w:val="000000"/>
          <w:sz w:val="18"/>
        </w:rPr>
        <w:t>:pure</w:t>
      </w:r>
      <w:r w:rsidRPr="00B80A37">
        <w:rPr>
          <w:rFonts w:ascii="Times New Roman" w:hAnsi="Times New Roman"/>
          <w:color w:val="000000"/>
          <w:sz w:val="18"/>
        </w:rPr>
        <w:tab/>
      </w:r>
      <w:r w:rsidRPr="00B80A37">
        <w:rPr>
          <w:rFonts w:ascii="Times New Roman" w:hAnsi="Times New Roman"/>
          <w:color w:val="000000"/>
          <w:sz w:val="18"/>
          <w:vertAlign w:val="subscript"/>
        </w:rPr>
        <w:t>1</w:t>
      </w:r>
    </w:p>
    <w:p w14:paraId="4F3B6914" w14:textId="77777777" w:rsidR="003A20D6" w:rsidRPr="00B80A37" w:rsidRDefault="002B38CB">
      <w:pPr>
        <w:ind w:left="3312"/>
        <w:rPr>
          <w:rFonts w:ascii="Times New Roman" w:hAnsi="Times New Roman"/>
          <w:color w:val="000000"/>
          <w:spacing w:val="4"/>
          <w:sz w:val="18"/>
        </w:rPr>
      </w:pPr>
      <w:r w:rsidRPr="00B80A37">
        <w:rPr>
          <w:rFonts w:ascii="Times New Roman" w:hAnsi="Times New Roman"/>
          <w:color w:val="000000"/>
          <w:spacing w:val="4"/>
          <w:sz w:val="18"/>
        </w:rPr>
        <w:t>r</w:t>
      </w:r>
      <w:r w:rsidRPr="00B80A37">
        <w:rPr>
          <w:rFonts w:ascii="Times New Roman" w:hAnsi="Times New Roman"/>
          <w:color w:val="000000"/>
          <w:spacing w:val="4"/>
          <w:w w:val="125"/>
          <w:sz w:val="18"/>
          <w:vertAlign w:val="superscript"/>
        </w:rPr>
        <w:t>t</w:t>
      </w:r>
      <w:r w:rsidRPr="00B80A37">
        <w:rPr>
          <w:rFonts w:ascii="Times New Roman" w:hAnsi="Times New Roman"/>
          <w:color w:val="000000"/>
          <w:spacing w:val="4"/>
          <w:sz w:val="18"/>
          <w:vertAlign w:val="subscript"/>
        </w:rPr>
        <w:t>t</w:t>
      </w:r>
      <w:r w:rsidRPr="00B80A37">
        <w:rPr>
          <w:rFonts w:ascii="Times New Roman" w:hAnsi="Times New Roman"/>
          <w:color w:val="000000"/>
          <w:spacing w:val="4"/>
          <w:w w:val="125"/>
          <w:sz w:val="18"/>
          <w:vertAlign w:val="superscript"/>
        </w:rPr>
        <w:t>c</w:t>
      </w:r>
      <w:r w:rsidRPr="00B80A37">
        <w:rPr>
          <w:rFonts w:ascii="Times New Roman" w:hAnsi="Times New Roman"/>
          <w:color w:val="000000"/>
          <w:spacing w:val="4"/>
          <w:sz w:val="18"/>
        </w:rPr>
        <w:t xml:space="preserve"> = 100 </w:t>
      </w:r>
      <w:r w:rsidRPr="00B80A37">
        <w:rPr>
          <w:rFonts w:ascii="Arial" w:hAnsi="Arial"/>
          <w:color w:val="000000"/>
          <w:spacing w:val="4"/>
          <w:sz w:val="18"/>
          <w:u w:val="single"/>
          <w:vertAlign w:val="superscript"/>
        </w:rPr>
        <w:t>"</w:t>
      </w:r>
      <w:r w:rsidRPr="00B80A37">
        <w:rPr>
          <w:rFonts w:ascii="Arial" w:hAnsi="Arial"/>
          <w:color w:val="000000"/>
          <w:spacing w:val="4"/>
          <w:sz w:val="33"/>
          <w:u w:val="single"/>
        </w:rPr>
        <w:t>2</w:t>
      </w:r>
    </w:p>
    <w:p w14:paraId="353AF26B" w14:textId="77777777" w:rsidR="003A20D6" w:rsidRPr="00B80A37" w:rsidRDefault="002B38CB">
      <w:pPr>
        <w:spacing w:line="126" w:lineRule="exact"/>
        <w:ind w:left="4392"/>
        <w:rPr>
          <w:rFonts w:ascii="Times New Roman" w:hAnsi="Times New Roman"/>
          <w:color w:val="000000"/>
          <w:sz w:val="18"/>
        </w:rPr>
      </w:pPr>
      <w:r w:rsidRPr="00B80A37">
        <w:rPr>
          <w:rFonts w:ascii="Times New Roman" w:hAnsi="Times New Roman"/>
          <w:color w:val="000000"/>
          <w:sz w:val="18"/>
        </w:rPr>
        <w:t>'pure</w:t>
      </w:r>
    </w:p>
    <w:p w14:paraId="3172B7A8" w14:textId="77777777" w:rsidR="003A20D6" w:rsidRPr="00B80A37" w:rsidRDefault="002B38CB">
      <w:pPr>
        <w:spacing w:line="211" w:lineRule="auto"/>
        <w:ind w:left="4248"/>
        <w:rPr>
          <w:rFonts w:ascii="Times New Roman" w:hAnsi="Times New Roman"/>
          <w:color w:val="000000"/>
          <w:spacing w:val="-10"/>
          <w:sz w:val="18"/>
        </w:rPr>
      </w:pPr>
      <w:r w:rsidRPr="00B80A37">
        <w:rPr>
          <w:rFonts w:ascii="Times New Roman" w:hAnsi="Times New Roman"/>
          <w:color w:val="000000"/>
          <w:spacing w:val="-10"/>
          <w:sz w:val="18"/>
        </w:rPr>
        <w:t>LC1974 —</w:t>
      </w:r>
    </w:p>
    <w:p w14:paraId="18FC7822" w14:textId="77777777" w:rsidR="003A20D6" w:rsidRPr="00B80A37" w:rsidRDefault="002B38CB">
      <w:pPr>
        <w:spacing w:before="180"/>
        <w:rPr>
          <w:rFonts w:ascii="Times New Roman" w:hAnsi="Times New Roman"/>
          <w:b/>
          <w:color w:val="000000"/>
          <w:spacing w:val="23"/>
          <w:sz w:val="23"/>
        </w:rPr>
      </w:pPr>
      <w:r w:rsidRPr="00B80A37">
        <w:rPr>
          <w:rFonts w:ascii="Times New Roman" w:hAnsi="Times New Roman"/>
          <w:b/>
          <w:color w:val="000000"/>
          <w:spacing w:val="23"/>
          <w:sz w:val="23"/>
        </w:rPr>
        <w:t>3.3 Characterizing the time trends in transport costs</w:t>
      </w:r>
    </w:p>
    <w:p w14:paraId="28996A7F" w14:textId="69AD09FA" w:rsidR="003A20D6" w:rsidRPr="00B80A37" w:rsidRDefault="002B38CB">
      <w:pPr>
        <w:spacing w:before="144" w:line="324" w:lineRule="auto"/>
        <w:jc w:val="both"/>
        <w:rPr>
          <w:rFonts w:ascii="Times New Roman" w:hAnsi="Times New Roman"/>
          <w:color w:val="000000"/>
          <w:spacing w:val="-4"/>
          <w:w w:val="115"/>
          <w:sz w:val="21"/>
        </w:rPr>
      </w:pPr>
      <w:r w:rsidRPr="00B80A37">
        <w:rPr>
          <w:rFonts w:ascii="Times New Roman" w:hAnsi="Times New Roman"/>
          <w:color w:val="000000"/>
          <w:spacing w:val="-4"/>
          <w:w w:val="115"/>
          <w:sz w:val="21"/>
        </w:rPr>
        <w:t>Figure 4 reports the results for all types of goods.</w:t>
      </w:r>
      <w:r w:rsidR="000940B1" w:rsidRPr="00B80A37">
        <w:rPr>
          <w:rStyle w:val="FootnoteReference"/>
          <w:rFonts w:ascii="Times New Roman" w:hAnsi="Times New Roman"/>
          <w:color w:val="000000"/>
          <w:spacing w:val="-4"/>
          <w:w w:val="115"/>
          <w:sz w:val="21"/>
        </w:rPr>
        <w:footnoteReference w:id="27"/>
      </w:r>
      <w:r w:rsidRPr="00B80A37">
        <w:rPr>
          <w:rFonts w:ascii="Times New Roman" w:hAnsi="Times New Roman"/>
          <w:color w:val="000000"/>
          <w:spacing w:val="-4"/>
          <w:w w:val="115"/>
          <w:sz w:val="21"/>
        </w:rPr>
        <w:t xml:space="preserve"> In panels (a), (b) and (c) we report the </w:t>
      </w:r>
      <w:r w:rsidRPr="00B80A37">
        <w:rPr>
          <w:rFonts w:ascii="Times New Roman" w:hAnsi="Times New Roman"/>
          <w:color w:val="000000"/>
          <w:spacing w:val="-1"/>
          <w:w w:val="115"/>
          <w:sz w:val="21"/>
        </w:rPr>
        <w:t xml:space="preserve">time changes of the ad-valorem costs, the additive costs and the total costs respectively, for </w:t>
      </w:r>
      <w:ins w:id="942" w:author="David Quin" w:date="2018-12-05T16:26:00Z">
        <w:r w:rsidR="00CC242F" w:rsidRPr="00B80A37">
          <w:rPr>
            <w:rFonts w:ascii="Times New Roman" w:hAnsi="Times New Roman"/>
            <w:color w:val="000000"/>
            <w:spacing w:val="-1"/>
            <w:w w:val="115"/>
            <w:sz w:val="21"/>
          </w:rPr>
          <w:t>a</w:t>
        </w:r>
      </w:ins>
      <w:del w:id="943" w:author="David Quin" w:date="2018-12-05T16:26:00Z">
        <w:r w:rsidRPr="00B80A37" w:rsidDel="00CC242F">
          <w:rPr>
            <w:rFonts w:ascii="Times New Roman" w:hAnsi="Times New Roman"/>
            <w:color w:val="000000"/>
            <w:spacing w:val="-1"/>
            <w:w w:val="115"/>
            <w:sz w:val="21"/>
          </w:rPr>
          <w:delText>A</w:delText>
        </w:r>
      </w:del>
      <w:ins w:id="944" w:author="David Quin" w:date="2018-12-05T16:26:00Z">
        <w:r w:rsidR="00CC242F" w:rsidRPr="00B80A37">
          <w:rPr>
            <w:rFonts w:ascii="Times New Roman" w:hAnsi="Times New Roman"/>
            <w:color w:val="000000"/>
            <w:spacing w:val="-1"/>
            <w:w w:val="115"/>
            <w:sz w:val="21"/>
          </w:rPr>
          <w:t>ir</w:t>
        </w:r>
      </w:ins>
      <w:del w:id="945" w:author="David Quin" w:date="2018-12-05T16:26:00Z">
        <w:r w:rsidRPr="00B80A37" w:rsidDel="00CC242F">
          <w:rPr>
            <w:rFonts w:ascii="Times New Roman" w:hAnsi="Times New Roman"/>
            <w:color w:val="000000"/>
            <w:spacing w:val="-1"/>
            <w:w w:val="115"/>
            <w:sz w:val="21"/>
          </w:rPr>
          <w:delText>ir</w:delText>
        </w:r>
      </w:del>
      <w:r w:rsidRPr="00B80A37">
        <w:rPr>
          <w:rFonts w:ascii="Times New Roman" w:hAnsi="Times New Roman"/>
          <w:color w:val="000000"/>
          <w:spacing w:val="-1"/>
          <w:w w:val="115"/>
          <w:sz w:val="21"/>
        </w:rPr>
        <w:t xml:space="preserve"> transport (starting from the reference value 100 in 1974). Panels (d), (e) and (f) </w:t>
      </w:r>
      <w:r w:rsidRPr="00B80A37">
        <w:rPr>
          <w:rFonts w:ascii="Times New Roman" w:hAnsi="Times New Roman"/>
          <w:color w:val="000000"/>
          <w:spacing w:val="-2"/>
          <w:w w:val="115"/>
          <w:sz w:val="21"/>
        </w:rPr>
        <w:t xml:space="preserve">report the results for </w:t>
      </w:r>
      <w:ins w:id="946" w:author="David Quin" w:date="2018-12-05T16:26:00Z">
        <w:r w:rsidR="00CC242F" w:rsidRPr="00B80A37">
          <w:rPr>
            <w:rFonts w:ascii="Times New Roman" w:hAnsi="Times New Roman"/>
            <w:color w:val="000000"/>
            <w:spacing w:val="-2"/>
            <w:w w:val="115"/>
            <w:sz w:val="21"/>
          </w:rPr>
          <w:t>v</w:t>
        </w:r>
      </w:ins>
      <w:del w:id="947" w:author="David Quin" w:date="2018-12-05T16:26:00Z">
        <w:r w:rsidRPr="00B80A37" w:rsidDel="00CC242F">
          <w:rPr>
            <w:rFonts w:ascii="Times New Roman" w:hAnsi="Times New Roman"/>
            <w:color w:val="000000"/>
            <w:spacing w:val="-2"/>
            <w:w w:val="115"/>
            <w:sz w:val="21"/>
          </w:rPr>
          <w:delText>V</w:delText>
        </w:r>
      </w:del>
      <w:r w:rsidRPr="00B80A37">
        <w:rPr>
          <w:rFonts w:ascii="Times New Roman" w:hAnsi="Times New Roman"/>
          <w:color w:val="000000"/>
          <w:spacing w:val="-2"/>
          <w:w w:val="115"/>
          <w:sz w:val="21"/>
        </w:rPr>
        <w:t xml:space="preserve">essel. In each panel, we report the evolution of transport costs for </w:t>
      </w:r>
      <w:r w:rsidRPr="00B80A37">
        <w:rPr>
          <w:rFonts w:ascii="Times New Roman" w:hAnsi="Times New Roman"/>
          <w:color w:val="000000"/>
          <w:spacing w:val="1"/>
          <w:w w:val="115"/>
          <w:sz w:val="21"/>
        </w:rPr>
        <w:t>both the unfitted (plain blue line) and the fitted (dotted red line) measures.</w:t>
      </w:r>
    </w:p>
    <w:p w14:paraId="2097622E" w14:textId="1D5AC4A9" w:rsidR="003A20D6" w:rsidRPr="00B80A37" w:rsidRDefault="000940B1" w:rsidP="000940B1">
      <w:pPr>
        <w:jc w:val="center"/>
        <w:rPr>
          <w:rFonts w:ascii="Times New Roman" w:hAnsi="Times New Roman"/>
          <w:color w:val="000000"/>
          <w:w w:val="115"/>
          <w:sz w:val="21"/>
        </w:rPr>
      </w:pPr>
      <w:r w:rsidRPr="00B80A37">
        <w:rPr>
          <w:rFonts w:ascii="Times New Roman" w:hAnsi="Times New Roman"/>
          <w:color w:val="000000"/>
          <w:w w:val="115"/>
          <w:sz w:val="21"/>
        </w:rPr>
        <w:br w:type="page"/>
      </w:r>
      <w:r w:rsidR="002B38CB" w:rsidRPr="00B80A37">
        <w:rPr>
          <w:rFonts w:ascii="Times New Roman" w:hAnsi="Times New Roman"/>
          <w:color w:val="000000"/>
          <w:w w:val="115"/>
          <w:sz w:val="21"/>
        </w:rPr>
        <w:lastRenderedPageBreak/>
        <w:t>Figure 4: Transport costs (with and without composition effects)</w:t>
      </w:r>
    </w:p>
    <w:p w14:paraId="49CC1C6A" w14:textId="77777777" w:rsidR="003A20D6" w:rsidRPr="00B80A37" w:rsidRDefault="003A20D6">
      <w:pPr>
        <w:rPr>
          <w:rFonts w:ascii="Tahoma" w:hAnsi="Tahoma"/>
          <w:b/>
          <w:color w:val="1E2D53"/>
          <w:spacing w:val="-4"/>
          <w:sz w:val="15"/>
        </w:rPr>
      </w:pPr>
    </w:p>
    <w:p w14:paraId="2117776F" w14:textId="77777777" w:rsidR="000940B1" w:rsidRPr="00B80A37" w:rsidRDefault="000940B1"/>
    <w:p w14:paraId="4E1F3121" w14:textId="733FE110" w:rsidR="000940B1" w:rsidRPr="00B80A37" w:rsidRDefault="000940B1">
      <w:r w:rsidRPr="00B80A37">
        <w:rPr>
          <w:noProof/>
        </w:rPr>
        <w:drawing>
          <wp:inline distT="0" distB="0" distL="0" distR="0" wp14:anchorId="74AA0BB6" wp14:editId="76B24718">
            <wp:extent cx="5526405" cy="40132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6405" cy="4013200"/>
                    </a:xfrm>
                    <a:prstGeom prst="rect">
                      <a:avLst/>
                    </a:prstGeom>
                  </pic:spPr>
                </pic:pic>
              </a:graphicData>
            </a:graphic>
          </wp:inline>
        </w:drawing>
      </w:r>
    </w:p>
    <w:p w14:paraId="64FD174E" w14:textId="77777777" w:rsidR="000940B1" w:rsidRPr="00B80A37" w:rsidRDefault="000940B1"/>
    <w:p w14:paraId="3C30E543" w14:textId="5077D31E" w:rsidR="003A20D6" w:rsidRPr="00B80A37" w:rsidRDefault="002B38CB" w:rsidP="000940B1">
      <w:pPr>
        <w:spacing w:before="720" w:after="36" w:line="324" w:lineRule="auto"/>
        <w:ind w:firstLine="288"/>
        <w:jc w:val="both"/>
        <w:rPr>
          <w:rFonts w:ascii="Times New Roman" w:hAnsi="Times New Roman"/>
          <w:color w:val="000000"/>
          <w:spacing w:val="-3"/>
          <w:w w:val="115"/>
          <w:sz w:val="21"/>
        </w:rPr>
      </w:pPr>
      <w:r w:rsidRPr="00B80A37">
        <w:rPr>
          <w:rFonts w:ascii="Times New Roman" w:hAnsi="Times New Roman"/>
          <w:color w:val="000000"/>
          <w:spacing w:val="-1"/>
          <w:w w:val="115"/>
          <w:sz w:val="21"/>
        </w:rPr>
        <w:t xml:space="preserve">Three main results emerge from Figure 4. First, in accordance with Figure 2, we find </w:t>
      </w:r>
      <w:r w:rsidRPr="00B80A37">
        <w:rPr>
          <w:rFonts w:ascii="Times New Roman" w:hAnsi="Times New Roman"/>
          <w:color w:val="000000"/>
          <w:spacing w:val="-2"/>
          <w:w w:val="115"/>
          <w:sz w:val="21"/>
        </w:rPr>
        <w:t xml:space="preserve">that international transport costs have substantially decreased over the period, for both </w:t>
      </w:r>
      <w:r w:rsidRPr="00B80A37">
        <w:rPr>
          <w:rFonts w:ascii="Times New Roman" w:hAnsi="Times New Roman"/>
          <w:color w:val="000000"/>
          <w:spacing w:val="-3"/>
          <w:w w:val="115"/>
          <w:sz w:val="21"/>
        </w:rPr>
        <w:t xml:space="preserve">transport modes (Panels (c) and (f)). International transport costs were reduced by 50% </w:t>
      </w:r>
      <w:r w:rsidRPr="00B80A37">
        <w:rPr>
          <w:rFonts w:ascii="Times New Roman" w:hAnsi="Times New Roman"/>
          <w:color w:val="000000"/>
          <w:spacing w:val="1"/>
          <w:w w:val="115"/>
          <w:sz w:val="21"/>
        </w:rPr>
        <w:t xml:space="preserve">between 1974 and 2013 in air shipping, and by 60% in maritime shipping. This stands </w:t>
      </w:r>
      <w:r w:rsidRPr="00B80A37">
        <w:rPr>
          <w:rFonts w:ascii="Times New Roman" w:hAnsi="Times New Roman"/>
          <w:color w:val="000000"/>
          <w:spacing w:val="-1"/>
          <w:w w:val="115"/>
          <w:sz w:val="21"/>
        </w:rPr>
        <w:t>in line with the related literature (see Hummels, 1999</w:t>
      </w:r>
      <w:ins w:id="948" w:author="David Quin" w:date="2018-12-05T20:50:00Z">
        <w:r w:rsidR="004461E1" w:rsidRPr="00B80A37">
          <w:rPr>
            <w:rFonts w:ascii="Times New Roman" w:hAnsi="Times New Roman"/>
            <w:color w:val="000000"/>
            <w:spacing w:val="-1"/>
            <w:w w:val="115"/>
            <w:sz w:val="21"/>
          </w:rPr>
          <w:t>;</w:t>
        </w:r>
      </w:ins>
      <w:del w:id="949" w:author="David Quin" w:date="2018-12-05T20:50:00Z">
        <w:r w:rsidRPr="00B80A37" w:rsidDel="004461E1">
          <w:rPr>
            <w:rFonts w:ascii="Times New Roman" w:hAnsi="Times New Roman"/>
            <w:color w:val="000000"/>
            <w:spacing w:val="-1"/>
            <w:w w:val="115"/>
            <w:sz w:val="21"/>
          </w:rPr>
          <w:delText>,</w:delText>
        </w:r>
      </w:del>
      <w:r w:rsidRPr="00B80A37">
        <w:rPr>
          <w:rFonts w:ascii="Times New Roman" w:hAnsi="Times New Roman"/>
          <w:color w:val="000000"/>
          <w:spacing w:val="-1"/>
          <w:w w:val="115"/>
          <w:sz w:val="21"/>
        </w:rPr>
        <w:t xml:space="preserve"> Lafourcade and Thisse, 2011). </w:t>
      </w:r>
      <w:r w:rsidRPr="00B80A37">
        <w:rPr>
          <w:rFonts w:ascii="Times New Roman" w:hAnsi="Times New Roman"/>
          <w:color w:val="000000"/>
          <w:spacing w:val="-3"/>
          <w:w w:val="115"/>
          <w:sz w:val="21"/>
        </w:rPr>
        <w:t>Second, the magnitude of the decrease is roughly of the same order for both for the ad-</w:t>
      </w:r>
      <w:r w:rsidRPr="00B80A37">
        <w:rPr>
          <w:rFonts w:ascii="Times New Roman" w:hAnsi="Times New Roman"/>
          <w:color w:val="000000"/>
          <w:spacing w:val="-1"/>
          <w:w w:val="115"/>
          <w:sz w:val="21"/>
        </w:rPr>
        <w:t xml:space="preserve">valorem and the additive components (Panels (a), (b), (d) and (e)). Further, the transport </w:t>
      </w:r>
      <w:r w:rsidRPr="00B80A37">
        <w:rPr>
          <w:rFonts w:ascii="Times New Roman" w:hAnsi="Times New Roman"/>
          <w:color w:val="000000"/>
          <w:spacing w:val="1"/>
          <w:w w:val="115"/>
          <w:sz w:val="21"/>
        </w:rPr>
        <w:t>cost reduction is much smoother in maritime transport, while air transport shows more</w:t>
      </w:r>
      <w:r w:rsidR="000940B1" w:rsidRPr="00B80A37">
        <w:rPr>
          <w:rFonts w:ascii="Times New Roman" w:hAnsi="Times New Roman"/>
          <w:color w:val="000000"/>
          <w:spacing w:val="1"/>
          <w:w w:val="115"/>
          <w:sz w:val="21"/>
        </w:rPr>
        <w:t xml:space="preserve">  </w:t>
      </w:r>
      <w:r w:rsidRPr="00B80A37">
        <w:rPr>
          <w:rFonts w:ascii="Times New Roman" w:hAnsi="Times New Roman"/>
          <w:color w:val="000000"/>
          <w:spacing w:val="-3"/>
          <w:w w:val="115"/>
          <w:sz w:val="21"/>
        </w:rPr>
        <w:t xml:space="preserve">volatility in the trend pattern, in particular in the 1980s and the 2000s. Third, and most </w:t>
      </w:r>
      <w:r w:rsidRPr="00B80A37">
        <w:rPr>
          <w:rFonts w:ascii="Times New Roman" w:hAnsi="Times New Roman"/>
          <w:color w:val="000000"/>
          <w:spacing w:val="-4"/>
          <w:w w:val="115"/>
          <w:sz w:val="21"/>
        </w:rPr>
        <w:t xml:space="preserve">importantly, we find that composition effects do not play a major role in accounting for the </w:t>
      </w:r>
      <w:r w:rsidRPr="00B80A37">
        <w:rPr>
          <w:rFonts w:ascii="Times New Roman" w:hAnsi="Times New Roman"/>
          <w:color w:val="000000"/>
          <w:spacing w:val="-1"/>
          <w:w w:val="115"/>
          <w:sz w:val="21"/>
        </w:rPr>
        <w:t xml:space="preserve">time trend of overall transport costs. Inspecting the panels of Figure 4 for </w:t>
      </w:r>
      <w:ins w:id="950" w:author="David Quin" w:date="2018-12-05T20:50:00Z">
        <w:r w:rsidR="004461E1" w:rsidRPr="00B80A37">
          <w:rPr>
            <w:rFonts w:ascii="Times New Roman" w:hAnsi="Times New Roman"/>
            <w:color w:val="000000"/>
            <w:spacing w:val="-1"/>
            <w:w w:val="115"/>
            <w:sz w:val="21"/>
          </w:rPr>
          <w:t xml:space="preserve">air </w:t>
        </w:r>
      </w:ins>
      <w:del w:id="951" w:author="David Quin" w:date="2018-12-05T20:50:00Z">
        <w:r w:rsidRPr="00B80A37" w:rsidDel="004461E1">
          <w:rPr>
            <w:rFonts w:ascii="Times New Roman" w:hAnsi="Times New Roman"/>
            <w:color w:val="000000"/>
            <w:spacing w:val="-1"/>
            <w:w w:val="115"/>
            <w:sz w:val="21"/>
          </w:rPr>
          <w:delText xml:space="preserve">Air </w:delText>
        </w:r>
      </w:del>
      <w:r w:rsidRPr="00B80A37">
        <w:rPr>
          <w:rFonts w:ascii="Times New Roman" w:hAnsi="Times New Roman"/>
          <w:color w:val="000000"/>
          <w:spacing w:val="-1"/>
          <w:w w:val="115"/>
          <w:sz w:val="21"/>
        </w:rPr>
        <w:t xml:space="preserve">transport </w:t>
      </w:r>
      <w:r w:rsidRPr="00B80A37">
        <w:rPr>
          <w:rFonts w:ascii="Times New Roman" w:hAnsi="Times New Roman"/>
          <w:color w:val="000000"/>
          <w:spacing w:val="-2"/>
          <w:w w:val="115"/>
          <w:sz w:val="21"/>
        </w:rPr>
        <w:t xml:space="preserve">(panels (a) to (c)), we do not find much evidence of a substantial trend difference between </w:t>
      </w:r>
      <w:r w:rsidRPr="00B80A37">
        <w:rPr>
          <w:rFonts w:ascii="Times New Roman" w:hAnsi="Times New Roman"/>
          <w:color w:val="000000"/>
          <w:w w:val="115"/>
          <w:sz w:val="21"/>
        </w:rPr>
        <w:t xml:space="preserve">the unfitted transport costs measure and the pure transport costs. For all three series </w:t>
      </w:r>
      <w:r w:rsidRPr="00B80A37">
        <w:rPr>
          <w:rFonts w:ascii="Times New Roman" w:hAnsi="Times New Roman"/>
          <w:color w:val="000000"/>
          <w:spacing w:val="-1"/>
          <w:w w:val="115"/>
          <w:sz w:val="21"/>
        </w:rPr>
        <w:t xml:space="preserve">(additive, ad-valorem and overall transport costs), the dotted and the plain line follow </w:t>
      </w:r>
      <w:r w:rsidRPr="00B80A37">
        <w:rPr>
          <w:rFonts w:ascii="Times New Roman" w:hAnsi="Times New Roman"/>
          <w:color w:val="000000"/>
          <w:spacing w:val="-6"/>
          <w:w w:val="115"/>
          <w:sz w:val="21"/>
        </w:rPr>
        <w:t xml:space="preserve">closely, almost every year throughout the period. Air transport costs were reduced by 50% </w:t>
      </w:r>
      <w:r w:rsidRPr="00B80A37">
        <w:rPr>
          <w:rFonts w:ascii="Times New Roman" w:hAnsi="Times New Roman"/>
          <w:color w:val="000000"/>
          <w:spacing w:val="1"/>
          <w:w w:val="115"/>
          <w:sz w:val="21"/>
        </w:rPr>
        <w:t xml:space="preserve">between 1974 and 2013, </w:t>
      </w:r>
      <w:del w:id="952" w:author="David Quin" w:date="2018-12-05T20:51:00Z">
        <w:r w:rsidRPr="00B80A37" w:rsidDel="007558D9">
          <w:rPr>
            <w:rFonts w:ascii="Times New Roman" w:hAnsi="Times New Roman"/>
            <w:color w:val="000000"/>
            <w:spacing w:val="1"/>
            <w:w w:val="115"/>
            <w:sz w:val="21"/>
          </w:rPr>
          <w:delText xml:space="preserve">and </w:delText>
        </w:r>
      </w:del>
      <w:ins w:id="953" w:author="David Quin" w:date="2018-12-05T20:51:00Z">
        <w:r w:rsidR="007558D9" w:rsidRPr="00B80A37">
          <w:rPr>
            <w:rFonts w:ascii="Times New Roman" w:hAnsi="Times New Roman"/>
            <w:color w:val="000000"/>
            <w:spacing w:val="1"/>
            <w:w w:val="115"/>
            <w:sz w:val="21"/>
          </w:rPr>
          <w:t>which</w:t>
        </w:r>
      </w:ins>
      <w:del w:id="954" w:author="David Quin" w:date="2018-12-05T20:51:00Z">
        <w:r w:rsidRPr="00B80A37" w:rsidDel="007558D9">
          <w:rPr>
            <w:rFonts w:ascii="Times New Roman" w:hAnsi="Times New Roman"/>
            <w:color w:val="000000"/>
            <w:spacing w:val="1"/>
            <w:w w:val="115"/>
            <w:sz w:val="21"/>
          </w:rPr>
          <w:delText>this</w:delText>
        </w:r>
      </w:del>
      <w:r w:rsidRPr="00B80A37">
        <w:rPr>
          <w:rFonts w:ascii="Times New Roman" w:hAnsi="Times New Roman"/>
          <w:color w:val="000000"/>
          <w:spacing w:val="1"/>
          <w:w w:val="115"/>
          <w:sz w:val="21"/>
        </w:rPr>
        <w:t xml:space="preserve"> is mainly attributable to a reduction in the transport </w:t>
      </w:r>
      <w:r w:rsidRPr="00B80A37">
        <w:rPr>
          <w:rFonts w:ascii="Times New Roman" w:hAnsi="Times New Roman"/>
          <w:color w:val="000000"/>
          <w:spacing w:val="-1"/>
          <w:w w:val="115"/>
          <w:sz w:val="21"/>
        </w:rPr>
        <w:t xml:space="preserve">costs "per </w:t>
      </w:r>
      <w:ins w:id="955" w:author="David Quin" w:date="2018-12-05T20:51:00Z">
        <w:r w:rsidR="007558D9" w:rsidRPr="00B80A37">
          <w:rPr>
            <w:rFonts w:ascii="Times New Roman" w:hAnsi="Times New Roman"/>
            <w:color w:val="000000"/>
            <w:spacing w:val="-1"/>
            <w:w w:val="115"/>
            <w:sz w:val="21"/>
          </w:rPr>
          <w:t>se".</w:t>
        </w:r>
      </w:ins>
      <w:del w:id="956" w:author="David Quin" w:date="2018-12-05T20:51:00Z">
        <w:r w:rsidRPr="00B80A37" w:rsidDel="007558D9">
          <w:rPr>
            <w:rFonts w:ascii="Times New Roman" w:hAnsi="Times New Roman"/>
            <w:color w:val="000000"/>
            <w:spacing w:val="-1"/>
            <w:w w:val="115"/>
            <w:sz w:val="21"/>
          </w:rPr>
          <w:delText>se" .</w:delText>
        </w:r>
      </w:del>
      <w:r w:rsidRPr="00B80A37">
        <w:rPr>
          <w:rFonts w:ascii="Times New Roman" w:hAnsi="Times New Roman"/>
          <w:color w:val="000000"/>
          <w:spacing w:val="-1"/>
          <w:w w:val="115"/>
          <w:sz w:val="21"/>
        </w:rPr>
        <w:t xml:space="preserve"> Composition effects are stronger in vessel transport, for all three series </w:t>
      </w:r>
      <w:r w:rsidRPr="00B80A37">
        <w:rPr>
          <w:rFonts w:ascii="Times New Roman" w:hAnsi="Times New Roman"/>
          <w:color w:val="000000"/>
          <w:spacing w:val="5"/>
          <w:w w:val="115"/>
          <w:sz w:val="21"/>
        </w:rPr>
        <w:t xml:space="preserve">(Figure 4, panels (d) to (f)): they amplify the reduction in "pure" transport costs at </w:t>
      </w:r>
      <w:r w:rsidRPr="00B80A37">
        <w:rPr>
          <w:rFonts w:ascii="Times New Roman" w:hAnsi="Times New Roman"/>
          <w:color w:val="000000"/>
          <w:spacing w:val="2"/>
          <w:w w:val="115"/>
          <w:sz w:val="21"/>
        </w:rPr>
        <w:t xml:space="preserve">the </w:t>
      </w:r>
      <w:ins w:id="957" w:author="David Quin" w:date="2018-12-05T20:51:00Z">
        <w:r w:rsidR="007558D9" w:rsidRPr="00B80A37">
          <w:rPr>
            <w:rFonts w:ascii="Times New Roman" w:hAnsi="Times New Roman"/>
            <w:color w:val="000000"/>
            <w:spacing w:val="2"/>
            <w:w w:val="115"/>
            <w:sz w:val="21"/>
          </w:rPr>
          <w:t xml:space="preserve">beginning of the </w:t>
        </w:r>
      </w:ins>
      <w:del w:id="958" w:author="David Quin" w:date="2018-12-05T20:51:00Z">
        <w:r w:rsidRPr="00B80A37" w:rsidDel="007558D9">
          <w:rPr>
            <w:rFonts w:ascii="Times New Roman" w:hAnsi="Times New Roman"/>
            <w:color w:val="000000"/>
            <w:spacing w:val="2"/>
            <w:w w:val="115"/>
            <w:sz w:val="21"/>
          </w:rPr>
          <w:delText xml:space="preserve">beginning the </w:delText>
        </w:r>
      </w:del>
      <w:r w:rsidRPr="00B80A37">
        <w:rPr>
          <w:rFonts w:ascii="Times New Roman" w:hAnsi="Times New Roman"/>
          <w:color w:val="000000"/>
          <w:spacing w:val="2"/>
          <w:w w:val="115"/>
          <w:sz w:val="21"/>
        </w:rPr>
        <w:t xml:space="preserve">period, in the 1970s (the dotted line is below the plain line, and the </w:t>
      </w:r>
      <w:r w:rsidRPr="00B80A37">
        <w:rPr>
          <w:rFonts w:ascii="Times New Roman" w:hAnsi="Times New Roman"/>
          <w:color w:val="000000"/>
          <w:spacing w:val="-3"/>
          <w:w w:val="115"/>
          <w:sz w:val="21"/>
        </w:rPr>
        <w:t xml:space="preserve">gap is increasing). Afterwards, the dotted line remains </w:t>
      </w:r>
      <w:r w:rsidRPr="00B80A37">
        <w:rPr>
          <w:rFonts w:ascii="Times New Roman" w:hAnsi="Times New Roman"/>
          <w:color w:val="000000"/>
          <w:spacing w:val="-3"/>
          <w:w w:val="115"/>
          <w:sz w:val="21"/>
        </w:rPr>
        <w:lastRenderedPageBreak/>
        <w:t xml:space="preserve">below the plain line, but the gap </w:t>
      </w:r>
      <w:r w:rsidRPr="00B80A37">
        <w:rPr>
          <w:rFonts w:ascii="Times New Roman" w:hAnsi="Times New Roman"/>
          <w:color w:val="000000"/>
          <w:spacing w:val="-2"/>
          <w:w w:val="115"/>
          <w:sz w:val="21"/>
        </w:rPr>
        <w:t xml:space="preserve">between the two remains roughly constant across years, indicating that the amplification </w:t>
      </w:r>
      <w:r w:rsidRPr="00B80A37">
        <w:rPr>
          <w:rFonts w:ascii="Times New Roman" w:hAnsi="Times New Roman"/>
          <w:color w:val="000000"/>
          <w:w w:val="115"/>
          <w:sz w:val="21"/>
        </w:rPr>
        <w:t xml:space="preserve">effect does not strengthen anymore: </w:t>
      </w:r>
      <w:del w:id="959" w:author="David Quin" w:date="2018-12-05T20:51:00Z">
        <w:r w:rsidRPr="00B80A37" w:rsidDel="007558D9">
          <w:rPr>
            <w:rFonts w:ascii="Times New Roman" w:hAnsi="Times New Roman"/>
            <w:color w:val="000000"/>
            <w:w w:val="115"/>
            <w:sz w:val="21"/>
          </w:rPr>
          <w:delText xml:space="preserve">both </w:delText>
        </w:r>
      </w:del>
      <w:ins w:id="960" w:author="David Quin" w:date="2018-12-05T20:51:00Z">
        <w:r w:rsidR="007558D9" w:rsidRPr="00B80A37">
          <w:rPr>
            <w:rFonts w:ascii="Times New Roman" w:hAnsi="Times New Roman"/>
            <w:color w:val="000000"/>
            <w:w w:val="115"/>
            <w:sz w:val="21"/>
          </w:rPr>
          <w:t xml:space="preserve">the two </w:t>
        </w:r>
      </w:ins>
      <w:r w:rsidRPr="00B80A37">
        <w:rPr>
          <w:rFonts w:ascii="Times New Roman" w:hAnsi="Times New Roman"/>
          <w:color w:val="000000"/>
          <w:w w:val="115"/>
          <w:sz w:val="21"/>
        </w:rPr>
        <w:t xml:space="preserve">trends are </w:t>
      </w:r>
      <w:del w:id="961" w:author="David Quin" w:date="2018-12-05T20:52:00Z">
        <w:r w:rsidRPr="00B80A37" w:rsidDel="007558D9">
          <w:rPr>
            <w:rFonts w:ascii="Times New Roman" w:hAnsi="Times New Roman"/>
            <w:color w:val="000000"/>
            <w:w w:val="115"/>
            <w:sz w:val="21"/>
          </w:rPr>
          <w:delText xml:space="preserve">very </w:delText>
        </w:r>
      </w:del>
      <w:r w:rsidRPr="00B80A37">
        <w:rPr>
          <w:rFonts w:ascii="Times New Roman" w:hAnsi="Times New Roman"/>
          <w:color w:val="000000"/>
          <w:w w:val="115"/>
          <w:sz w:val="21"/>
        </w:rPr>
        <w:t xml:space="preserve">similar. Considering the raw </w:t>
      </w:r>
      <w:r w:rsidRPr="00B80A37">
        <w:rPr>
          <w:rFonts w:ascii="Times New Roman" w:hAnsi="Times New Roman"/>
          <w:color w:val="000000"/>
          <w:spacing w:val="-3"/>
          <w:w w:val="115"/>
          <w:sz w:val="21"/>
        </w:rPr>
        <w:t xml:space="preserve">series (plain line), maritime transport costs have decreased by 60% over the period, which </w:t>
      </w:r>
      <w:r w:rsidRPr="00B80A37">
        <w:rPr>
          <w:rFonts w:ascii="Times New Roman" w:hAnsi="Times New Roman"/>
          <w:color w:val="000000"/>
          <w:spacing w:val="2"/>
          <w:w w:val="115"/>
          <w:sz w:val="21"/>
        </w:rPr>
        <w:t xml:space="preserve">can be decomposed </w:t>
      </w:r>
      <w:del w:id="962" w:author="David Quin" w:date="2018-12-05T20:52:00Z">
        <w:r w:rsidRPr="00B80A37" w:rsidDel="007558D9">
          <w:rPr>
            <w:rFonts w:ascii="Times New Roman" w:hAnsi="Times New Roman"/>
            <w:color w:val="000000"/>
            <w:spacing w:val="2"/>
            <w:w w:val="115"/>
            <w:sz w:val="21"/>
          </w:rPr>
          <w:delText xml:space="preserve">in </w:delText>
        </w:r>
      </w:del>
      <w:ins w:id="963" w:author="David Quin" w:date="2018-12-05T20:52:00Z">
        <w:r w:rsidR="007558D9" w:rsidRPr="00B80A37">
          <w:rPr>
            <w:rFonts w:ascii="Times New Roman" w:hAnsi="Times New Roman"/>
            <w:color w:val="000000"/>
            <w:spacing w:val="2"/>
            <w:w w:val="115"/>
            <w:sz w:val="21"/>
          </w:rPr>
          <w:t xml:space="preserve">into </w:t>
        </w:r>
      </w:ins>
      <w:r w:rsidRPr="00B80A37">
        <w:rPr>
          <w:rFonts w:ascii="Times New Roman" w:hAnsi="Times New Roman"/>
          <w:color w:val="000000"/>
          <w:spacing w:val="2"/>
          <w:w w:val="115"/>
          <w:sz w:val="21"/>
        </w:rPr>
        <w:t xml:space="preserve">a 50% decrease in transport costs "per se" (dotted line), and a </w:t>
      </w:r>
      <w:r w:rsidRPr="00B80A37">
        <w:rPr>
          <w:rFonts w:ascii="Times New Roman" w:hAnsi="Times New Roman"/>
          <w:color w:val="000000"/>
          <w:spacing w:val="-3"/>
          <w:w w:val="115"/>
          <w:sz w:val="21"/>
        </w:rPr>
        <w:t xml:space="preserve">10% reduction that comes from composition effects (the difference of the two). This is </w:t>
      </w:r>
      <w:r w:rsidRPr="00B80A37">
        <w:rPr>
          <w:rFonts w:ascii="Times New Roman" w:hAnsi="Times New Roman"/>
          <w:color w:val="000000"/>
          <w:w w:val="115"/>
          <w:sz w:val="21"/>
        </w:rPr>
        <w:t>particularly the case for the multiplicative component (panel (d)).</w:t>
      </w:r>
    </w:p>
    <w:p w14:paraId="3AD8091E" w14:textId="77777777" w:rsidR="003A20D6" w:rsidRPr="00B80A37" w:rsidRDefault="002B38CB">
      <w:pPr>
        <w:spacing w:before="252" w:line="307" w:lineRule="auto"/>
        <w:ind w:left="576" w:hanging="576"/>
        <w:jc w:val="both"/>
        <w:rPr>
          <w:rFonts w:ascii="Times New Roman" w:hAnsi="Times New Roman"/>
          <w:b/>
          <w:color w:val="000000"/>
          <w:spacing w:val="25"/>
          <w:sz w:val="23"/>
        </w:rPr>
      </w:pPr>
      <w:r w:rsidRPr="00B80A37">
        <w:rPr>
          <w:rFonts w:ascii="Times New Roman" w:hAnsi="Times New Roman"/>
          <w:b/>
          <w:color w:val="000000"/>
          <w:spacing w:val="25"/>
          <w:sz w:val="23"/>
        </w:rPr>
        <w:t xml:space="preserve">3.4 Time trends in transport costs and the modeling of the additive </w:t>
      </w:r>
      <w:r w:rsidRPr="00B80A37">
        <w:rPr>
          <w:rFonts w:ascii="Times New Roman" w:hAnsi="Times New Roman"/>
          <w:b/>
          <w:color w:val="000000"/>
          <w:spacing w:val="20"/>
          <w:sz w:val="23"/>
        </w:rPr>
        <w:t>component</w:t>
      </w:r>
    </w:p>
    <w:p w14:paraId="0CE28C35" w14:textId="7D547192" w:rsidR="003A20D6" w:rsidRPr="00B80A37" w:rsidRDefault="002B38CB">
      <w:pPr>
        <w:spacing w:before="144" w:line="321" w:lineRule="auto"/>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last results stand in sharp contrast with Hummels (2007), who </w:t>
      </w:r>
      <w:del w:id="964" w:author="David Quin" w:date="2018-12-05T20:52:00Z">
        <w:r w:rsidRPr="00B80A37" w:rsidDel="007558D9">
          <w:rPr>
            <w:rFonts w:ascii="Times New Roman" w:hAnsi="Times New Roman"/>
            <w:color w:val="000000"/>
            <w:spacing w:val="-1"/>
            <w:w w:val="115"/>
            <w:sz w:val="21"/>
          </w:rPr>
          <w:delText xml:space="preserve">obtains </w:delText>
        </w:r>
      </w:del>
      <w:ins w:id="965" w:author="David Quin" w:date="2018-12-05T20:52:00Z">
        <w:r w:rsidR="007558D9" w:rsidRPr="00B80A37">
          <w:rPr>
            <w:rFonts w:ascii="Times New Roman" w:hAnsi="Times New Roman"/>
            <w:color w:val="000000"/>
            <w:spacing w:val="-1"/>
            <w:w w:val="115"/>
            <w:sz w:val="21"/>
          </w:rPr>
          <w:t xml:space="preserve">finds </w:t>
        </w:r>
      </w:ins>
      <w:r w:rsidRPr="00B80A37">
        <w:rPr>
          <w:rFonts w:ascii="Times New Roman" w:hAnsi="Times New Roman"/>
          <w:color w:val="000000"/>
          <w:spacing w:val="-1"/>
          <w:w w:val="115"/>
          <w:sz w:val="21"/>
        </w:rPr>
        <w:t xml:space="preserve">that trade </w:t>
      </w:r>
      <w:r w:rsidRPr="00B80A37">
        <w:rPr>
          <w:rFonts w:ascii="Times New Roman" w:hAnsi="Times New Roman"/>
          <w:color w:val="000000"/>
          <w:spacing w:val="-2"/>
          <w:w w:val="115"/>
          <w:sz w:val="21"/>
        </w:rPr>
        <w:t xml:space="preserve">composition effects do matter, as they partially offset the reduction in the pure transport </w:t>
      </w:r>
      <w:r w:rsidRPr="00B80A37">
        <w:rPr>
          <w:rFonts w:ascii="Times New Roman" w:hAnsi="Times New Roman"/>
          <w:color w:val="000000"/>
          <w:w w:val="115"/>
          <w:sz w:val="21"/>
        </w:rPr>
        <w:t xml:space="preserve">costs for both air and maritime shipping. If anything, we find the opposite result here: </w:t>
      </w:r>
      <w:r w:rsidRPr="00B80A37">
        <w:rPr>
          <w:rFonts w:ascii="Times New Roman" w:hAnsi="Times New Roman"/>
          <w:color w:val="000000"/>
          <w:spacing w:val="-3"/>
          <w:w w:val="115"/>
          <w:sz w:val="21"/>
        </w:rPr>
        <w:t xml:space="preserve">Trade composition effects do not matter much in accounting for the downward trend of </w:t>
      </w:r>
      <w:r w:rsidRPr="00B80A37">
        <w:rPr>
          <w:rFonts w:ascii="Times New Roman" w:hAnsi="Times New Roman"/>
          <w:color w:val="000000"/>
          <w:spacing w:val="1"/>
          <w:w w:val="115"/>
          <w:sz w:val="21"/>
        </w:rPr>
        <w:t xml:space="preserve">observed international transport costs, and when they do, they tend to amplify (rather </w:t>
      </w:r>
      <w:r w:rsidRPr="00B80A37">
        <w:rPr>
          <w:rFonts w:ascii="Times New Roman" w:hAnsi="Times New Roman"/>
          <w:color w:val="000000"/>
          <w:w w:val="115"/>
          <w:sz w:val="21"/>
        </w:rPr>
        <w:t xml:space="preserve">than reduce) the downward pattern. This drives us to investigate this difference further. </w:t>
      </w:r>
      <w:r w:rsidRPr="00B80A37">
        <w:rPr>
          <w:rFonts w:ascii="Times New Roman" w:hAnsi="Times New Roman"/>
          <w:color w:val="000000"/>
          <w:spacing w:val="-6"/>
          <w:w w:val="115"/>
          <w:sz w:val="21"/>
        </w:rPr>
        <w:t xml:space="preserve">As we explain in more </w:t>
      </w:r>
      <w:ins w:id="966" w:author="David Quin" w:date="2018-12-05T20:53:00Z">
        <w:r w:rsidR="007558D9" w:rsidRPr="00B80A37">
          <w:rPr>
            <w:rFonts w:ascii="Times New Roman" w:hAnsi="Times New Roman"/>
            <w:color w:val="000000"/>
            <w:spacing w:val="-6"/>
            <w:w w:val="115"/>
            <w:sz w:val="21"/>
          </w:rPr>
          <w:t xml:space="preserve">detail </w:t>
        </w:r>
      </w:ins>
      <w:del w:id="967" w:author="David Quin" w:date="2018-12-05T20:53:00Z">
        <w:r w:rsidRPr="00B80A37" w:rsidDel="007558D9">
          <w:rPr>
            <w:rFonts w:ascii="Times New Roman" w:hAnsi="Times New Roman"/>
            <w:color w:val="000000"/>
            <w:spacing w:val="-6"/>
            <w:w w:val="115"/>
            <w:sz w:val="21"/>
          </w:rPr>
          <w:delText xml:space="preserve">details </w:delText>
        </w:r>
      </w:del>
      <w:r w:rsidRPr="00B80A37">
        <w:rPr>
          <w:rFonts w:ascii="Times New Roman" w:hAnsi="Times New Roman"/>
          <w:color w:val="000000"/>
          <w:spacing w:val="-6"/>
          <w:w w:val="115"/>
          <w:sz w:val="21"/>
        </w:rPr>
        <w:t xml:space="preserve">in Appendix </w:t>
      </w:r>
      <w:r w:rsidRPr="00B80A37">
        <w:rPr>
          <w:rFonts w:ascii="Times New Roman" w:hAnsi="Times New Roman"/>
          <w:color w:val="000000"/>
          <w:spacing w:val="-6"/>
        </w:rPr>
        <w:t xml:space="preserve">D, </w:t>
      </w:r>
      <w:r w:rsidRPr="00B80A37">
        <w:rPr>
          <w:rFonts w:ascii="Times New Roman" w:hAnsi="Times New Roman"/>
          <w:color w:val="000000"/>
          <w:spacing w:val="-6"/>
          <w:w w:val="115"/>
          <w:sz w:val="21"/>
        </w:rPr>
        <w:t xml:space="preserve">our empirical strategy differs from Hummels </w:t>
      </w:r>
      <w:r w:rsidRPr="00B80A37">
        <w:rPr>
          <w:rFonts w:ascii="Times New Roman" w:hAnsi="Times New Roman"/>
          <w:color w:val="000000"/>
          <w:spacing w:val="-2"/>
          <w:w w:val="115"/>
          <w:sz w:val="21"/>
        </w:rPr>
        <w:t xml:space="preserve">(2007) in one main dimension. Our characterization of the time trends in transport costs </w:t>
      </w:r>
      <w:r w:rsidRPr="00B80A37">
        <w:rPr>
          <w:rFonts w:ascii="Times New Roman" w:hAnsi="Times New Roman"/>
          <w:color w:val="000000"/>
          <w:spacing w:val="1"/>
          <w:w w:val="115"/>
          <w:sz w:val="21"/>
        </w:rPr>
        <w:t xml:space="preserve">starts from our estimates of both the additive and the ad-valorem components (obtained </w:t>
      </w:r>
      <w:r w:rsidRPr="00B80A37">
        <w:rPr>
          <w:rFonts w:ascii="Times New Roman" w:hAnsi="Times New Roman"/>
          <w:color w:val="000000"/>
          <w:spacing w:val="2"/>
          <w:w w:val="115"/>
          <w:sz w:val="21"/>
        </w:rPr>
        <w:t xml:space="preserve">in Section 2.3), as well as for the overall transport cost (rather than the actual </w:t>
      </w:r>
      <w:ins w:id="968" w:author="David Quin" w:date="2018-12-05T20:53:00Z">
        <w:r w:rsidR="007558D9" w:rsidRPr="00B80A37">
          <w:rPr>
            <w:rFonts w:ascii="Times New Roman" w:hAnsi="Times New Roman"/>
            <w:color w:val="000000"/>
            <w:spacing w:val="2"/>
            <w:w w:val="115"/>
            <w:sz w:val="21"/>
          </w:rPr>
          <w:t>CIF-FAS</w:t>
        </w:r>
      </w:ins>
      <w:del w:id="969" w:author="David Quin" w:date="2018-12-05T20:53:00Z">
        <w:r w:rsidRPr="00B80A37" w:rsidDel="007558D9">
          <w:rPr>
            <w:rFonts w:ascii="Times New Roman" w:hAnsi="Times New Roman"/>
            <w:color w:val="000000"/>
            <w:spacing w:val="2"/>
            <w:w w:val="115"/>
            <w:sz w:val="21"/>
          </w:rPr>
          <w:delText>cif-fas</w:delText>
        </w:r>
      </w:del>
      <w:r w:rsidRPr="00B80A37">
        <w:rPr>
          <w:rFonts w:ascii="Times New Roman" w:hAnsi="Times New Roman"/>
          <w:color w:val="000000"/>
          <w:spacing w:val="2"/>
          <w:w w:val="115"/>
          <w:sz w:val="21"/>
        </w:rPr>
        <w:t xml:space="preserve"> </w:t>
      </w:r>
      <w:r w:rsidRPr="00B80A37">
        <w:rPr>
          <w:rFonts w:ascii="Times New Roman" w:hAnsi="Times New Roman"/>
          <w:color w:val="000000"/>
          <w:spacing w:val="-4"/>
          <w:w w:val="115"/>
          <w:sz w:val="21"/>
        </w:rPr>
        <w:t>price gap). Consequently, our methodology lets the ratio between the additive and the ad-</w:t>
      </w:r>
      <w:r w:rsidRPr="00B80A37">
        <w:rPr>
          <w:rFonts w:ascii="Times New Roman" w:hAnsi="Times New Roman"/>
          <w:color w:val="000000"/>
          <w:spacing w:val="-5"/>
          <w:w w:val="115"/>
          <w:sz w:val="21"/>
        </w:rPr>
        <w:t xml:space="preserve">valorem components of transport costs vary over the three time-product-partner country </w:t>
      </w:r>
      <w:r w:rsidRPr="00B80A37">
        <w:rPr>
          <w:rFonts w:ascii="Times New Roman" w:hAnsi="Times New Roman"/>
          <w:color w:val="000000"/>
          <w:spacing w:val="-1"/>
          <w:w w:val="115"/>
          <w:sz w:val="21"/>
        </w:rPr>
        <w:t>dimensions. This turns out to be of primary importance in the disentangling</w:t>
      </w:r>
      <w:ins w:id="970" w:author="David Quin" w:date="2018-12-05T20:54:00Z">
        <w:r w:rsidR="007558D9" w:rsidRPr="00B80A37">
          <w:rPr>
            <w:rFonts w:ascii="Times New Roman" w:hAnsi="Times New Roman"/>
            <w:color w:val="000000"/>
            <w:spacing w:val="-1"/>
            <w:w w:val="115"/>
            <w:sz w:val="21"/>
          </w:rPr>
          <w:t>,</w:t>
        </w:r>
      </w:ins>
      <w:r w:rsidRPr="00B80A37">
        <w:rPr>
          <w:rFonts w:ascii="Times New Roman" w:hAnsi="Times New Roman"/>
          <w:color w:val="000000"/>
          <w:spacing w:val="-1"/>
          <w:w w:val="115"/>
          <w:sz w:val="21"/>
        </w:rPr>
        <w:t xml:space="preserve"> in the time </w:t>
      </w:r>
      <w:r w:rsidRPr="00B80A37">
        <w:rPr>
          <w:rFonts w:ascii="Times New Roman" w:hAnsi="Times New Roman"/>
          <w:color w:val="000000"/>
          <w:spacing w:val="-4"/>
          <w:w w:val="115"/>
          <w:sz w:val="21"/>
        </w:rPr>
        <w:t xml:space="preserve">trend of transport costs, </w:t>
      </w:r>
      <w:del w:id="971" w:author="David Quin" w:date="2018-12-05T20:54:00Z">
        <w:r w:rsidRPr="00B80A37" w:rsidDel="007558D9">
          <w:rPr>
            <w:rFonts w:ascii="Times New Roman" w:hAnsi="Times New Roman"/>
            <w:color w:val="000000"/>
            <w:spacing w:val="-4"/>
            <w:w w:val="115"/>
            <w:sz w:val="21"/>
          </w:rPr>
          <w:delText xml:space="preserve">between </w:delText>
        </w:r>
      </w:del>
      <w:ins w:id="972" w:author="David Quin" w:date="2018-12-05T20:54:00Z">
        <w:r w:rsidR="007558D9" w:rsidRPr="00B80A37">
          <w:rPr>
            <w:rFonts w:ascii="Times New Roman" w:hAnsi="Times New Roman"/>
            <w:color w:val="000000"/>
            <w:spacing w:val="-4"/>
            <w:w w:val="115"/>
            <w:sz w:val="21"/>
          </w:rPr>
          <w:t xml:space="preserve">of </w:t>
        </w:r>
      </w:ins>
      <w:r w:rsidRPr="00B80A37">
        <w:rPr>
          <w:rFonts w:ascii="Times New Roman" w:hAnsi="Times New Roman"/>
          <w:color w:val="000000"/>
          <w:spacing w:val="-4"/>
          <w:w w:val="115"/>
          <w:sz w:val="21"/>
        </w:rPr>
        <w:t xml:space="preserve">what comes from the trade composition effects and what </w:t>
      </w:r>
      <w:r w:rsidRPr="00B80A37">
        <w:rPr>
          <w:rFonts w:ascii="Times New Roman" w:hAnsi="Times New Roman"/>
          <w:color w:val="000000"/>
          <w:spacing w:val="-2"/>
          <w:w w:val="115"/>
          <w:sz w:val="21"/>
        </w:rPr>
        <w:t>comes from changes in the pure transport cost dimension, as we show below.</w:t>
      </w:r>
    </w:p>
    <w:p w14:paraId="123EF40F" w14:textId="66D6B6F5" w:rsidR="000940B1" w:rsidRPr="00B80A37" w:rsidRDefault="002B38CB" w:rsidP="000940B1">
      <w:pPr>
        <w:spacing w:before="72" w:line="319" w:lineRule="auto"/>
        <w:ind w:firstLine="288"/>
        <w:jc w:val="both"/>
        <w:rPr>
          <w:rFonts w:ascii="Times New Roman" w:hAnsi="Times New Roman"/>
          <w:color w:val="000000"/>
          <w:w w:val="115"/>
          <w:sz w:val="21"/>
        </w:rPr>
      </w:pPr>
      <w:r w:rsidRPr="00B80A37">
        <w:rPr>
          <w:rFonts w:ascii="Times New Roman" w:hAnsi="Times New Roman"/>
          <w:color w:val="000000"/>
          <w:spacing w:val="-3"/>
          <w:w w:val="115"/>
          <w:sz w:val="21"/>
        </w:rPr>
        <w:t xml:space="preserve">To establish this point clearly, we replicate the method adopted by Hummels (2007) </w:t>
      </w:r>
      <w:r w:rsidRPr="00B80A37">
        <w:rPr>
          <w:rFonts w:ascii="Times New Roman" w:hAnsi="Times New Roman"/>
          <w:color w:val="000000"/>
          <w:w w:val="115"/>
          <w:sz w:val="21"/>
        </w:rPr>
        <w:t xml:space="preserve">exposed above on our database (which is the same as his until 2004). The results are </w:t>
      </w:r>
      <w:r w:rsidRPr="00B80A37">
        <w:rPr>
          <w:rFonts w:ascii="Times New Roman" w:hAnsi="Times New Roman"/>
          <w:color w:val="000000"/>
          <w:spacing w:val="-2"/>
          <w:w w:val="115"/>
          <w:sz w:val="21"/>
        </w:rPr>
        <w:t xml:space="preserve">reported in Figure 5. The dotted line labeled "expenditure/import value" represents the </w:t>
      </w:r>
      <w:r w:rsidRPr="00B80A37">
        <w:rPr>
          <w:rFonts w:ascii="Times New Roman" w:hAnsi="Times New Roman"/>
          <w:color w:val="000000"/>
          <w:spacing w:val="1"/>
          <w:w w:val="115"/>
          <w:sz w:val="21"/>
        </w:rPr>
        <w:t xml:space="preserve">unfitted measure of transport costs </w:t>
      </w:r>
      <w:r w:rsidRPr="00B80A37">
        <w:rPr>
          <w:rFonts w:ascii="Times New Roman" w:hAnsi="Times New Roman"/>
          <w:i/>
          <w:color w:val="000000"/>
          <w:spacing w:val="1"/>
        </w:rPr>
        <w:t>(TC</w:t>
      </w:r>
      <w:r w:rsidRPr="00B80A37">
        <w:rPr>
          <w:rFonts w:ascii="Times New Roman" w:hAnsi="Times New Roman"/>
          <w:i/>
          <w:color w:val="000000"/>
          <w:spacing w:val="1"/>
          <w:w w:val="125"/>
          <w:vertAlign w:val="subscript"/>
        </w:rPr>
        <w:t>t</w:t>
      </w:r>
      <w:r w:rsidRPr="00B80A37">
        <w:rPr>
          <w:rFonts w:ascii="Times New Roman" w:hAnsi="Times New Roman"/>
          <w:color w:val="000000"/>
          <w:spacing w:val="1"/>
          <w:w w:val="115"/>
          <w:sz w:val="21"/>
        </w:rPr>
        <w:t xml:space="preserve"> in the above terminology) and the plain line </w:t>
      </w:r>
      <w:r w:rsidRPr="00B80A37">
        <w:rPr>
          <w:rFonts w:ascii="Times New Roman" w:hAnsi="Times New Roman"/>
          <w:color w:val="000000"/>
          <w:spacing w:val="-3"/>
          <w:w w:val="115"/>
          <w:sz w:val="21"/>
        </w:rPr>
        <w:t xml:space="preserve">labeled "fitted ad-valorem rate" is the measure of "pure" transport costs, i.e. composition </w:t>
      </w:r>
      <w:r w:rsidRPr="00B80A37">
        <w:rPr>
          <w:rFonts w:ascii="Times New Roman" w:hAnsi="Times New Roman"/>
          <w:color w:val="000000"/>
          <w:spacing w:val="-1"/>
          <w:w w:val="115"/>
          <w:sz w:val="21"/>
        </w:rPr>
        <w:t xml:space="preserve">effects excluded </w:t>
      </w:r>
      <w:r w:rsidRPr="00B80A37">
        <w:rPr>
          <w:rFonts w:ascii="Times New Roman" w:hAnsi="Times New Roman"/>
          <w:i/>
          <w:color w:val="000000"/>
          <w:spacing w:val="-1"/>
        </w:rPr>
        <w:t>(TC</w:t>
      </w:r>
      <w:r w:rsidRPr="00B80A37">
        <w:rPr>
          <w:rFonts w:ascii="Times New Roman" w:hAnsi="Times New Roman"/>
          <w:i/>
          <w:color w:val="000000"/>
          <w:spacing w:val="-1"/>
          <w:w w:val="125"/>
          <w:vertAlign w:val="subscript"/>
        </w:rPr>
        <w:t>t</w:t>
      </w:r>
      <w:r w:rsidRPr="00B80A37">
        <w:rPr>
          <w:rFonts w:ascii="Times New Roman" w:hAnsi="Times New Roman"/>
          <w:i/>
          <w:color w:val="000000"/>
          <w:spacing w:val="-1"/>
        </w:rPr>
        <w:t xml:space="preserve">). </w:t>
      </w:r>
      <w:r w:rsidRPr="00B80A37">
        <w:rPr>
          <w:rFonts w:ascii="Times New Roman" w:hAnsi="Times New Roman"/>
          <w:color w:val="000000"/>
          <w:spacing w:val="-1"/>
          <w:w w:val="115"/>
          <w:sz w:val="21"/>
        </w:rPr>
        <w:t xml:space="preserve">In Panels (a) (for </w:t>
      </w:r>
      <w:ins w:id="973" w:author="David Quin" w:date="2018-12-05T20:54:00Z">
        <w:r w:rsidR="007558D9" w:rsidRPr="00B80A37">
          <w:rPr>
            <w:rFonts w:ascii="Times New Roman" w:hAnsi="Times New Roman"/>
            <w:color w:val="000000"/>
            <w:spacing w:val="-1"/>
            <w:w w:val="115"/>
            <w:sz w:val="21"/>
          </w:rPr>
          <w:t>a</w:t>
        </w:r>
      </w:ins>
      <w:del w:id="974" w:author="David Quin" w:date="2018-12-05T20:54:00Z">
        <w:r w:rsidRPr="00B80A37" w:rsidDel="007558D9">
          <w:rPr>
            <w:rFonts w:ascii="Times New Roman" w:hAnsi="Times New Roman"/>
            <w:color w:val="000000"/>
            <w:spacing w:val="-1"/>
            <w:w w:val="115"/>
            <w:sz w:val="21"/>
          </w:rPr>
          <w:delText>A</w:delText>
        </w:r>
      </w:del>
      <w:r w:rsidRPr="00B80A37">
        <w:rPr>
          <w:rFonts w:ascii="Times New Roman" w:hAnsi="Times New Roman"/>
          <w:color w:val="000000"/>
          <w:spacing w:val="-1"/>
          <w:w w:val="115"/>
          <w:sz w:val="21"/>
        </w:rPr>
        <w:t xml:space="preserve">ir) and (b) (for </w:t>
      </w:r>
      <w:ins w:id="975" w:author="David Quin" w:date="2018-12-05T20:54:00Z">
        <w:r w:rsidR="007558D9" w:rsidRPr="00B80A37">
          <w:rPr>
            <w:rFonts w:ascii="Times New Roman" w:hAnsi="Times New Roman"/>
            <w:color w:val="000000"/>
            <w:spacing w:val="-1"/>
            <w:w w:val="115"/>
            <w:sz w:val="21"/>
          </w:rPr>
          <w:t>v</w:t>
        </w:r>
      </w:ins>
      <w:del w:id="976" w:author="David Quin" w:date="2018-12-05T20:54:00Z">
        <w:r w:rsidRPr="00B80A37" w:rsidDel="007558D9">
          <w:rPr>
            <w:rFonts w:ascii="Times New Roman" w:hAnsi="Times New Roman"/>
            <w:color w:val="000000"/>
            <w:spacing w:val="-1"/>
            <w:w w:val="115"/>
            <w:sz w:val="21"/>
          </w:rPr>
          <w:delText>V</w:delText>
        </w:r>
      </w:del>
      <w:r w:rsidRPr="00B80A37">
        <w:rPr>
          <w:rFonts w:ascii="Times New Roman" w:hAnsi="Times New Roman"/>
          <w:color w:val="000000"/>
          <w:spacing w:val="-1"/>
          <w:w w:val="115"/>
          <w:sz w:val="21"/>
        </w:rPr>
        <w:t>essel), we report the transport</w:t>
      </w:r>
      <w:r w:rsidR="000940B1" w:rsidRPr="00B80A37">
        <w:rPr>
          <w:rFonts w:ascii="Times New Roman" w:hAnsi="Times New Roman"/>
          <w:color w:val="000000"/>
          <w:spacing w:val="-3"/>
          <w:w w:val="115"/>
          <w:sz w:val="21"/>
        </w:rPr>
        <w:t xml:space="preserve"> </w:t>
      </w:r>
      <w:r w:rsidRPr="00B80A37">
        <w:rPr>
          <w:rFonts w:ascii="Times New Roman" w:hAnsi="Times New Roman"/>
          <w:color w:val="000000"/>
          <w:spacing w:val="1"/>
          <w:w w:val="115"/>
          <w:sz w:val="21"/>
        </w:rPr>
        <w:t xml:space="preserve">costs measures (fitted and unfitted) expressed as a percentage of the export price, as in </w:t>
      </w:r>
      <w:r w:rsidRPr="00B80A37">
        <w:rPr>
          <w:rFonts w:ascii="Times New Roman" w:hAnsi="Times New Roman"/>
          <w:color w:val="000000"/>
          <w:spacing w:val="1"/>
          <w:w w:val="115"/>
          <w:sz w:val="21"/>
        </w:rPr>
        <w:br/>
      </w:r>
      <w:r w:rsidRPr="00B80A37">
        <w:rPr>
          <w:rFonts w:ascii="Times New Roman" w:hAnsi="Times New Roman"/>
          <w:color w:val="000000"/>
          <w:w w:val="115"/>
          <w:sz w:val="21"/>
        </w:rPr>
        <w:t>Hummels (2007).</w:t>
      </w:r>
      <w:r w:rsidR="000940B1" w:rsidRPr="00B80A37">
        <w:rPr>
          <w:rStyle w:val="FootnoteReference"/>
          <w:rFonts w:ascii="Times New Roman" w:hAnsi="Times New Roman"/>
          <w:color w:val="000000"/>
          <w:w w:val="115"/>
          <w:sz w:val="21"/>
        </w:rPr>
        <w:footnoteReference w:id="28"/>
      </w:r>
      <w:r w:rsidRPr="00B80A37">
        <w:rPr>
          <w:rFonts w:ascii="Times New Roman" w:hAnsi="Times New Roman"/>
          <w:color w:val="000000"/>
          <w:w w:val="115"/>
          <w:sz w:val="21"/>
        </w:rPr>
        <w:t xml:space="preserve"> To ease the interpretation of the trends, we express them as indices </w:t>
      </w:r>
      <w:r w:rsidRPr="00B80A37">
        <w:rPr>
          <w:rFonts w:ascii="Times New Roman" w:hAnsi="Times New Roman"/>
          <w:color w:val="000000"/>
          <w:w w:val="115"/>
          <w:sz w:val="21"/>
        </w:rPr>
        <w:br/>
      </w:r>
      <w:r w:rsidRPr="00B80A37">
        <w:rPr>
          <w:rFonts w:ascii="Times New Roman" w:hAnsi="Times New Roman"/>
          <w:color w:val="000000"/>
          <w:spacing w:val="-2"/>
          <w:w w:val="115"/>
          <w:sz w:val="21"/>
        </w:rPr>
        <w:t xml:space="preserve">with the reference value 100 in 1974, in Panels (c) and (d) for </w:t>
      </w:r>
      <w:ins w:id="987" w:author="David Quin" w:date="2018-12-05T20:55:00Z">
        <w:r w:rsidR="007558D9" w:rsidRPr="00B80A37">
          <w:rPr>
            <w:rFonts w:ascii="Times New Roman" w:hAnsi="Times New Roman"/>
            <w:color w:val="000000"/>
            <w:spacing w:val="-2"/>
            <w:w w:val="115"/>
            <w:sz w:val="21"/>
          </w:rPr>
          <w:t>a</w:t>
        </w:r>
      </w:ins>
      <w:del w:id="988" w:author="David Quin" w:date="2018-12-05T20:55:00Z">
        <w:r w:rsidRPr="00B80A37" w:rsidDel="007558D9">
          <w:rPr>
            <w:rFonts w:ascii="Times New Roman" w:hAnsi="Times New Roman"/>
            <w:color w:val="000000"/>
            <w:spacing w:val="-2"/>
            <w:w w:val="115"/>
            <w:sz w:val="21"/>
          </w:rPr>
          <w:delText>A</w:delText>
        </w:r>
      </w:del>
      <w:r w:rsidRPr="00B80A37">
        <w:rPr>
          <w:rFonts w:ascii="Times New Roman" w:hAnsi="Times New Roman"/>
          <w:color w:val="000000"/>
          <w:spacing w:val="-2"/>
          <w:w w:val="115"/>
          <w:sz w:val="21"/>
        </w:rPr>
        <w:t xml:space="preserve">ir and </w:t>
      </w:r>
      <w:ins w:id="989" w:author="David Quin" w:date="2018-12-05T20:55:00Z">
        <w:r w:rsidR="007558D9" w:rsidRPr="00B80A37">
          <w:rPr>
            <w:rFonts w:ascii="Times New Roman" w:hAnsi="Times New Roman"/>
            <w:color w:val="000000"/>
            <w:spacing w:val="-2"/>
            <w:w w:val="115"/>
            <w:sz w:val="21"/>
          </w:rPr>
          <w:t>v</w:t>
        </w:r>
      </w:ins>
      <w:del w:id="990" w:author="David Quin" w:date="2018-12-05T20:55:00Z">
        <w:r w:rsidRPr="00B80A37" w:rsidDel="007558D9">
          <w:rPr>
            <w:rFonts w:ascii="Times New Roman" w:hAnsi="Times New Roman"/>
            <w:color w:val="000000"/>
            <w:spacing w:val="-2"/>
            <w:w w:val="115"/>
            <w:sz w:val="21"/>
          </w:rPr>
          <w:delText>V</w:delText>
        </w:r>
      </w:del>
      <w:r w:rsidRPr="00B80A37">
        <w:rPr>
          <w:rFonts w:ascii="Times New Roman" w:hAnsi="Times New Roman"/>
          <w:color w:val="000000"/>
          <w:spacing w:val="-2"/>
          <w:w w:val="115"/>
          <w:sz w:val="21"/>
        </w:rPr>
        <w:t xml:space="preserve">essel respectively. </w:t>
      </w:r>
      <w:r w:rsidRPr="00B80A37">
        <w:rPr>
          <w:rFonts w:ascii="Times New Roman" w:hAnsi="Times New Roman"/>
          <w:color w:val="000000"/>
          <w:spacing w:val="-2"/>
          <w:w w:val="115"/>
          <w:sz w:val="21"/>
        </w:rPr>
        <w:br/>
      </w:r>
    </w:p>
    <w:p w14:paraId="00A8D8F2" w14:textId="77777777" w:rsidR="000940B1" w:rsidRPr="00B80A37" w:rsidRDefault="000940B1">
      <w:pPr>
        <w:rPr>
          <w:rFonts w:ascii="Times New Roman" w:hAnsi="Times New Roman"/>
          <w:color w:val="000000"/>
          <w:w w:val="115"/>
          <w:sz w:val="21"/>
        </w:rPr>
      </w:pPr>
      <w:r w:rsidRPr="00B80A37">
        <w:rPr>
          <w:rFonts w:ascii="Times New Roman" w:hAnsi="Times New Roman"/>
          <w:color w:val="000000"/>
          <w:w w:val="115"/>
          <w:sz w:val="21"/>
        </w:rPr>
        <w:br w:type="page"/>
      </w:r>
    </w:p>
    <w:p w14:paraId="11E944A8" w14:textId="55173D58" w:rsidR="003A20D6" w:rsidRPr="00B80A37" w:rsidRDefault="002B38CB" w:rsidP="000940B1">
      <w:pPr>
        <w:spacing w:before="72" w:line="319" w:lineRule="auto"/>
        <w:ind w:firstLine="288"/>
        <w:jc w:val="center"/>
        <w:rPr>
          <w:rFonts w:ascii="Times New Roman" w:hAnsi="Times New Roman"/>
          <w:color w:val="000000"/>
          <w:spacing w:val="1"/>
          <w:w w:val="115"/>
          <w:sz w:val="21"/>
        </w:rPr>
      </w:pPr>
      <w:r w:rsidRPr="00B80A37">
        <w:rPr>
          <w:rFonts w:ascii="Times New Roman" w:hAnsi="Times New Roman"/>
          <w:color w:val="000000"/>
          <w:w w:val="115"/>
          <w:sz w:val="21"/>
        </w:rPr>
        <w:lastRenderedPageBreak/>
        <w:t xml:space="preserve">Figure 5: Characterizing the time trends: </w:t>
      </w:r>
      <w:ins w:id="991" w:author="David Quin" w:date="2018-12-05T20:55:00Z">
        <w:r w:rsidR="007558D9" w:rsidRPr="00B80A37">
          <w:rPr>
            <w:rFonts w:ascii="Times New Roman" w:hAnsi="Times New Roman"/>
            <w:color w:val="000000"/>
            <w:w w:val="115"/>
            <w:sz w:val="21"/>
          </w:rPr>
          <w:t>a</w:t>
        </w:r>
      </w:ins>
      <w:del w:id="992" w:author="David Quin" w:date="2018-12-05T20:55:00Z">
        <w:r w:rsidRPr="00B80A37" w:rsidDel="007558D9">
          <w:rPr>
            <w:rFonts w:ascii="Times New Roman" w:hAnsi="Times New Roman"/>
            <w:color w:val="000000"/>
            <w:w w:val="115"/>
            <w:sz w:val="21"/>
          </w:rPr>
          <w:delText>A</w:delText>
        </w:r>
      </w:del>
      <w:r w:rsidRPr="00B80A37">
        <w:rPr>
          <w:rFonts w:ascii="Times New Roman" w:hAnsi="Times New Roman"/>
          <w:color w:val="000000"/>
          <w:w w:val="115"/>
          <w:sz w:val="21"/>
        </w:rPr>
        <w:t>pplying Hummel's (2007) method</w:t>
      </w:r>
    </w:p>
    <w:p w14:paraId="1FE36CC2" w14:textId="4B89C25C" w:rsidR="000940B1" w:rsidRPr="00B80A37" w:rsidRDefault="000940B1">
      <w:pPr>
        <w:spacing w:before="756" w:line="324" w:lineRule="auto"/>
        <w:ind w:firstLine="360"/>
        <w:jc w:val="both"/>
        <w:rPr>
          <w:rFonts w:ascii="Times New Roman" w:hAnsi="Times New Roman"/>
          <w:color w:val="000000"/>
          <w:spacing w:val="-6"/>
          <w:w w:val="115"/>
          <w:sz w:val="21"/>
        </w:rPr>
      </w:pPr>
      <w:r w:rsidRPr="00B80A37">
        <w:rPr>
          <w:rFonts w:ascii="Times New Roman" w:hAnsi="Times New Roman"/>
          <w:noProof/>
          <w:color w:val="000000"/>
          <w:spacing w:val="-6"/>
          <w:w w:val="115"/>
          <w:sz w:val="21"/>
        </w:rPr>
        <w:drawing>
          <wp:inline distT="0" distB="0" distL="0" distR="0" wp14:anchorId="7EF20F78" wp14:editId="14A0C9A8">
            <wp:extent cx="5526405" cy="472186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6405" cy="4721860"/>
                    </a:xfrm>
                    <a:prstGeom prst="rect">
                      <a:avLst/>
                    </a:prstGeom>
                  </pic:spPr>
                </pic:pic>
              </a:graphicData>
            </a:graphic>
          </wp:inline>
        </w:drawing>
      </w:r>
    </w:p>
    <w:p w14:paraId="310786EE" w14:textId="63311D20" w:rsidR="003A20D6" w:rsidRPr="00B80A37" w:rsidRDefault="002B38CB">
      <w:pPr>
        <w:spacing w:before="756" w:line="324" w:lineRule="auto"/>
        <w:ind w:firstLine="360"/>
        <w:jc w:val="both"/>
        <w:rPr>
          <w:rFonts w:ascii="Times New Roman" w:hAnsi="Times New Roman"/>
          <w:color w:val="000000"/>
          <w:spacing w:val="-6"/>
          <w:w w:val="115"/>
          <w:sz w:val="21"/>
        </w:rPr>
      </w:pPr>
      <w:r w:rsidRPr="00B80A37">
        <w:rPr>
          <w:rFonts w:ascii="Times New Roman" w:hAnsi="Times New Roman"/>
          <w:color w:val="000000"/>
          <w:spacing w:val="-6"/>
          <w:w w:val="115"/>
          <w:sz w:val="21"/>
        </w:rPr>
        <w:t xml:space="preserve">These results stand in sharp contrast with the ones obtained with our methodology and </w:t>
      </w:r>
      <w:r w:rsidRPr="00B80A37">
        <w:rPr>
          <w:rFonts w:ascii="Times New Roman" w:hAnsi="Times New Roman"/>
          <w:color w:val="000000"/>
          <w:spacing w:val="-1"/>
          <w:w w:val="115"/>
          <w:sz w:val="21"/>
        </w:rPr>
        <w:t xml:space="preserve">reported in Figure 4. Applying Hummels' (2007) method, we find that the composition effects tend to partly offset the decrease in transport costs in both air and vessel shipping, </w:t>
      </w:r>
      <w:r w:rsidRPr="00B80A37">
        <w:rPr>
          <w:rFonts w:ascii="Times New Roman" w:hAnsi="Times New Roman"/>
          <w:color w:val="000000"/>
          <w:spacing w:val="1"/>
          <w:w w:val="115"/>
          <w:sz w:val="21"/>
        </w:rPr>
        <w:t xml:space="preserve">as the downward trend is of higher magnitude for the fitted rate (plain line) than the </w:t>
      </w:r>
      <w:r w:rsidRPr="00B80A37">
        <w:rPr>
          <w:rFonts w:ascii="Times New Roman" w:hAnsi="Times New Roman"/>
          <w:color w:val="000000"/>
          <w:spacing w:val="-2"/>
          <w:w w:val="115"/>
          <w:sz w:val="21"/>
        </w:rPr>
        <w:t xml:space="preserve">unfitted rate (dotted line), especially for </w:t>
      </w:r>
      <w:ins w:id="993" w:author="David Quin" w:date="2018-12-05T20:56:00Z">
        <w:r w:rsidR="00E05BF4" w:rsidRPr="00B80A37">
          <w:rPr>
            <w:rFonts w:ascii="Times New Roman" w:hAnsi="Times New Roman"/>
            <w:color w:val="000000"/>
            <w:spacing w:val="-2"/>
            <w:w w:val="115"/>
            <w:sz w:val="21"/>
          </w:rPr>
          <w:t>v</w:t>
        </w:r>
      </w:ins>
      <w:del w:id="994" w:author="David Quin" w:date="2018-12-05T20:56:00Z">
        <w:r w:rsidRPr="00B80A37" w:rsidDel="00E05BF4">
          <w:rPr>
            <w:rFonts w:ascii="Times New Roman" w:hAnsi="Times New Roman"/>
            <w:color w:val="000000"/>
            <w:spacing w:val="-2"/>
            <w:w w:val="115"/>
            <w:sz w:val="21"/>
          </w:rPr>
          <w:delText>V</w:delText>
        </w:r>
      </w:del>
      <w:r w:rsidRPr="00B80A37">
        <w:rPr>
          <w:rFonts w:ascii="Times New Roman" w:hAnsi="Times New Roman"/>
          <w:color w:val="000000"/>
          <w:spacing w:val="-2"/>
          <w:w w:val="115"/>
          <w:sz w:val="21"/>
        </w:rPr>
        <w:t xml:space="preserve">essel (Panel (d)). Yet, this result is overturned </w:t>
      </w:r>
      <w:r w:rsidRPr="00B80A37">
        <w:rPr>
          <w:rFonts w:ascii="Times New Roman" w:hAnsi="Times New Roman"/>
          <w:color w:val="000000"/>
          <w:spacing w:val="-1"/>
          <w:w w:val="115"/>
          <w:sz w:val="21"/>
        </w:rPr>
        <w:t xml:space="preserve">when we allow for more flexibility in the role of the additive component, as </w:t>
      </w:r>
      <w:del w:id="995" w:author="David Quin" w:date="2018-12-05T20:56:00Z">
        <w:r w:rsidRPr="00B80A37" w:rsidDel="00E05BF4">
          <w:rPr>
            <w:rFonts w:ascii="Times New Roman" w:hAnsi="Times New Roman"/>
            <w:color w:val="000000"/>
            <w:spacing w:val="-1"/>
            <w:w w:val="115"/>
            <w:sz w:val="21"/>
          </w:rPr>
          <w:delText xml:space="preserve">pointed </w:delText>
        </w:r>
      </w:del>
      <w:ins w:id="996" w:author="David Quin" w:date="2018-12-05T20:56:00Z">
        <w:r w:rsidR="00E05BF4" w:rsidRPr="00B80A37">
          <w:rPr>
            <w:rFonts w:ascii="Times New Roman" w:hAnsi="Times New Roman"/>
            <w:color w:val="000000"/>
            <w:spacing w:val="-1"/>
            <w:w w:val="115"/>
            <w:sz w:val="21"/>
          </w:rPr>
          <w:t xml:space="preserve">indicated </w:t>
        </w:r>
      </w:ins>
      <w:r w:rsidRPr="00B80A37">
        <w:rPr>
          <w:rFonts w:ascii="Times New Roman" w:hAnsi="Times New Roman"/>
          <w:color w:val="000000"/>
          <w:spacing w:val="-1"/>
          <w:w w:val="115"/>
          <w:sz w:val="21"/>
        </w:rPr>
        <w:t xml:space="preserve">in </w:t>
      </w:r>
      <w:r w:rsidRPr="00B80A37">
        <w:rPr>
          <w:rFonts w:ascii="Times New Roman" w:hAnsi="Times New Roman"/>
          <w:color w:val="000000"/>
          <w:w w:val="115"/>
          <w:sz w:val="21"/>
        </w:rPr>
        <w:t xml:space="preserve">Figure 4, </w:t>
      </w:r>
      <w:ins w:id="997" w:author="David Quin" w:date="2018-12-05T20:56:00Z">
        <w:r w:rsidR="00E05BF4" w:rsidRPr="00B80A37">
          <w:rPr>
            <w:rFonts w:ascii="Times New Roman" w:hAnsi="Times New Roman"/>
            <w:color w:val="000000"/>
            <w:w w:val="115"/>
            <w:sz w:val="21"/>
          </w:rPr>
          <w:t>P</w:t>
        </w:r>
      </w:ins>
      <w:del w:id="998" w:author="David Quin" w:date="2018-12-05T20:56:00Z">
        <w:r w:rsidRPr="00B80A37" w:rsidDel="00E05BF4">
          <w:rPr>
            <w:rFonts w:ascii="Times New Roman" w:hAnsi="Times New Roman"/>
            <w:color w:val="000000"/>
            <w:w w:val="115"/>
            <w:sz w:val="21"/>
          </w:rPr>
          <w:delText>p</w:delText>
        </w:r>
      </w:del>
      <w:r w:rsidRPr="00B80A37">
        <w:rPr>
          <w:rFonts w:ascii="Times New Roman" w:hAnsi="Times New Roman"/>
          <w:color w:val="000000"/>
          <w:w w:val="115"/>
          <w:sz w:val="21"/>
        </w:rPr>
        <w:t>anels (c) and (f).</w:t>
      </w:r>
    </w:p>
    <w:p w14:paraId="08D023B1" w14:textId="37781627" w:rsidR="003A20D6" w:rsidRPr="00B80A37" w:rsidDel="00E05BF4" w:rsidRDefault="002B38CB">
      <w:pPr>
        <w:pStyle w:val="Norm"/>
        <w:rPr>
          <w:del w:id="999" w:author="David Quin" w:date="2018-12-05T20:57:00Z"/>
          <w:spacing w:val="-2"/>
        </w:rPr>
        <w:pPrChange w:id="1000" w:author="David Quin" w:date="2018-12-05T20:57:00Z">
          <w:pPr>
            <w:spacing w:before="144" w:after="36" w:line="324" w:lineRule="auto"/>
            <w:ind w:firstLine="288"/>
            <w:jc w:val="both"/>
          </w:pPr>
        </w:pPrChange>
      </w:pPr>
      <w:r w:rsidRPr="00B80A37">
        <w:rPr>
          <w:spacing w:val="-2"/>
        </w:rPr>
        <w:t xml:space="preserve">Assuming a varying share of the additive component over time, product and country </w:t>
      </w:r>
      <w:r w:rsidRPr="00B80A37">
        <w:t>partner indeed modifies the decomposition of the trend reduction of transport costs be</w:t>
      </w:r>
      <w:del w:id="1001" w:author="David Quin" w:date="2018-12-05T20:56:00Z">
        <w:r w:rsidRPr="00B80A37" w:rsidDel="00E05BF4">
          <w:softHyphen/>
        </w:r>
      </w:del>
      <w:r w:rsidRPr="00B80A37">
        <w:t xml:space="preserve">tween the one attributable to trade composition effects and the reduction in the "pure" </w:t>
      </w:r>
      <w:r w:rsidRPr="00B80A37">
        <w:rPr>
          <w:spacing w:val="3"/>
        </w:rPr>
        <w:t xml:space="preserve">transport costs. In both air and vessel transports, we thus find that this last dimension </w:t>
      </w:r>
      <w:r w:rsidRPr="00B80A37">
        <w:rPr>
          <w:spacing w:val="-4"/>
        </w:rPr>
        <w:t xml:space="preserve">is the main driver of the reduction </w:t>
      </w:r>
      <w:del w:id="1002" w:author="David Quin" w:date="2018-12-05T20:56:00Z">
        <w:r w:rsidRPr="00B80A37" w:rsidDel="00E05BF4">
          <w:rPr>
            <w:spacing w:val="-4"/>
          </w:rPr>
          <w:delText xml:space="preserve">of </w:delText>
        </w:r>
      </w:del>
      <w:ins w:id="1003" w:author="David Quin" w:date="2018-12-05T20:56:00Z">
        <w:r w:rsidR="00E05BF4" w:rsidRPr="00B80A37">
          <w:rPr>
            <w:spacing w:val="-4"/>
          </w:rPr>
          <w:t xml:space="preserve">in </w:t>
        </w:r>
      </w:ins>
      <w:r w:rsidRPr="00B80A37">
        <w:rPr>
          <w:spacing w:val="-4"/>
        </w:rPr>
        <w:t xml:space="preserve">international transport costs observed over time, in </w:t>
      </w:r>
      <w:r w:rsidRPr="00B80A37">
        <w:t xml:space="preserve">particular in air transport. Complementing the findings of Section 2.3, these results </w:t>
      </w:r>
      <w:ins w:id="1004" w:author="David Quin" w:date="2018-12-05T20:57:00Z">
        <w:r w:rsidR="00E05BF4" w:rsidRPr="00B80A37">
          <w:t xml:space="preserve">highlight </w:t>
        </w:r>
      </w:ins>
      <w:del w:id="1005" w:author="David Quin" w:date="2018-12-05T20:57:00Z">
        <w:r w:rsidRPr="00B80A37" w:rsidDel="00E05BF4">
          <w:delText>point</w:delText>
        </w:r>
      </w:del>
    </w:p>
    <w:p w14:paraId="33F5FEDD" w14:textId="151A8B4C" w:rsidR="003A20D6" w:rsidRPr="00B80A37" w:rsidDel="00E05BF4" w:rsidRDefault="003A20D6">
      <w:pPr>
        <w:pStyle w:val="Norm"/>
        <w:rPr>
          <w:del w:id="1006" w:author="David Quin" w:date="2018-12-05T20:57:00Z"/>
          <w:spacing w:val="12"/>
          <w:sz w:val="12"/>
          <w:vertAlign w:val="superscript"/>
        </w:rPr>
        <w:pPrChange w:id="1007" w:author="David Quin" w:date="2018-12-05T20:57:00Z">
          <w:pPr>
            <w:spacing w:before="36" w:line="268" w:lineRule="auto"/>
          </w:pPr>
        </w:pPrChange>
      </w:pPr>
    </w:p>
    <w:p w14:paraId="7F3F3BA6" w14:textId="25597661" w:rsidR="003A20D6" w:rsidRPr="00B80A37" w:rsidDel="00E05BF4" w:rsidRDefault="003A20D6">
      <w:pPr>
        <w:pStyle w:val="Norm"/>
        <w:rPr>
          <w:del w:id="1008" w:author="David Quin" w:date="2018-12-05T20:57:00Z"/>
        </w:rPr>
        <w:sectPr w:rsidR="003A20D6" w:rsidRPr="00B80A37" w:rsidDel="00E05BF4" w:rsidSect="00AA166F">
          <w:pgSz w:w="11918" w:h="16854"/>
          <w:pgMar w:top="1718" w:right="1571" w:bottom="958" w:left="1644" w:header="720" w:footer="720" w:gutter="0"/>
          <w:cols w:space="720"/>
        </w:sectPr>
        <w:pPrChange w:id="1009" w:author="David Quin" w:date="2018-12-05T20:57:00Z">
          <w:pPr/>
        </w:pPrChange>
      </w:pPr>
    </w:p>
    <w:p w14:paraId="37E04791" w14:textId="6D0798CF" w:rsidR="003A20D6" w:rsidRPr="00B80A37" w:rsidRDefault="005E1B5A">
      <w:pPr>
        <w:pStyle w:val="Norm"/>
        <w:rPr>
          <w:spacing w:val="10"/>
        </w:rPr>
        <w:pPrChange w:id="1010" w:author="David Quin" w:date="2018-12-05T20:57:00Z">
          <w:pPr>
            <w:spacing w:line="324" w:lineRule="auto"/>
          </w:pPr>
        </w:pPrChange>
      </w:pPr>
      <w:r w:rsidRPr="00B80A37">
        <w:rPr>
          <w:noProof/>
        </w:rPr>
        <mc:AlternateContent>
          <mc:Choice Requires="wps">
            <w:drawing>
              <wp:anchor distT="0" distB="0" distL="0" distR="0" simplePos="0" relativeHeight="251738624" behindDoc="1" locked="0" layoutInCell="1" allowOverlap="1" wp14:anchorId="5C450675" wp14:editId="6D6D72C7">
                <wp:simplePos x="0" y="0"/>
                <wp:positionH relativeFrom="column">
                  <wp:posOffset>0</wp:posOffset>
                </wp:positionH>
                <wp:positionV relativeFrom="paragraph">
                  <wp:posOffset>8776335</wp:posOffset>
                </wp:positionV>
                <wp:extent cx="5424805" cy="135255"/>
                <wp:effectExtent l="0" t="0" r="0" b="0"/>
                <wp:wrapSquare wrapText="bothSides"/>
                <wp:docPr id="748"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480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38851" w14:textId="77777777" w:rsidR="00DC28EF" w:rsidRDefault="00DC28EF">
                            <w:pPr>
                              <w:spacing w:line="211" w:lineRule="auto"/>
                              <w:jc w:val="center"/>
                              <w:rPr>
                                <w:rFonts w:ascii="Times New Roman" w:hAnsi="Times New Roman"/>
                                <w:color w:val="000000"/>
                                <w:sz w:val="21"/>
                              </w:rPr>
                            </w:pPr>
                            <w:r>
                              <w:rPr>
                                <w:rFonts w:ascii="Times New Roman" w:hAnsi="Times New Roman"/>
                                <w:color w:val="000000"/>
                                <w:sz w:val="21"/>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50675" id="Text Box 730" o:spid="_x0000_s1033" type="#_x0000_t202" style="position:absolute;left:0;text-align:left;margin-left:0;margin-top:691.05pt;width:427.15pt;height:10.65pt;z-index:-251577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pz/owIAAJ0FAAAOAAAAZHJzL2Uyb0RvYy54bWysVG1vmzAQ/j5p/8Hyd8pLIQFUUrUhTJO6&#13;&#10;F6ndD3DABGtgM9sJdNP++84mpGmrSdM2PliHfb67557Hd3U9di06UKmY4Bn2LzyMKC9Fxfguw18e&#13;&#10;CifGSGnCK9IKTjP8SBW+Xr19czX0KQ1EI9qKSgRBuEqHPsON1n3quqpsaEfUhegph8NayI5o+JU7&#13;&#10;t5JkgOhd6waet3AHIateipIqBbv5dIhXNn5d01J/qmtFNWozDLVpu0q7bs3qrq5IupOkb1h5LIP8&#13;&#10;RRUdYRySnkLlRBO0l+xVqI6VUihR64tSdK6oa1ZSiwHQ+N4LNPcN6anFAs1R/alN6v+FLT8ePkvE&#13;&#10;qgwvQ6CKkw5IeqCjRrdiRMtL26GhVyk43vfgqkc4AKYtWtXfifKrgia6Zz6m+SpVxns7fBAVRCR7&#13;&#10;LeyNsZad6RMgRxAGKHk80WCylrAZhUEYexFGJZz5l1EQRYYnl6Tz7V4q/Y6KDhkjwxJottHJ4U7p&#13;&#10;yXV2Mcm4KFjbWqpb/mwDYk47kBuumjNThWXuR+Ilm3gTh04YLDZO6OW5c1OsQ2dR+Msov8zX69z/&#13;&#10;afL6YdqwqqLcpJlV5Id/xtJRzxP/Jx0p0bLKhDMlKbnbrluJDgRUXNjv2JAzN/d5GbZfgOUFJD8I&#13;&#10;vdsgcYpFvHTCIoycZOnFjucnt8nCC5MwL55DumOc/jskNGQ4ASIn1fwWm2e/19hI2jENc6JlXYbj&#13;&#10;kxNJG0qqDa8stZqwdrLPWmHKf2oF0D0TbQVrNDqpVY/bcXoGJrvR71ZUj6BgKUBgIFOYcWA0Qn7H&#13;&#10;aIB5kWH1bU8kxah9z+FBmuEyG3I2trNBeAlXM6wxmsy1nobQvpds10Dk6UFxcQMvpWZWxE9VHN8X&#13;&#10;zACL5TivzJA5/7deT1N19QsAAP//AwBQSwMEFAAGAAgAAAAhAOIglIDlAAAADwEAAA8AAABkcnMv&#13;&#10;ZG93bnJldi54bWxMj8FOwzAQRO9I/IO1SNyo0ySFKI1ToVYVB8ShhUo9uvESR8R2FLup+/csJ3pZ&#13;&#10;aWe0s/OqVTQ9m3D0nbMC5rMEGNrGqc62Ar4+t08FMB+kVbJ3FgVc0cOqvr+rZKncxe5w2oeWUYj1&#13;&#10;pRSgQxhKzn2j0Ug/cwNa8r7daGSgdWy5GuWFwk3P0yR55kZ2lj5oOeBaY/OzPxsBh/WwfY9HLT+m&#13;&#10;hXrbpC+769hEIR4f4mZJ43UJLGAM/xfwx0D9oaZiJ3e2yrNeANEEUrMinQMjv1jkGbATSXmS5cDr&#13;&#10;it9y1L8AAAD//wMAUEsBAi0AFAAGAAgAAAAhALaDOJL+AAAA4QEAABMAAAAAAAAAAAAAAAAAAAAA&#13;&#10;AFtDb250ZW50X1R5cGVzXS54bWxQSwECLQAUAAYACAAAACEAOP0h/9YAAACUAQAACwAAAAAAAAAA&#13;&#10;AAAAAAAvAQAAX3JlbHMvLnJlbHNQSwECLQAUAAYACAAAACEAoFKc/6MCAACdBQAADgAAAAAAAAAA&#13;&#10;AAAAAAAuAgAAZHJzL2Uyb0RvYy54bWxQSwECLQAUAAYACAAAACEA4iCUgOUAAAAPAQAADwAAAAAA&#13;&#10;AAAAAAAAAAD9BAAAZHJzL2Rvd25yZXYueG1sUEsFBgAAAAAEAAQA8wAAAA8GAAAAAA==&#13;&#10;" filled="f" stroked="f">
                <v:path arrowok="t"/>
                <v:textbox inset="0,0,0,0">
                  <w:txbxContent>
                    <w:p w14:paraId="11838851" w14:textId="77777777" w:rsidR="00DC28EF" w:rsidRDefault="00DC28EF">
                      <w:pPr>
                        <w:spacing w:line="211" w:lineRule="auto"/>
                        <w:jc w:val="center"/>
                        <w:rPr>
                          <w:rFonts w:ascii="Times New Roman" w:hAnsi="Times New Roman"/>
                          <w:color w:val="000000"/>
                          <w:sz w:val="21"/>
                        </w:rPr>
                      </w:pPr>
                      <w:r>
                        <w:rPr>
                          <w:rFonts w:ascii="Times New Roman" w:hAnsi="Times New Roman"/>
                          <w:color w:val="000000"/>
                          <w:sz w:val="21"/>
                        </w:rPr>
                        <w:t>23</w:t>
                      </w:r>
                    </w:p>
                  </w:txbxContent>
                </v:textbox>
                <w10:wrap type="square"/>
              </v:shape>
            </w:pict>
          </mc:Fallback>
        </mc:AlternateContent>
      </w:r>
      <w:del w:id="1011" w:author="David Quin" w:date="2018-12-05T20:57:00Z">
        <w:r w:rsidR="002B38CB" w:rsidRPr="00B80A37" w:rsidDel="00E05BF4">
          <w:rPr>
            <w:spacing w:val="10"/>
          </w:rPr>
          <w:delText xml:space="preserve">out </w:delText>
        </w:r>
      </w:del>
      <w:r w:rsidR="002B38CB" w:rsidRPr="00B80A37">
        <w:rPr>
          <w:spacing w:val="10"/>
        </w:rPr>
        <w:t xml:space="preserve">the importance </w:t>
      </w:r>
      <w:r w:rsidR="002B38CB" w:rsidRPr="00B80A37">
        <w:rPr>
          <w:spacing w:val="10"/>
        </w:rPr>
        <w:lastRenderedPageBreak/>
        <w:t xml:space="preserve">of integrating the additive dimension of international transport costs, </w:t>
      </w:r>
      <w:ins w:id="1012" w:author="David Quin" w:date="2018-12-05T20:57:00Z">
        <w:r w:rsidR="00E05BF4" w:rsidRPr="00B80A37">
          <w:rPr>
            <w:spacing w:val="10"/>
          </w:rPr>
          <w:t xml:space="preserve">with the aim </w:t>
        </w:r>
      </w:ins>
      <w:r w:rsidR="002B38CB" w:rsidRPr="00B80A37">
        <w:rPr>
          <w:spacing w:val="11"/>
        </w:rPr>
        <w:t xml:space="preserve">here </w:t>
      </w:r>
      <w:del w:id="1013" w:author="David Quin" w:date="2018-12-05T20:57:00Z">
        <w:r w:rsidR="002B38CB" w:rsidRPr="00B80A37" w:rsidDel="00E05BF4">
          <w:rPr>
            <w:spacing w:val="11"/>
          </w:rPr>
          <w:delText xml:space="preserve">in view </w:delText>
        </w:r>
      </w:del>
      <w:r w:rsidR="002B38CB" w:rsidRPr="00B80A37">
        <w:rPr>
          <w:spacing w:val="11"/>
        </w:rPr>
        <w:t>of characterizing their time trends.</w:t>
      </w:r>
    </w:p>
    <w:p w14:paraId="32264DAF" w14:textId="77777777" w:rsidR="003A20D6" w:rsidRPr="00B80A37" w:rsidRDefault="002B38CB">
      <w:pPr>
        <w:spacing w:before="360"/>
        <w:rPr>
          <w:rFonts w:ascii="Times New Roman" w:hAnsi="Times New Roman"/>
          <w:b/>
          <w:color w:val="000000"/>
          <w:spacing w:val="24"/>
          <w:sz w:val="28"/>
        </w:rPr>
      </w:pPr>
      <w:r w:rsidRPr="00B80A37">
        <w:rPr>
          <w:rFonts w:ascii="Times New Roman" w:hAnsi="Times New Roman"/>
          <w:b/>
          <w:color w:val="000000"/>
          <w:spacing w:val="24"/>
          <w:sz w:val="28"/>
        </w:rPr>
        <w:t>4 Robustness analysis</w:t>
      </w:r>
    </w:p>
    <w:p w14:paraId="027EFB69" w14:textId="77777777" w:rsidR="003A20D6" w:rsidRPr="00B80A37" w:rsidRDefault="002B38CB">
      <w:pPr>
        <w:spacing w:before="288"/>
        <w:rPr>
          <w:rFonts w:ascii="Times New Roman" w:hAnsi="Times New Roman"/>
          <w:b/>
          <w:color w:val="000000"/>
          <w:spacing w:val="24"/>
          <w:sz w:val="23"/>
        </w:rPr>
      </w:pPr>
      <w:r w:rsidRPr="00B80A37">
        <w:rPr>
          <w:rFonts w:ascii="Times New Roman" w:hAnsi="Times New Roman"/>
          <w:b/>
          <w:color w:val="000000"/>
          <w:spacing w:val="24"/>
          <w:sz w:val="23"/>
        </w:rPr>
        <w:t>4.1 Robustness to the separability assumption</w:t>
      </w:r>
    </w:p>
    <w:p w14:paraId="5C7F8D89" w14:textId="3E169B5C" w:rsidR="003A20D6" w:rsidRPr="00B80A37" w:rsidRDefault="002B38CB">
      <w:pPr>
        <w:spacing w:before="216" w:line="321" w:lineRule="auto"/>
        <w:jc w:val="both"/>
        <w:rPr>
          <w:rFonts w:ascii="Times New Roman" w:hAnsi="Times New Roman"/>
          <w:color w:val="000000"/>
          <w:spacing w:val="8"/>
          <w:sz w:val="21"/>
        </w:rPr>
      </w:pPr>
      <w:r w:rsidRPr="00B80A37">
        <w:rPr>
          <w:rFonts w:ascii="Times New Roman" w:hAnsi="Times New Roman"/>
          <w:color w:val="000000"/>
          <w:spacing w:val="8"/>
          <w:sz w:val="21"/>
        </w:rPr>
        <w:t>In this section, we provide a robustness analysis to the separability assumption of country-</w:t>
      </w:r>
      <w:r w:rsidRPr="00B80A37">
        <w:rPr>
          <w:rFonts w:ascii="Times New Roman" w:hAnsi="Times New Roman"/>
          <w:color w:val="000000"/>
          <w:spacing w:val="14"/>
          <w:sz w:val="21"/>
        </w:rPr>
        <w:t xml:space="preserve">good fixed effects, </w:t>
      </w:r>
      <w:del w:id="1014" w:author="David Quin" w:date="2018-12-05T20:58:00Z">
        <w:r w:rsidRPr="00B80A37" w:rsidDel="00E05BF4">
          <w:rPr>
            <w:rFonts w:ascii="Times New Roman" w:hAnsi="Times New Roman"/>
            <w:color w:val="000000"/>
            <w:spacing w:val="14"/>
            <w:sz w:val="21"/>
          </w:rPr>
          <w:delText xml:space="preserve">that </w:delText>
        </w:r>
      </w:del>
      <w:ins w:id="1015" w:author="David Quin" w:date="2018-12-05T20:58:00Z">
        <w:r w:rsidR="00E05BF4" w:rsidRPr="00B80A37">
          <w:rPr>
            <w:rFonts w:ascii="Times New Roman" w:hAnsi="Times New Roman"/>
            <w:color w:val="000000"/>
            <w:spacing w:val="14"/>
            <w:sz w:val="21"/>
          </w:rPr>
          <w:t xml:space="preserve">which </w:t>
        </w:r>
      </w:ins>
      <w:r w:rsidRPr="00B80A37">
        <w:rPr>
          <w:rFonts w:ascii="Times New Roman" w:hAnsi="Times New Roman"/>
          <w:color w:val="000000"/>
          <w:spacing w:val="14"/>
          <w:sz w:val="21"/>
        </w:rPr>
        <w:t xml:space="preserve">considers (following </w:t>
      </w:r>
      <w:del w:id="1016" w:author="David Quin" w:date="2018-12-05T20:58:00Z">
        <w:r w:rsidRPr="00B80A37" w:rsidDel="00E05BF4">
          <w:rPr>
            <w:rFonts w:ascii="Times New Roman" w:hAnsi="Times New Roman"/>
            <w:color w:val="000000"/>
            <w:spacing w:val="14"/>
            <w:sz w:val="21"/>
          </w:rPr>
          <w:delText xml:space="preserve">so </w:delText>
        </w:r>
      </w:del>
      <w:r w:rsidRPr="00B80A37">
        <w:rPr>
          <w:rFonts w:ascii="Times New Roman" w:hAnsi="Times New Roman"/>
          <w:color w:val="000000"/>
          <w:spacing w:val="14"/>
          <w:sz w:val="21"/>
        </w:rPr>
        <w:t xml:space="preserve">Irarrazabal </w:t>
      </w:r>
      <w:r w:rsidRPr="00B80A37">
        <w:rPr>
          <w:rFonts w:ascii="Times New Roman" w:hAnsi="Times New Roman"/>
          <w:i/>
          <w:color w:val="000000"/>
          <w:spacing w:val="14"/>
        </w:rPr>
        <w:t xml:space="preserve">et al., </w:t>
      </w:r>
      <w:r w:rsidRPr="00B80A37">
        <w:rPr>
          <w:rFonts w:ascii="Times New Roman" w:hAnsi="Times New Roman"/>
          <w:color w:val="000000"/>
          <w:spacing w:val="14"/>
          <w:sz w:val="21"/>
        </w:rPr>
        <w:t xml:space="preserve">2015) that both the </w:t>
      </w:r>
      <w:r w:rsidRPr="00B80A37">
        <w:rPr>
          <w:rFonts w:ascii="Times New Roman" w:hAnsi="Times New Roman"/>
          <w:color w:val="000000"/>
          <w:spacing w:val="11"/>
          <w:sz w:val="21"/>
        </w:rPr>
        <w:t xml:space="preserve">ad-valorem and the additive costs are separable between the origin country (i) and the </w:t>
      </w:r>
      <w:r w:rsidRPr="00B80A37">
        <w:rPr>
          <w:rFonts w:ascii="Times New Roman" w:hAnsi="Times New Roman"/>
          <w:color w:val="000000"/>
          <w:spacing w:val="17"/>
          <w:sz w:val="21"/>
        </w:rPr>
        <w:t xml:space="preserve">product </w:t>
      </w:r>
      <w:r w:rsidRPr="00B80A37">
        <w:rPr>
          <w:rFonts w:ascii="Times New Roman" w:hAnsi="Times New Roman"/>
          <w:i/>
          <w:color w:val="000000"/>
          <w:spacing w:val="17"/>
        </w:rPr>
        <w:t xml:space="preserve">(s(k)) </w:t>
      </w:r>
      <w:r w:rsidRPr="00B80A37">
        <w:rPr>
          <w:rFonts w:ascii="Times New Roman" w:hAnsi="Times New Roman"/>
          <w:color w:val="000000"/>
          <w:spacing w:val="17"/>
          <w:sz w:val="21"/>
        </w:rPr>
        <w:t xml:space="preserve">dimensions. That is, we relax Equations (3) and (4) to </w:t>
      </w:r>
      <w:del w:id="1017" w:author="David Quin" w:date="2018-12-05T20:58:00Z">
        <w:r w:rsidRPr="00B80A37" w:rsidDel="00E05BF4">
          <w:rPr>
            <w:rFonts w:ascii="Times New Roman" w:hAnsi="Times New Roman"/>
            <w:color w:val="000000"/>
            <w:spacing w:val="17"/>
            <w:sz w:val="21"/>
          </w:rPr>
          <w:delText xml:space="preserve">rather </w:delText>
        </w:r>
      </w:del>
      <w:r w:rsidRPr="00B80A37">
        <w:rPr>
          <w:rFonts w:ascii="Times New Roman" w:hAnsi="Times New Roman"/>
          <w:color w:val="000000"/>
          <w:spacing w:val="17"/>
          <w:sz w:val="21"/>
        </w:rPr>
        <w:t xml:space="preserve">model </w:t>
      </w:r>
      <w:r w:rsidRPr="00B80A37">
        <w:rPr>
          <w:rFonts w:ascii="Times New Roman" w:hAnsi="Times New Roman"/>
          <w:color w:val="000000"/>
          <w:spacing w:val="12"/>
          <w:sz w:val="21"/>
        </w:rPr>
        <w:t>t</w:t>
      </w:r>
      <w:r w:rsidRPr="00B80A37">
        <w:rPr>
          <w:rFonts w:ascii="Times New Roman" w:hAnsi="Times New Roman"/>
          <w:color w:val="000000"/>
          <w:spacing w:val="12"/>
          <w:sz w:val="21"/>
          <w:vertAlign w:val="subscript"/>
        </w:rPr>
        <w:t>is</w:t>
      </w:r>
      <w:r w:rsidRPr="00B80A37">
        <w:rPr>
          <w:rFonts w:ascii="Times New Roman" w:hAnsi="Times New Roman"/>
          <w:color w:val="000000"/>
          <w:spacing w:val="12"/>
          <w:sz w:val="21"/>
        </w:rPr>
        <w:t>(</w:t>
      </w:r>
      <w:r w:rsidRPr="00B80A37">
        <w:rPr>
          <w:rFonts w:ascii="Times New Roman" w:hAnsi="Times New Roman"/>
          <w:color w:val="000000"/>
          <w:spacing w:val="12"/>
          <w:sz w:val="21"/>
          <w:vertAlign w:val="subscript"/>
        </w:rPr>
        <w:t>k</w:t>
      </w:r>
      <w:r w:rsidRPr="00B80A37">
        <w:rPr>
          <w:rFonts w:ascii="Times New Roman" w:hAnsi="Times New Roman"/>
          <w:color w:val="000000"/>
          <w:spacing w:val="12"/>
          <w:sz w:val="21"/>
        </w:rPr>
        <w:t>) and t</w:t>
      </w:r>
      <w:r w:rsidRPr="00B80A37">
        <w:rPr>
          <w:rFonts w:ascii="Times New Roman" w:hAnsi="Times New Roman"/>
          <w:color w:val="000000"/>
          <w:spacing w:val="12"/>
          <w:sz w:val="21"/>
          <w:vertAlign w:val="subscript"/>
        </w:rPr>
        <w:t>is</w:t>
      </w:r>
      <w:r w:rsidRPr="00B80A37">
        <w:rPr>
          <w:rFonts w:ascii="Times New Roman" w:hAnsi="Times New Roman"/>
          <w:color w:val="000000"/>
          <w:spacing w:val="12"/>
          <w:sz w:val="21"/>
        </w:rPr>
        <w:t>(</w:t>
      </w:r>
      <w:r w:rsidRPr="00B80A37">
        <w:rPr>
          <w:rFonts w:ascii="Times New Roman" w:hAnsi="Times New Roman"/>
          <w:color w:val="000000"/>
          <w:spacing w:val="12"/>
          <w:sz w:val="21"/>
          <w:vertAlign w:val="subscript"/>
        </w:rPr>
        <w:t>k</w:t>
      </w:r>
      <w:r w:rsidRPr="00B80A37">
        <w:rPr>
          <w:rFonts w:ascii="Times New Roman" w:hAnsi="Times New Roman"/>
          <w:color w:val="000000"/>
          <w:spacing w:val="12"/>
          <w:sz w:val="21"/>
        </w:rPr>
        <w:t xml:space="preserve">) (on a yearly/transport mode basis). Yet, this comes at the cost of having </w:t>
      </w:r>
      <w:r w:rsidRPr="00B80A37">
        <w:rPr>
          <w:rFonts w:ascii="Times New Roman" w:hAnsi="Times New Roman"/>
          <w:color w:val="000000"/>
          <w:spacing w:val="10"/>
          <w:sz w:val="21"/>
        </w:rPr>
        <w:t xml:space="preserve">to estimate a much larger number of fixed effects (for </w:t>
      </w:r>
      <w:del w:id="1018" w:author="David Quin" w:date="2018-12-05T20:58:00Z">
        <w:r w:rsidRPr="00B80A37" w:rsidDel="00E05BF4">
          <w:rPr>
            <w:rFonts w:ascii="Times New Roman" w:hAnsi="Times New Roman"/>
            <w:color w:val="000000"/>
            <w:spacing w:val="10"/>
            <w:sz w:val="21"/>
          </w:rPr>
          <w:delText>approx</w:delText>
        </w:r>
      </w:del>
      <w:ins w:id="1019" w:author="David Quin" w:date="2018-12-05T20:58:00Z">
        <w:r w:rsidR="00E05BF4" w:rsidRPr="00B80A37">
          <w:rPr>
            <w:rFonts w:ascii="Times New Roman" w:hAnsi="Times New Roman"/>
            <w:color w:val="000000"/>
            <w:spacing w:val="10"/>
            <w:sz w:val="21"/>
          </w:rPr>
          <w:t>approx.</w:t>
        </w:r>
      </w:ins>
      <w:ins w:id="1020" w:author="David Quin" w:date="2018-12-05T20:59:00Z">
        <w:r w:rsidR="00E05BF4" w:rsidRPr="00B80A37">
          <w:rPr>
            <w:rFonts w:ascii="Times New Roman" w:hAnsi="Times New Roman"/>
            <w:color w:val="000000"/>
            <w:spacing w:val="10"/>
            <w:sz w:val="21"/>
          </w:rPr>
          <w:t xml:space="preserve"> </w:t>
        </w:r>
      </w:ins>
      <w:del w:id="1021" w:author="David Quin" w:date="2018-12-05T20:59:00Z">
        <w:r w:rsidRPr="00B80A37" w:rsidDel="00E05BF4">
          <w:rPr>
            <w:rFonts w:ascii="Times New Roman" w:hAnsi="Times New Roman"/>
            <w:color w:val="000000"/>
            <w:spacing w:val="10"/>
            <w:sz w:val="21"/>
          </w:rPr>
          <w:delText xml:space="preserve">imatively </w:delText>
        </w:r>
      </w:del>
      <w:r w:rsidRPr="00B80A37">
        <w:rPr>
          <w:rFonts w:ascii="Times New Roman" w:hAnsi="Times New Roman"/>
          <w:color w:val="000000"/>
          <w:spacing w:val="10"/>
          <w:sz w:val="21"/>
        </w:rPr>
        <w:t xml:space="preserve">200 countries of </w:t>
      </w:r>
      <w:r w:rsidRPr="00B80A37">
        <w:rPr>
          <w:rFonts w:ascii="Times New Roman" w:hAnsi="Times New Roman"/>
          <w:color w:val="000000"/>
          <w:spacing w:val="8"/>
          <w:sz w:val="21"/>
        </w:rPr>
        <w:t xml:space="preserve">origin and 200 sectors at the 3-digit level, this means estimating 40,000 versus 400 fixed </w:t>
      </w:r>
      <w:r w:rsidRPr="00B80A37">
        <w:rPr>
          <w:rFonts w:ascii="Times New Roman" w:hAnsi="Times New Roman"/>
          <w:color w:val="000000"/>
          <w:spacing w:val="11"/>
          <w:sz w:val="21"/>
        </w:rPr>
        <w:t xml:space="preserve">effects, per year and per transport mode), making the estimation (all the more given our </w:t>
      </w:r>
      <w:ins w:id="1022" w:author="David Quin" w:date="2018-12-06T23:23:00Z">
        <w:r w:rsidR="00BE6A71" w:rsidRPr="00BE6A71">
          <w:rPr>
            <w:rFonts w:ascii="Times New Roman" w:hAnsi="Times New Roman"/>
            <w:color w:val="000000"/>
            <w:spacing w:val="14"/>
            <w:sz w:val="21"/>
          </w:rPr>
          <w:t>non-linear</w:t>
        </w:r>
        <w:r w:rsidR="00BE6A71" w:rsidRPr="00BE6A71" w:rsidDel="00BE6A71">
          <w:rPr>
            <w:rFonts w:ascii="Times New Roman" w:hAnsi="Times New Roman"/>
            <w:color w:val="000000"/>
            <w:spacing w:val="14"/>
            <w:sz w:val="21"/>
          </w:rPr>
          <w:t xml:space="preserve"> </w:t>
        </w:r>
      </w:ins>
      <w:del w:id="1023" w:author="David Quin" w:date="2018-12-06T23:23:00Z">
        <w:r w:rsidRPr="00B80A37" w:rsidDel="00BE6A71">
          <w:rPr>
            <w:rFonts w:ascii="Times New Roman" w:hAnsi="Times New Roman"/>
            <w:color w:val="000000"/>
            <w:spacing w:val="14"/>
            <w:sz w:val="21"/>
          </w:rPr>
          <w:delText>non</w:delText>
        </w:r>
      </w:del>
      <w:del w:id="1024" w:author="David Quin" w:date="2018-12-05T20:59:00Z">
        <w:r w:rsidRPr="00B80A37" w:rsidDel="00E05BF4">
          <w:rPr>
            <w:rFonts w:ascii="Times New Roman" w:hAnsi="Times New Roman"/>
            <w:color w:val="000000"/>
            <w:spacing w:val="14"/>
            <w:sz w:val="21"/>
          </w:rPr>
          <w:delText>-</w:delText>
        </w:r>
      </w:del>
      <w:del w:id="1025" w:author="David Quin" w:date="2018-12-06T23:23:00Z">
        <w:r w:rsidRPr="00B80A37" w:rsidDel="00BE6A71">
          <w:rPr>
            <w:rFonts w:ascii="Times New Roman" w:hAnsi="Times New Roman"/>
            <w:color w:val="000000"/>
            <w:spacing w:val="14"/>
            <w:sz w:val="21"/>
          </w:rPr>
          <w:delText xml:space="preserve">linear </w:delText>
        </w:r>
      </w:del>
      <w:r w:rsidRPr="00B80A37">
        <w:rPr>
          <w:rFonts w:ascii="Times New Roman" w:hAnsi="Times New Roman"/>
          <w:color w:val="000000"/>
          <w:spacing w:val="14"/>
          <w:sz w:val="21"/>
        </w:rPr>
        <w:t xml:space="preserve">setting) intractable in practice. This drives us to conduct the analysis on a </w:t>
      </w:r>
      <w:r w:rsidRPr="00B80A37">
        <w:rPr>
          <w:rFonts w:ascii="Times New Roman" w:hAnsi="Times New Roman"/>
          <w:color w:val="000000"/>
          <w:spacing w:val="9"/>
          <w:sz w:val="21"/>
        </w:rPr>
        <w:t xml:space="preserve">sub-sample of trade flows, upon which two estimations are conducted (for every year and </w:t>
      </w:r>
      <w:r w:rsidRPr="00B80A37">
        <w:rPr>
          <w:rFonts w:ascii="Times New Roman" w:hAnsi="Times New Roman"/>
          <w:color w:val="000000"/>
          <w:spacing w:val="10"/>
          <w:sz w:val="21"/>
        </w:rPr>
        <w:t xml:space="preserve">each transport mode): with the separability assumption (Equations (3) and (4) hold, our baseline case) and without. For each year and transport mode, we select the countries (i) </w:t>
      </w:r>
      <w:r w:rsidRPr="00B80A37">
        <w:rPr>
          <w:rFonts w:ascii="Times New Roman" w:hAnsi="Times New Roman"/>
          <w:color w:val="000000"/>
          <w:spacing w:val="9"/>
          <w:sz w:val="21"/>
        </w:rPr>
        <w:t xml:space="preserve">and the products (at the 3-digit level, </w:t>
      </w:r>
      <w:r w:rsidRPr="00B80A37">
        <w:rPr>
          <w:rFonts w:ascii="Times New Roman" w:hAnsi="Times New Roman"/>
          <w:i/>
          <w:color w:val="000000"/>
          <w:spacing w:val="9"/>
          <w:w w:val="105"/>
        </w:rPr>
        <w:t xml:space="preserve">s(k)) </w:t>
      </w:r>
      <w:r w:rsidRPr="00B80A37">
        <w:rPr>
          <w:rFonts w:ascii="Times New Roman" w:hAnsi="Times New Roman"/>
          <w:color w:val="000000"/>
          <w:spacing w:val="9"/>
          <w:sz w:val="21"/>
        </w:rPr>
        <w:t xml:space="preserve">that constitute 80% of the total value of trade flows. Table 2 </w:t>
      </w:r>
      <w:del w:id="1026" w:author="David Quin" w:date="2018-12-05T20:59:00Z">
        <w:r w:rsidRPr="00B80A37" w:rsidDel="00E05BF4">
          <w:rPr>
            <w:rFonts w:ascii="Times New Roman" w:hAnsi="Times New Roman"/>
            <w:color w:val="000000"/>
            <w:spacing w:val="9"/>
            <w:sz w:val="21"/>
          </w:rPr>
          <w:delText xml:space="preserve">reports </w:delText>
        </w:r>
      </w:del>
      <w:ins w:id="1027" w:author="David Quin" w:date="2018-12-05T20:59:00Z">
        <w:r w:rsidR="00E05BF4" w:rsidRPr="00B80A37">
          <w:rPr>
            <w:rFonts w:ascii="Times New Roman" w:hAnsi="Times New Roman"/>
            <w:color w:val="000000"/>
            <w:spacing w:val="9"/>
            <w:sz w:val="21"/>
          </w:rPr>
          <w:t xml:space="preserve">shows </w:t>
        </w:r>
      </w:ins>
      <w:r w:rsidRPr="00B80A37">
        <w:rPr>
          <w:rFonts w:ascii="Times New Roman" w:hAnsi="Times New Roman"/>
          <w:color w:val="000000"/>
          <w:spacing w:val="9"/>
          <w:sz w:val="21"/>
        </w:rPr>
        <w:t xml:space="preserve">a summary of the results, considering the average estimated values </w:t>
      </w:r>
      <w:r w:rsidRPr="00B80A37">
        <w:rPr>
          <w:rFonts w:ascii="Times New Roman" w:hAnsi="Times New Roman"/>
          <w:color w:val="000000"/>
          <w:spacing w:val="12"/>
          <w:sz w:val="21"/>
        </w:rPr>
        <w:t>over the period (by transport mode).</w:t>
      </w:r>
    </w:p>
    <w:p w14:paraId="2465A8ED" w14:textId="08578C82" w:rsidR="003A20D6" w:rsidRPr="00B80A37" w:rsidRDefault="002B38CB">
      <w:pPr>
        <w:spacing w:before="144" w:after="72" w:line="266" w:lineRule="auto"/>
        <w:rPr>
          <w:rFonts w:ascii="Times New Roman" w:hAnsi="Times New Roman"/>
          <w:color w:val="000000"/>
          <w:spacing w:val="8"/>
          <w:sz w:val="21"/>
        </w:rPr>
      </w:pPr>
      <w:r w:rsidRPr="00B80A37">
        <w:rPr>
          <w:rFonts w:ascii="Times New Roman" w:hAnsi="Times New Roman"/>
          <w:color w:val="000000"/>
          <w:spacing w:val="8"/>
          <w:sz w:val="21"/>
        </w:rPr>
        <w:t>Table 2: Robustness to the separability assumption (</w:t>
      </w:r>
      <w:del w:id="1028" w:author="David Quin" w:date="2018-12-05T21:00:00Z">
        <w:r w:rsidRPr="00B80A37" w:rsidDel="00E05BF4">
          <w:rPr>
            <w:rFonts w:ascii="Times New Roman" w:hAnsi="Times New Roman"/>
            <w:color w:val="000000"/>
            <w:spacing w:val="8"/>
            <w:sz w:val="21"/>
          </w:rPr>
          <w:delText xml:space="preserve">Average </w:delText>
        </w:r>
      </w:del>
      <w:ins w:id="1029" w:author="David Quin" w:date="2018-12-05T21:00:00Z">
        <w:r w:rsidR="00E05BF4" w:rsidRPr="00B80A37">
          <w:rPr>
            <w:rFonts w:ascii="Times New Roman" w:hAnsi="Times New Roman"/>
            <w:color w:val="000000"/>
            <w:spacing w:val="8"/>
            <w:sz w:val="21"/>
          </w:rPr>
          <w:t xml:space="preserve">average </w:t>
        </w:r>
      </w:ins>
      <w:r w:rsidRPr="00B80A37">
        <w:rPr>
          <w:rFonts w:ascii="Times New Roman" w:hAnsi="Times New Roman"/>
          <w:color w:val="000000"/>
          <w:spacing w:val="8"/>
          <w:sz w:val="21"/>
        </w:rPr>
        <w:t xml:space="preserve">over the period) </w:t>
      </w:r>
      <w:ins w:id="1030" w:author="David Quin" w:date="2018-12-05T21:00:00Z">
        <w:r w:rsidR="00E05BF4" w:rsidRPr="00B80A37">
          <w:rPr>
            <w:rFonts w:ascii="Times New Roman" w:hAnsi="Times New Roman"/>
            <w:color w:val="000000"/>
            <w:spacing w:val="8"/>
            <w:sz w:val="21"/>
          </w:rPr>
          <w:t xml:space="preserve">– </w:t>
        </w:r>
      </w:ins>
      <w:del w:id="1031" w:author="David Quin" w:date="2018-12-05T21:00:00Z">
        <w:r w:rsidRPr="00B80A37" w:rsidDel="00E05BF4">
          <w:rPr>
            <w:rFonts w:ascii="Times New Roman" w:hAnsi="Times New Roman"/>
            <w:color w:val="000000"/>
            <w:spacing w:val="8"/>
            <w:sz w:val="21"/>
          </w:rPr>
          <w:delText xml:space="preserve">- </w:delText>
        </w:r>
      </w:del>
      <w:r w:rsidRPr="00B80A37">
        <w:rPr>
          <w:rFonts w:ascii="Times New Roman" w:hAnsi="Times New Roman"/>
          <w:color w:val="000000"/>
          <w:spacing w:val="8"/>
          <w:sz w:val="21"/>
        </w:rPr>
        <w:t xml:space="preserve">restricted </w:t>
      </w:r>
      <w:r w:rsidRPr="00B80A37">
        <w:rPr>
          <w:rFonts w:ascii="Times New Roman" w:hAnsi="Times New Roman"/>
          <w:color w:val="000000"/>
          <w:sz w:val="21"/>
        </w:rPr>
        <w:t>sample</w:t>
      </w:r>
    </w:p>
    <w:p w14:paraId="6B0E42A5" w14:textId="77777777" w:rsidR="003A20D6" w:rsidRPr="00B80A37" w:rsidRDefault="005E1B5A">
      <w:pPr>
        <w:spacing w:before="36" w:line="268" w:lineRule="auto"/>
        <w:jc w:val="center"/>
        <w:rPr>
          <w:rFonts w:ascii="Times New Roman" w:hAnsi="Times New Roman"/>
          <w:color w:val="000000"/>
          <w:spacing w:val="6"/>
          <w:sz w:val="21"/>
        </w:rPr>
      </w:pPr>
      <w:r w:rsidRPr="00B80A37">
        <w:rPr>
          <w:noProof/>
        </w:rPr>
        <mc:AlternateContent>
          <mc:Choice Requires="wps">
            <w:drawing>
              <wp:anchor distT="0" distB="0" distL="114300" distR="114300" simplePos="0" relativeHeight="251454976" behindDoc="0" locked="0" layoutInCell="1" allowOverlap="1" wp14:anchorId="36376B98" wp14:editId="375B4FB9">
                <wp:simplePos x="0" y="0"/>
                <wp:positionH relativeFrom="column">
                  <wp:posOffset>487680</wp:posOffset>
                </wp:positionH>
                <wp:positionV relativeFrom="paragraph">
                  <wp:posOffset>15875</wp:posOffset>
                </wp:positionV>
                <wp:extent cx="4438015" cy="0"/>
                <wp:effectExtent l="0" t="12700" r="6985" b="0"/>
                <wp:wrapNone/>
                <wp:docPr id="747"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38015"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3E40F" id="Line 729"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5pt" to="387.8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7fJEAIAACIEAAAOAAAAZHJzL2Uyb0RvYy54bWysU8uu0zAQ3SPxD5b3bZLe3D6ipleoadkU&#13;&#10;qHThA1zbaSz8ku02rRD/zth9QGGDEFk4Y8/M8Tkz4/nLSUl05M4Lo2tcDHOMuKaGCb2v8ZfP68EU&#13;&#10;Ix+IZkQazWt85h6/LN6+mfe24iPTGcm4QwCifdXbGnch2CrLPO24In5oLNfgbI1TJMDW7TPmSA/o&#13;&#10;SmajPB9nvXHMOkO593DaXJx4kfDbltPwqW09D0jWGLiFtLq07uKaLeak2jtiO0GvNMg/sFBEaLj0&#13;&#10;DtWQQNDBiT+glKDOeNOGITUqM20rKE8aQE2R/6bmtSOWJy1QHG/vZfL/D5Z+PG4dEqzGk3KCkSYK&#13;&#10;mrQRmqPJaBar01tfQdBSb13UR0/61W4M/erBlz0448ZbQNv1HwwDGHIIJhXl1DoVk0EuOqXan++1&#13;&#10;56eAKByW5dM0L54xojdfRqpbonU+vOdGoWjUWAK/BEyOGx8iEVLdQuI92qyFlKm1UqO+xqPZtIzQ&#13;&#10;yoJQtpMp2RspWAyMKd7td0vp0JHEQUlfVA/AD2HOHDRLwB0nbHW1AxHyYkO81BEPZAG1q3WZhG+z&#13;&#10;fLaarqbloByNV4Myb5rBu/WyHIzXxeS5eWqWy6b4HqkVZdUJxriO7G5TWZR/1/Xr+7jM030u7yXJ&#13;&#10;HtGTRCB7+yfSqa+xlZf27ww7b12sRmwxDGIKvj6aOOm/7lPUz6e9+AEAAP//AwBQSwMEFAAGAAgA&#13;&#10;AAAhAD6B357dAAAACwEAAA8AAABkcnMvZG93bnJldi54bWxMj8FOwzAQRO9I/IO1SNyo00ptUBqn&#13;&#10;AiqOCLXA3YmXJGCvU9tpwt+zcIHLSqPRzL4pd7Oz4owh9p4ULBcZCKTGm55aBa8vjze3IGLSZLT1&#13;&#10;hAq+MMKuurwodWH8RAc8H1MruIRioRV0KQ2FlLHp0Om48AMSe+8+OJ1YhlaaoCcud1ausmwjne6J&#13;&#10;P3R6wIcOm8/j6BTU2dvy/nR4duGptSNNp/2U6g+lrq/m/ZbP3RZEwjn9JeBnA/NDxWC1H8lEYRXk&#13;&#10;G8ZPClZrEGzn+ToHUf9qWZXy/4bqGwAA//8DAFBLAQItABQABgAIAAAAIQC2gziS/gAAAOEBAAAT&#13;&#10;AAAAAAAAAAAAAAAAAAAAAABbQ29udGVudF9UeXBlc10ueG1sUEsBAi0AFAAGAAgAAAAhADj9If/W&#13;&#10;AAAAlAEAAAsAAAAAAAAAAAAAAAAALwEAAF9yZWxzLy5yZWxzUEsBAi0AFAAGAAgAAAAhAGfjt8kQ&#13;&#10;AgAAIgQAAA4AAAAAAAAAAAAAAAAALgIAAGRycy9lMm9Eb2MueG1sUEsBAi0AFAAGAAgAAAAhAD6B&#13;&#10;357dAAAACwEAAA8AAAAAAAAAAAAAAAAAagQAAGRycy9kb3ducmV2LnhtbFBLBQYAAAAABAAEAPMA&#13;&#10;AAB0BQAAAAA=&#13;&#10;" strokeweight="2.35pt">
                <v:stroke linestyle="thinThin"/>
                <o:lock v:ext="edit" shapetype="f"/>
              </v:line>
            </w:pict>
          </mc:Fallback>
        </mc:AlternateContent>
      </w:r>
      <w:r w:rsidR="002B38CB" w:rsidRPr="00B80A37">
        <w:rPr>
          <w:rFonts w:ascii="Times New Roman" w:hAnsi="Times New Roman"/>
          <w:color w:val="000000"/>
          <w:spacing w:val="6"/>
          <w:sz w:val="21"/>
        </w:rPr>
        <w:t xml:space="preserve">Mean value over 1974-2013 </w:t>
      </w:r>
      <w:r w:rsidR="002B38CB" w:rsidRPr="00B80A37">
        <w:rPr>
          <w:rFonts w:ascii="Times New Roman" w:hAnsi="Times New Roman"/>
          <w:color w:val="000000"/>
          <w:spacing w:val="6"/>
          <w:sz w:val="21"/>
        </w:rPr>
        <w:br/>
      </w:r>
      <w:r w:rsidR="002B38CB" w:rsidRPr="00B80A37">
        <w:rPr>
          <w:rFonts w:ascii="Times New Roman" w:hAnsi="Times New Roman"/>
          <w:color w:val="000000"/>
          <w:sz w:val="21"/>
        </w:rPr>
        <w:t>3 digits</w:t>
      </w:r>
    </w:p>
    <w:tbl>
      <w:tblPr>
        <w:tblW w:w="0" w:type="auto"/>
        <w:tblInd w:w="756" w:type="dxa"/>
        <w:tblLayout w:type="fixed"/>
        <w:tblCellMar>
          <w:left w:w="0" w:type="dxa"/>
          <w:right w:w="0" w:type="dxa"/>
        </w:tblCellMar>
        <w:tblLook w:val="0000" w:firstRow="0" w:lastRow="0" w:firstColumn="0" w:lastColumn="0" w:noHBand="0" w:noVBand="0"/>
      </w:tblPr>
      <w:tblGrid>
        <w:gridCol w:w="1852"/>
        <w:gridCol w:w="950"/>
        <w:gridCol w:w="1570"/>
        <w:gridCol w:w="982"/>
        <w:gridCol w:w="1677"/>
      </w:tblGrid>
      <w:tr w:rsidR="003A20D6" w:rsidRPr="00B80A37" w14:paraId="1C314B4E" w14:textId="77777777">
        <w:trPr>
          <w:trHeight w:hRule="exact" w:val="281"/>
        </w:trPr>
        <w:tc>
          <w:tcPr>
            <w:tcW w:w="1852" w:type="dxa"/>
            <w:tcBorders>
              <w:top w:val="double" w:sz="9" w:space="0" w:color="000000"/>
              <w:left w:val="none" w:sz="0" w:space="0" w:color="000000"/>
              <w:bottom w:val="single" w:sz="2" w:space="0" w:color="000000"/>
              <w:right w:val="none" w:sz="0" w:space="0" w:color="000000"/>
            </w:tcBorders>
            <w:vAlign w:val="center"/>
          </w:tcPr>
          <w:p w14:paraId="1D1F96C6"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Mode</w:t>
            </w:r>
          </w:p>
        </w:tc>
        <w:tc>
          <w:tcPr>
            <w:tcW w:w="950" w:type="dxa"/>
            <w:tcBorders>
              <w:top w:val="double" w:sz="9" w:space="0" w:color="000000"/>
              <w:left w:val="none" w:sz="0" w:space="0" w:color="000000"/>
              <w:bottom w:val="single" w:sz="2" w:space="0" w:color="000000"/>
              <w:right w:val="none" w:sz="0" w:space="0" w:color="000000"/>
            </w:tcBorders>
          </w:tcPr>
          <w:p w14:paraId="5FE7F3E2" w14:textId="77777777" w:rsidR="003A20D6" w:rsidRPr="00B80A37" w:rsidRDefault="003A20D6">
            <w:pPr>
              <w:rPr>
                <w:rFonts w:ascii="Times New Roman" w:hAnsi="Times New Roman"/>
                <w:color w:val="000000"/>
                <w:sz w:val="20"/>
              </w:rPr>
            </w:pPr>
          </w:p>
        </w:tc>
        <w:tc>
          <w:tcPr>
            <w:tcW w:w="1570" w:type="dxa"/>
            <w:tcBorders>
              <w:top w:val="double" w:sz="9" w:space="0" w:color="000000"/>
              <w:left w:val="none" w:sz="0" w:space="0" w:color="000000"/>
              <w:bottom w:val="single" w:sz="2" w:space="0" w:color="000000"/>
              <w:right w:val="single" w:sz="2" w:space="0" w:color="000000"/>
            </w:tcBorders>
            <w:vAlign w:val="center"/>
          </w:tcPr>
          <w:p w14:paraId="608409A7" w14:textId="77777777" w:rsidR="003A20D6" w:rsidRPr="00B80A37" w:rsidRDefault="002B38CB">
            <w:pPr>
              <w:ind w:left="126"/>
              <w:rPr>
                <w:rFonts w:ascii="Times New Roman" w:hAnsi="Times New Roman"/>
                <w:color w:val="000000"/>
                <w:sz w:val="21"/>
              </w:rPr>
            </w:pPr>
            <w:r w:rsidRPr="00B80A37">
              <w:rPr>
                <w:rFonts w:ascii="Times New Roman" w:hAnsi="Times New Roman"/>
                <w:color w:val="000000"/>
                <w:sz w:val="21"/>
              </w:rPr>
              <w:t>Air</w:t>
            </w:r>
          </w:p>
        </w:tc>
        <w:tc>
          <w:tcPr>
            <w:tcW w:w="982" w:type="dxa"/>
            <w:tcBorders>
              <w:top w:val="double" w:sz="9" w:space="0" w:color="000000"/>
              <w:left w:val="single" w:sz="2" w:space="0" w:color="000000"/>
              <w:bottom w:val="single" w:sz="2" w:space="0" w:color="000000"/>
              <w:right w:val="none" w:sz="0" w:space="0" w:color="000000"/>
            </w:tcBorders>
          </w:tcPr>
          <w:p w14:paraId="447342BB" w14:textId="77777777" w:rsidR="003A20D6" w:rsidRPr="00B80A37" w:rsidRDefault="003A20D6">
            <w:pPr>
              <w:rPr>
                <w:rFonts w:ascii="Times New Roman" w:hAnsi="Times New Roman"/>
                <w:color w:val="000000"/>
                <w:sz w:val="20"/>
              </w:rPr>
            </w:pPr>
          </w:p>
        </w:tc>
        <w:tc>
          <w:tcPr>
            <w:tcW w:w="1677" w:type="dxa"/>
            <w:tcBorders>
              <w:top w:val="double" w:sz="9" w:space="0" w:color="000000"/>
              <w:left w:val="none" w:sz="0" w:space="0" w:color="000000"/>
              <w:bottom w:val="single" w:sz="2" w:space="0" w:color="000000"/>
              <w:right w:val="none" w:sz="0" w:space="0" w:color="000000"/>
            </w:tcBorders>
            <w:vAlign w:val="center"/>
          </w:tcPr>
          <w:p w14:paraId="14D3CB77" w14:textId="77777777" w:rsidR="003A20D6" w:rsidRPr="00B80A37" w:rsidRDefault="002B38CB">
            <w:pPr>
              <w:ind w:left="47"/>
              <w:rPr>
                <w:rFonts w:ascii="Times New Roman" w:hAnsi="Times New Roman"/>
                <w:color w:val="000000"/>
                <w:sz w:val="21"/>
              </w:rPr>
            </w:pPr>
            <w:r w:rsidRPr="00B80A37">
              <w:rPr>
                <w:rFonts w:ascii="Times New Roman" w:hAnsi="Times New Roman"/>
                <w:color w:val="000000"/>
                <w:sz w:val="21"/>
              </w:rPr>
              <w:t>Vessel</w:t>
            </w:r>
          </w:p>
        </w:tc>
      </w:tr>
      <w:tr w:rsidR="003A20D6" w:rsidRPr="00B80A37" w14:paraId="07D3207D" w14:textId="77777777">
        <w:trPr>
          <w:trHeight w:hRule="exact" w:val="281"/>
        </w:trPr>
        <w:tc>
          <w:tcPr>
            <w:tcW w:w="1852" w:type="dxa"/>
            <w:tcBorders>
              <w:top w:val="single" w:sz="2" w:space="0" w:color="000000"/>
              <w:left w:val="none" w:sz="0" w:space="0" w:color="000000"/>
              <w:bottom w:val="single" w:sz="2" w:space="0" w:color="000000"/>
              <w:right w:val="none" w:sz="0" w:space="0" w:color="000000"/>
            </w:tcBorders>
            <w:vAlign w:val="center"/>
          </w:tcPr>
          <w:p w14:paraId="2A22B638" w14:textId="77777777" w:rsidR="003A20D6" w:rsidRPr="00B80A37" w:rsidRDefault="002B38CB">
            <w:pPr>
              <w:ind w:left="138"/>
              <w:rPr>
                <w:rFonts w:ascii="Times New Roman" w:hAnsi="Times New Roman"/>
                <w:color w:val="000000"/>
                <w:spacing w:val="8"/>
                <w:sz w:val="21"/>
              </w:rPr>
            </w:pPr>
            <w:r w:rsidRPr="00B80A37">
              <w:rPr>
                <w:rFonts w:ascii="Times New Roman" w:hAnsi="Times New Roman"/>
                <w:color w:val="000000"/>
                <w:spacing w:val="8"/>
                <w:sz w:val="21"/>
              </w:rPr>
              <w:t>Separability</w:t>
            </w:r>
          </w:p>
        </w:tc>
        <w:tc>
          <w:tcPr>
            <w:tcW w:w="950" w:type="dxa"/>
            <w:tcBorders>
              <w:top w:val="single" w:sz="2" w:space="0" w:color="000000"/>
              <w:left w:val="none" w:sz="0" w:space="0" w:color="000000"/>
              <w:bottom w:val="single" w:sz="2" w:space="0" w:color="000000"/>
              <w:right w:val="none" w:sz="0" w:space="0" w:color="000000"/>
            </w:tcBorders>
            <w:vAlign w:val="center"/>
          </w:tcPr>
          <w:p w14:paraId="10B555BE"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No</w:t>
            </w:r>
          </w:p>
        </w:tc>
        <w:tc>
          <w:tcPr>
            <w:tcW w:w="1570" w:type="dxa"/>
            <w:tcBorders>
              <w:top w:val="single" w:sz="2" w:space="0" w:color="000000"/>
              <w:left w:val="none" w:sz="0" w:space="0" w:color="000000"/>
              <w:bottom w:val="single" w:sz="2" w:space="0" w:color="000000"/>
              <w:right w:val="single" w:sz="2" w:space="0" w:color="000000"/>
            </w:tcBorders>
            <w:vAlign w:val="center"/>
          </w:tcPr>
          <w:p w14:paraId="17A713DF" w14:textId="77777777" w:rsidR="003A20D6" w:rsidRPr="00B80A37" w:rsidRDefault="002B38CB">
            <w:pPr>
              <w:ind w:left="126"/>
              <w:rPr>
                <w:rFonts w:ascii="Times New Roman" w:hAnsi="Times New Roman"/>
                <w:color w:val="000000"/>
                <w:spacing w:val="6"/>
                <w:sz w:val="21"/>
              </w:rPr>
            </w:pPr>
            <w:r w:rsidRPr="00B80A37">
              <w:rPr>
                <w:rFonts w:ascii="Times New Roman" w:hAnsi="Times New Roman"/>
                <w:color w:val="000000"/>
                <w:spacing w:val="6"/>
                <w:sz w:val="21"/>
              </w:rPr>
              <w:t>Yes (baseline)</w:t>
            </w:r>
          </w:p>
        </w:tc>
        <w:tc>
          <w:tcPr>
            <w:tcW w:w="982" w:type="dxa"/>
            <w:tcBorders>
              <w:top w:val="single" w:sz="2" w:space="0" w:color="000000"/>
              <w:left w:val="single" w:sz="2" w:space="0" w:color="000000"/>
              <w:bottom w:val="single" w:sz="2" w:space="0" w:color="000000"/>
              <w:right w:val="none" w:sz="0" w:space="0" w:color="000000"/>
            </w:tcBorders>
            <w:vAlign w:val="center"/>
          </w:tcPr>
          <w:p w14:paraId="7FB20E2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No</w:t>
            </w:r>
          </w:p>
        </w:tc>
        <w:tc>
          <w:tcPr>
            <w:tcW w:w="1677" w:type="dxa"/>
            <w:tcBorders>
              <w:top w:val="single" w:sz="2" w:space="0" w:color="000000"/>
              <w:left w:val="none" w:sz="0" w:space="0" w:color="000000"/>
              <w:bottom w:val="single" w:sz="2" w:space="0" w:color="000000"/>
              <w:right w:val="none" w:sz="0" w:space="0" w:color="000000"/>
            </w:tcBorders>
            <w:vAlign w:val="center"/>
          </w:tcPr>
          <w:p w14:paraId="6CD6CF14" w14:textId="77777777" w:rsidR="003A20D6" w:rsidRPr="00B80A37" w:rsidRDefault="002B38CB">
            <w:pPr>
              <w:ind w:right="175"/>
              <w:jc w:val="right"/>
              <w:rPr>
                <w:rFonts w:ascii="Times New Roman" w:hAnsi="Times New Roman"/>
                <w:color w:val="000000"/>
                <w:spacing w:val="6"/>
                <w:sz w:val="21"/>
              </w:rPr>
            </w:pPr>
            <w:r w:rsidRPr="00B80A37">
              <w:rPr>
                <w:rFonts w:ascii="Times New Roman" w:hAnsi="Times New Roman"/>
                <w:color w:val="000000"/>
                <w:spacing w:val="6"/>
                <w:sz w:val="21"/>
              </w:rPr>
              <w:t>Yes (baseline)</w:t>
            </w:r>
          </w:p>
        </w:tc>
      </w:tr>
      <w:tr w:rsidR="003A20D6" w:rsidRPr="00B80A37" w14:paraId="2143EBEC" w14:textId="77777777">
        <w:trPr>
          <w:trHeight w:hRule="exact" w:val="262"/>
        </w:trPr>
        <w:tc>
          <w:tcPr>
            <w:tcW w:w="2802" w:type="dxa"/>
            <w:gridSpan w:val="2"/>
            <w:tcBorders>
              <w:top w:val="single" w:sz="2" w:space="0" w:color="000000"/>
              <w:left w:val="none" w:sz="0" w:space="0" w:color="000000"/>
              <w:bottom w:val="none" w:sz="0" w:space="0" w:color="000000"/>
              <w:right w:val="none" w:sz="0" w:space="0" w:color="000000"/>
            </w:tcBorders>
            <w:vAlign w:val="center"/>
          </w:tcPr>
          <w:p w14:paraId="49921661"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Additive term (tll</w:t>
            </w:r>
            <w:r w:rsidRPr="00B80A37">
              <w:rPr>
                <w:rFonts w:ascii="Times New Roman" w:hAnsi="Times New Roman"/>
                <w:i/>
                <w:color w:val="000000"/>
                <w:spacing w:val="6"/>
                <w:vertAlign w:val="superscript"/>
              </w:rPr>
              <w:t>-</w:t>
            </w:r>
            <w:r w:rsidRPr="00B80A37">
              <w:rPr>
                <w:rFonts w:ascii="Times New Roman" w:hAnsi="Times New Roman"/>
                <w:i/>
                <w:color w:val="000000"/>
                <w:spacing w:val="6"/>
              </w:rPr>
              <w:t xml:space="preserve">5. </w:t>
            </w:r>
            <w:r w:rsidRPr="00B80A37">
              <w:rPr>
                <w:rFonts w:ascii="Times New Roman" w:hAnsi="Times New Roman"/>
                <w:color w:val="000000"/>
                <w:spacing w:val="6"/>
                <w:sz w:val="21"/>
              </w:rPr>
              <w:t>in %)</w:t>
            </w:r>
          </w:p>
        </w:tc>
        <w:tc>
          <w:tcPr>
            <w:tcW w:w="1570" w:type="dxa"/>
            <w:tcBorders>
              <w:top w:val="single" w:sz="2" w:space="0" w:color="000000"/>
              <w:left w:val="none" w:sz="0" w:space="0" w:color="000000"/>
              <w:bottom w:val="none" w:sz="0" w:space="0" w:color="000000"/>
              <w:right w:val="single" w:sz="2" w:space="0" w:color="000000"/>
            </w:tcBorders>
          </w:tcPr>
          <w:p w14:paraId="04715F35"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0C5E312D"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14913250" w14:textId="77777777" w:rsidR="003A20D6" w:rsidRPr="00B80A37" w:rsidRDefault="003A20D6">
            <w:pPr>
              <w:rPr>
                <w:rFonts w:ascii="Times New Roman" w:hAnsi="Times New Roman"/>
                <w:color w:val="000000"/>
                <w:sz w:val="20"/>
              </w:rPr>
            </w:pPr>
          </w:p>
        </w:tc>
      </w:tr>
      <w:tr w:rsidR="003A20D6" w:rsidRPr="00B80A37" w14:paraId="1983A38F" w14:textId="77777777">
        <w:trPr>
          <w:trHeight w:hRule="exact" w:val="267"/>
        </w:trPr>
        <w:tc>
          <w:tcPr>
            <w:tcW w:w="1852" w:type="dxa"/>
            <w:tcBorders>
              <w:top w:val="none" w:sz="0" w:space="0" w:color="000000"/>
              <w:left w:val="none" w:sz="0" w:space="0" w:color="000000"/>
              <w:bottom w:val="none" w:sz="0" w:space="0" w:color="000000"/>
              <w:right w:val="none" w:sz="0" w:space="0" w:color="000000"/>
            </w:tcBorders>
            <w:vAlign w:val="center"/>
          </w:tcPr>
          <w:p w14:paraId="45BE93CD"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3B38FBDC"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1.76</w:t>
            </w:r>
          </w:p>
        </w:tc>
        <w:tc>
          <w:tcPr>
            <w:tcW w:w="1570" w:type="dxa"/>
            <w:tcBorders>
              <w:top w:val="none" w:sz="0" w:space="0" w:color="000000"/>
              <w:left w:val="none" w:sz="0" w:space="0" w:color="000000"/>
              <w:bottom w:val="none" w:sz="0" w:space="0" w:color="000000"/>
              <w:right w:val="single" w:sz="2" w:space="0" w:color="000000"/>
            </w:tcBorders>
            <w:vAlign w:val="center"/>
          </w:tcPr>
          <w:p w14:paraId="1422FF57"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1.96</w:t>
            </w:r>
          </w:p>
        </w:tc>
        <w:tc>
          <w:tcPr>
            <w:tcW w:w="982" w:type="dxa"/>
            <w:tcBorders>
              <w:top w:val="none" w:sz="0" w:space="0" w:color="000000"/>
              <w:left w:val="single" w:sz="2" w:space="0" w:color="000000"/>
              <w:bottom w:val="none" w:sz="0" w:space="0" w:color="000000"/>
              <w:right w:val="none" w:sz="0" w:space="0" w:color="000000"/>
            </w:tcBorders>
            <w:vAlign w:val="center"/>
          </w:tcPr>
          <w:p w14:paraId="1DAA6CF9"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2.61</w:t>
            </w:r>
          </w:p>
        </w:tc>
        <w:tc>
          <w:tcPr>
            <w:tcW w:w="1677" w:type="dxa"/>
            <w:tcBorders>
              <w:top w:val="none" w:sz="0" w:space="0" w:color="000000"/>
              <w:left w:val="none" w:sz="0" w:space="0" w:color="000000"/>
              <w:bottom w:val="none" w:sz="0" w:space="0" w:color="000000"/>
              <w:right w:val="none" w:sz="0" w:space="0" w:color="000000"/>
            </w:tcBorders>
            <w:vAlign w:val="center"/>
          </w:tcPr>
          <w:p w14:paraId="2E23410F"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2.99</w:t>
            </w:r>
          </w:p>
        </w:tc>
      </w:tr>
      <w:tr w:rsidR="003A20D6" w:rsidRPr="00B80A37" w14:paraId="27FA4EDC"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6A2666E2"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5E45E64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0.65</w:t>
            </w:r>
          </w:p>
        </w:tc>
        <w:tc>
          <w:tcPr>
            <w:tcW w:w="1570" w:type="dxa"/>
            <w:tcBorders>
              <w:top w:val="none" w:sz="0" w:space="0" w:color="000000"/>
              <w:left w:val="none" w:sz="0" w:space="0" w:color="000000"/>
              <w:bottom w:val="single" w:sz="2" w:space="0" w:color="000000"/>
              <w:right w:val="single" w:sz="2" w:space="0" w:color="000000"/>
            </w:tcBorders>
            <w:vAlign w:val="center"/>
          </w:tcPr>
          <w:p w14:paraId="3AA1485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0.84</w:t>
            </w:r>
          </w:p>
        </w:tc>
        <w:tc>
          <w:tcPr>
            <w:tcW w:w="982" w:type="dxa"/>
            <w:tcBorders>
              <w:top w:val="none" w:sz="0" w:space="0" w:color="000000"/>
              <w:left w:val="single" w:sz="2" w:space="0" w:color="000000"/>
              <w:bottom w:val="single" w:sz="2" w:space="0" w:color="000000"/>
              <w:right w:val="none" w:sz="0" w:space="0" w:color="000000"/>
            </w:tcBorders>
            <w:vAlign w:val="center"/>
          </w:tcPr>
          <w:p w14:paraId="586194D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1.83</w:t>
            </w:r>
          </w:p>
        </w:tc>
        <w:tc>
          <w:tcPr>
            <w:tcW w:w="1677" w:type="dxa"/>
            <w:tcBorders>
              <w:top w:val="none" w:sz="0" w:space="0" w:color="000000"/>
              <w:left w:val="none" w:sz="0" w:space="0" w:color="000000"/>
              <w:bottom w:val="single" w:sz="2" w:space="0" w:color="000000"/>
              <w:right w:val="none" w:sz="0" w:space="0" w:color="000000"/>
            </w:tcBorders>
            <w:vAlign w:val="center"/>
          </w:tcPr>
          <w:p w14:paraId="3298B8E7"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2.23</w:t>
            </w:r>
          </w:p>
        </w:tc>
      </w:tr>
      <w:tr w:rsidR="003A20D6" w:rsidRPr="00B80A37" w14:paraId="45BB20BB" w14:textId="77777777">
        <w:trPr>
          <w:trHeight w:hRule="exact" w:val="255"/>
        </w:trPr>
        <w:tc>
          <w:tcPr>
            <w:tcW w:w="2802" w:type="dxa"/>
            <w:gridSpan w:val="2"/>
            <w:tcBorders>
              <w:top w:val="single" w:sz="2" w:space="0" w:color="000000"/>
              <w:left w:val="none" w:sz="0" w:space="0" w:color="000000"/>
              <w:bottom w:val="none" w:sz="0" w:space="0" w:color="000000"/>
              <w:right w:val="none" w:sz="0" w:space="0" w:color="000000"/>
            </w:tcBorders>
            <w:vAlign w:val="center"/>
          </w:tcPr>
          <w:p w14:paraId="48B018B3" w14:textId="77777777" w:rsidR="003A20D6" w:rsidRPr="00B80A37" w:rsidRDefault="002B38CB">
            <w:pPr>
              <w:ind w:left="138"/>
              <w:rPr>
                <w:rFonts w:ascii="Times New Roman" w:hAnsi="Times New Roman"/>
                <w:i/>
                <w:color w:val="000000"/>
                <w:spacing w:val="8"/>
              </w:rPr>
            </w:pPr>
            <w:r w:rsidRPr="00B80A37">
              <w:rPr>
                <w:rFonts w:ascii="Times New Roman" w:hAnsi="Times New Roman"/>
                <w:i/>
                <w:color w:val="000000"/>
                <w:spacing w:val="8"/>
              </w:rPr>
              <w:t>Ad</w:t>
            </w:r>
            <w:r w:rsidRPr="00B80A37">
              <w:rPr>
                <w:rFonts w:ascii="Times New Roman" w:hAnsi="Times New Roman"/>
                <w:i/>
                <w:color w:val="000000"/>
                <w:spacing w:val="8"/>
                <w:sz w:val="6"/>
              </w:rPr>
              <w:t>-</w:t>
            </w:r>
            <w:r w:rsidRPr="00B80A37">
              <w:rPr>
                <w:rFonts w:ascii="Times New Roman" w:hAnsi="Times New Roman"/>
                <w:i/>
                <w:color w:val="000000"/>
                <w:spacing w:val="8"/>
              </w:rPr>
              <w:t xml:space="preserve">valorem term (F, </w:t>
            </w:r>
            <w:r w:rsidRPr="00B80A37">
              <w:rPr>
                <w:rFonts w:ascii="Times New Roman" w:hAnsi="Times New Roman"/>
                <w:color w:val="000000"/>
                <w:spacing w:val="8"/>
                <w:sz w:val="21"/>
              </w:rPr>
              <w:t>in %)</w:t>
            </w:r>
          </w:p>
        </w:tc>
        <w:tc>
          <w:tcPr>
            <w:tcW w:w="1570" w:type="dxa"/>
            <w:tcBorders>
              <w:top w:val="single" w:sz="2" w:space="0" w:color="000000"/>
              <w:left w:val="none" w:sz="0" w:space="0" w:color="000000"/>
              <w:bottom w:val="none" w:sz="0" w:space="0" w:color="000000"/>
              <w:right w:val="single" w:sz="2" w:space="0" w:color="000000"/>
            </w:tcBorders>
          </w:tcPr>
          <w:p w14:paraId="26B06F82"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59B297F4"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337C61A7" w14:textId="77777777" w:rsidR="003A20D6" w:rsidRPr="00B80A37" w:rsidRDefault="003A20D6">
            <w:pPr>
              <w:rPr>
                <w:rFonts w:ascii="Times New Roman" w:hAnsi="Times New Roman"/>
                <w:color w:val="000000"/>
                <w:sz w:val="20"/>
              </w:rPr>
            </w:pPr>
          </w:p>
        </w:tc>
      </w:tr>
      <w:tr w:rsidR="003A20D6" w:rsidRPr="00B80A37" w14:paraId="1C18D096" w14:textId="77777777">
        <w:trPr>
          <w:trHeight w:hRule="exact" w:val="267"/>
        </w:trPr>
        <w:tc>
          <w:tcPr>
            <w:tcW w:w="1852" w:type="dxa"/>
            <w:tcBorders>
              <w:top w:val="none" w:sz="0" w:space="0" w:color="000000"/>
              <w:left w:val="none" w:sz="0" w:space="0" w:color="000000"/>
              <w:bottom w:val="none" w:sz="0" w:space="0" w:color="000000"/>
              <w:right w:val="none" w:sz="0" w:space="0" w:color="000000"/>
            </w:tcBorders>
            <w:vAlign w:val="center"/>
          </w:tcPr>
          <w:p w14:paraId="36E37057"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4E597B3E"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1.04</w:t>
            </w:r>
          </w:p>
        </w:tc>
        <w:tc>
          <w:tcPr>
            <w:tcW w:w="1570" w:type="dxa"/>
            <w:tcBorders>
              <w:top w:val="none" w:sz="0" w:space="0" w:color="000000"/>
              <w:left w:val="none" w:sz="0" w:space="0" w:color="000000"/>
              <w:bottom w:val="none" w:sz="0" w:space="0" w:color="000000"/>
              <w:right w:val="single" w:sz="2" w:space="0" w:color="000000"/>
            </w:tcBorders>
            <w:vAlign w:val="center"/>
          </w:tcPr>
          <w:p w14:paraId="59D9D7D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0.94</w:t>
            </w:r>
          </w:p>
        </w:tc>
        <w:tc>
          <w:tcPr>
            <w:tcW w:w="982" w:type="dxa"/>
            <w:tcBorders>
              <w:top w:val="none" w:sz="0" w:space="0" w:color="000000"/>
              <w:left w:val="single" w:sz="2" w:space="0" w:color="000000"/>
              <w:bottom w:val="none" w:sz="0" w:space="0" w:color="000000"/>
              <w:right w:val="none" w:sz="0" w:space="0" w:color="000000"/>
            </w:tcBorders>
            <w:vAlign w:val="center"/>
          </w:tcPr>
          <w:p w14:paraId="153AE0B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2.43</w:t>
            </w:r>
          </w:p>
        </w:tc>
        <w:tc>
          <w:tcPr>
            <w:tcW w:w="1677" w:type="dxa"/>
            <w:tcBorders>
              <w:top w:val="none" w:sz="0" w:space="0" w:color="000000"/>
              <w:left w:val="none" w:sz="0" w:space="0" w:color="000000"/>
              <w:bottom w:val="none" w:sz="0" w:space="0" w:color="000000"/>
              <w:right w:val="none" w:sz="0" w:space="0" w:color="000000"/>
            </w:tcBorders>
            <w:vAlign w:val="center"/>
          </w:tcPr>
          <w:p w14:paraId="0ECAFB56"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2.40</w:t>
            </w:r>
          </w:p>
        </w:tc>
      </w:tr>
      <w:tr w:rsidR="003A20D6" w:rsidRPr="00B80A37" w14:paraId="20D54E05" w14:textId="77777777">
        <w:trPr>
          <w:trHeight w:hRule="exact" w:val="298"/>
        </w:trPr>
        <w:tc>
          <w:tcPr>
            <w:tcW w:w="1852" w:type="dxa"/>
            <w:tcBorders>
              <w:top w:val="none" w:sz="0" w:space="0" w:color="000000"/>
              <w:left w:val="none" w:sz="0" w:space="0" w:color="000000"/>
              <w:bottom w:val="single" w:sz="2" w:space="0" w:color="000000"/>
              <w:right w:val="none" w:sz="0" w:space="0" w:color="000000"/>
            </w:tcBorders>
            <w:vAlign w:val="center"/>
          </w:tcPr>
          <w:p w14:paraId="7F06C2C3"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416A9C7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0.56</w:t>
            </w:r>
          </w:p>
        </w:tc>
        <w:tc>
          <w:tcPr>
            <w:tcW w:w="1570" w:type="dxa"/>
            <w:tcBorders>
              <w:top w:val="none" w:sz="0" w:space="0" w:color="000000"/>
              <w:left w:val="none" w:sz="0" w:space="0" w:color="000000"/>
              <w:bottom w:val="single" w:sz="2" w:space="0" w:color="000000"/>
              <w:right w:val="single" w:sz="2" w:space="0" w:color="000000"/>
            </w:tcBorders>
            <w:vAlign w:val="center"/>
          </w:tcPr>
          <w:p w14:paraId="320245B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0.83</w:t>
            </w:r>
          </w:p>
        </w:tc>
        <w:tc>
          <w:tcPr>
            <w:tcW w:w="982" w:type="dxa"/>
            <w:tcBorders>
              <w:top w:val="none" w:sz="0" w:space="0" w:color="000000"/>
              <w:left w:val="single" w:sz="2" w:space="0" w:color="000000"/>
              <w:bottom w:val="single" w:sz="2" w:space="0" w:color="000000"/>
              <w:right w:val="none" w:sz="0" w:space="0" w:color="000000"/>
            </w:tcBorders>
            <w:vAlign w:val="center"/>
          </w:tcPr>
          <w:p w14:paraId="1C3A7E2A"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2.06</w:t>
            </w:r>
          </w:p>
        </w:tc>
        <w:tc>
          <w:tcPr>
            <w:tcW w:w="1677" w:type="dxa"/>
            <w:tcBorders>
              <w:top w:val="none" w:sz="0" w:space="0" w:color="000000"/>
              <w:left w:val="none" w:sz="0" w:space="0" w:color="000000"/>
              <w:bottom w:val="single" w:sz="2" w:space="0" w:color="000000"/>
              <w:right w:val="none" w:sz="0" w:space="0" w:color="000000"/>
            </w:tcBorders>
            <w:vAlign w:val="center"/>
          </w:tcPr>
          <w:p w14:paraId="0B06D991"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2.04</w:t>
            </w:r>
          </w:p>
        </w:tc>
      </w:tr>
      <w:tr w:rsidR="003A20D6" w:rsidRPr="00B80A37" w14:paraId="1DEECF0B" w14:textId="77777777">
        <w:trPr>
          <w:trHeight w:hRule="exact" w:val="256"/>
        </w:trPr>
        <w:tc>
          <w:tcPr>
            <w:tcW w:w="4372" w:type="dxa"/>
            <w:gridSpan w:val="3"/>
            <w:tcBorders>
              <w:top w:val="single" w:sz="2" w:space="0" w:color="000000"/>
              <w:left w:val="none" w:sz="0" w:space="0" w:color="000000"/>
              <w:bottom w:val="none" w:sz="0" w:space="0" w:color="000000"/>
              <w:right w:val="single" w:sz="2" w:space="0" w:color="000000"/>
            </w:tcBorders>
            <w:vAlign w:val="center"/>
          </w:tcPr>
          <w:p w14:paraId="321ECE17"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Share of additive costs in total costs (in %)</w:t>
            </w:r>
          </w:p>
        </w:tc>
        <w:tc>
          <w:tcPr>
            <w:tcW w:w="982" w:type="dxa"/>
            <w:tcBorders>
              <w:top w:val="single" w:sz="2" w:space="0" w:color="000000"/>
              <w:left w:val="single" w:sz="2" w:space="0" w:color="000000"/>
              <w:bottom w:val="none" w:sz="0" w:space="0" w:color="000000"/>
              <w:right w:val="none" w:sz="0" w:space="0" w:color="000000"/>
            </w:tcBorders>
          </w:tcPr>
          <w:p w14:paraId="62D50BA4"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222C70C4" w14:textId="77777777" w:rsidR="003A20D6" w:rsidRPr="00B80A37" w:rsidRDefault="003A20D6">
            <w:pPr>
              <w:rPr>
                <w:rFonts w:ascii="Times New Roman" w:hAnsi="Times New Roman"/>
                <w:color w:val="000000"/>
                <w:sz w:val="20"/>
              </w:rPr>
            </w:pPr>
          </w:p>
        </w:tc>
      </w:tr>
      <w:tr w:rsidR="003A20D6" w:rsidRPr="00B80A37" w14:paraId="3DAFE521" w14:textId="77777777">
        <w:trPr>
          <w:trHeight w:hRule="exact" w:val="266"/>
        </w:trPr>
        <w:tc>
          <w:tcPr>
            <w:tcW w:w="1852" w:type="dxa"/>
            <w:tcBorders>
              <w:top w:val="none" w:sz="0" w:space="0" w:color="000000"/>
              <w:left w:val="none" w:sz="0" w:space="0" w:color="000000"/>
              <w:bottom w:val="none" w:sz="0" w:space="0" w:color="000000"/>
              <w:right w:val="none" w:sz="0" w:space="0" w:color="000000"/>
            </w:tcBorders>
            <w:vAlign w:val="center"/>
          </w:tcPr>
          <w:p w14:paraId="6D89A98B"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553A1D7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62.8</w:t>
            </w:r>
          </w:p>
        </w:tc>
        <w:tc>
          <w:tcPr>
            <w:tcW w:w="1570" w:type="dxa"/>
            <w:tcBorders>
              <w:top w:val="none" w:sz="0" w:space="0" w:color="000000"/>
              <w:left w:val="none" w:sz="0" w:space="0" w:color="000000"/>
              <w:bottom w:val="none" w:sz="0" w:space="0" w:color="000000"/>
              <w:right w:val="single" w:sz="2" w:space="0" w:color="000000"/>
            </w:tcBorders>
            <w:vAlign w:val="center"/>
          </w:tcPr>
          <w:p w14:paraId="3188AA9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67.5</w:t>
            </w:r>
          </w:p>
        </w:tc>
        <w:tc>
          <w:tcPr>
            <w:tcW w:w="982" w:type="dxa"/>
            <w:tcBorders>
              <w:top w:val="none" w:sz="0" w:space="0" w:color="000000"/>
              <w:left w:val="single" w:sz="2" w:space="0" w:color="000000"/>
              <w:bottom w:val="none" w:sz="0" w:space="0" w:color="000000"/>
              <w:right w:val="none" w:sz="0" w:space="0" w:color="000000"/>
            </w:tcBorders>
            <w:vAlign w:val="center"/>
          </w:tcPr>
          <w:p w14:paraId="6305D060"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51.8</w:t>
            </w:r>
          </w:p>
        </w:tc>
        <w:tc>
          <w:tcPr>
            <w:tcW w:w="1677" w:type="dxa"/>
            <w:tcBorders>
              <w:top w:val="none" w:sz="0" w:space="0" w:color="000000"/>
              <w:left w:val="none" w:sz="0" w:space="0" w:color="000000"/>
              <w:bottom w:val="none" w:sz="0" w:space="0" w:color="000000"/>
              <w:right w:val="none" w:sz="0" w:space="0" w:color="000000"/>
            </w:tcBorders>
            <w:vAlign w:val="center"/>
          </w:tcPr>
          <w:p w14:paraId="7117EB6F"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55.4</w:t>
            </w:r>
          </w:p>
        </w:tc>
      </w:tr>
      <w:tr w:rsidR="003A20D6" w:rsidRPr="00B80A37" w14:paraId="5AAB63E3"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1FF5FABB"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3AA0A64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54.1</w:t>
            </w:r>
          </w:p>
        </w:tc>
        <w:tc>
          <w:tcPr>
            <w:tcW w:w="1570" w:type="dxa"/>
            <w:tcBorders>
              <w:top w:val="none" w:sz="0" w:space="0" w:color="000000"/>
              <w:left w:val="none" w:sz="0" w:space="0" w:color="000000"/>
              <w:bottom w:val="single" w:sz="2" w:space="0" w:color="000000"/>
              <w:right w:val="single" w:sz="2" w:space="0" w:color="000000"/>
            </w:tcBorders>
            <w:vAlign w:val="center"/>
          </w:tcPr>
          <w:p w14:paraId="4018FE64"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50.5</w:t>
            </w:r>
          </w:p>
        </w:tc>
        <w:tc>
          <w:tcPr>
            <w:tcW w:w="982" w:type="dxa"/>
            <w:tcBorders>
              <w:top w:val="none" w:sz="0" w:space="0" w:color="000000"/>
              <w:left w:val="single" w:sz="2" w:space="0" w:color="000000"/>
              <w:bottom w:val="single" w:sz="2" w:space="0" w:color="000000"/>
              <w:right w:val="none" w:sz="0" w:space="0" w:color="000000"/>
            </w:tcBorders>
            <w:vAlign w:val="center"/>
          </w:tcPr>
          <w:p w14:paraId="19E4061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47.0</w:t>
            </w:r>
          </w:p>
        </w:tc>
        <w:tc>
          <w:tcPr>
            <w:tcW w:w="1677" w:type="dxa"/>
            <w:tcBorders>
              <w:top w:val="none" w:sz="0" w:space="0" w:color="000000"/>
              <w:left w:val="none" w:sz="0" w:space="0" w:color="000000"/>
              <w:bottom w:val="single" w:sz="2" w:space="0" w:color="000000"/>
              <w:right w:val="none" w:sz="0" w:space="0" w:color="000000"/>
            </w:tcBorders>
            <w:vAlign w:val="center"/>
          </w:tcPr>
          <w:p w14:paraId="5BC97571"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52.2</w:t>
            </w:r>
          </w:p>
        </w:tc>
      </w:tr>
      <w:tr w:rsidR="003A20D6" w:rsidRPr="00B80A37" w14:paraId="1B30B4DA" w14:textId="77777777">
        <w:trPr>
          <w:trHeight w:hRule="exact" w:val="252"/>
        </w:trPr>
        <w:tc>
          <w:tcPr>
            <w:tcW w:w="1852" w:type="dxa"/>
            <w:tcBorders>
              <w:top w:val="single" w:sz="2" w:space="0" w:color="000000"/>
              <w:left w:val="none" w:sz="0" w:space="0" w:color="000000"/>
              <w:bottom w:val="none" w:sz="0" w:space="0" w:color="000000"/>
              <w:right w:val="none" w:sz="0" w:space="0" w:color="000000"/>
            </w:tcBorders>
            <w:vAlign w:val="center"/>
          </w:tcPr>
          <w:p w14:paraId="7C23F49F"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Diagnostic test</w:t>
            </w:r>
          </w:p>
        </w:tc>
        <w:tc>
          <w:tcPr>
            <w:tcW w:w="950" w:type="dxa"/>
            <w:tcBorders>
              <w:top w:val="single" w:sz="2" w:space="0" w:color="000000"/>
              <w:left w:val="none" w:sz="0" w:space="0" w:color="000000"/>
              <w:bottom w:val="none" w:sz="0" w:space="0" w:color="000000"/>
              <w:right w:val="none" w:sz="0" w:space="0" w:color="000000"/>
            </w:tcBorders>
          </w:tcPr>
          <w:p w14:paraId="0A6C6CF4" w14:textId="77777777" w:rsidR="003A20D6" w:rsidRPr="00B80A37" w:rsidRDefault="003A20D6">
            <w:pPr>
              <w:rPr>
                <w:rFonts w:ascii="Times New Roman" w:hAnsi="Times New Roman"/>
                <w:color w:val="000000"/>
                <w:sz w:val="20"/>
              </w:rPr>
            </w:pPr>
          </w:p>
        </w:tc>
        <w:tc>
          <w:tcPr>
            <w:tcW w:w="1570" w:type="dxa"/>
            <w:tcBorders>
              <w:top w:val="single" w:sz="2" w:space="0" w:color="000000"/>
              <w:left w:val="none" w:sz="0" w:space="0" w:color="000000"/>
              <w:bottom w:val="none" w:sz="0" w:space="0" w:color="000000"/>
              <w:right w:val="single" w:sz="2" w:space="0" w:color="000000"/>
            </w:tcBorders>
          </w:tcPr>
          <w:p w14:paraId="7C9C8369"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1B6A4AE2"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57C77DC4" w14:textId="77777777" w:rsidR="003A20D6" w:rsidRPr="00B80A37" w:rsidRDefault="003A20D6">
            <w:pPr>
              <w:rPr>
                <w:rFonts w:ascii="Times New Roman" w:hAnsi="Times New Roman"/>
                <w:color w:val="000000"/>
                <w:sz w:val="20"/>
              </w:rPr>
            </w:pPr>
          </w:p>
        </w:tc>
      </w:tr>
      <w:tr w:rsidR="003A20D6" w:rsidRPr="00B80A37" w14:paraId="784B3216"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3696D135" w14:textId="77777777" w:rsidR="003A20D6" w:rsidRPr="00B80A37" w:rsidRDefault="002B38CB">
            <w:pPr>
              <w:ind w:left="138"/>
              <w:rPr>
                <w:rFonts w:ascii="Times New Roman" w:hAnsi="Times New Roman"/>
                <w:color w:val="000000"/>
                <w:spacing w:val="10"/>
                <w:sz w:val="21"/>
              </w:rPr>
            </w:pPr>
            <w:r w:rsidRPr="00B80A37">
              <w:rPr>
                <w:rFonts w:ascii="Times New Roman" w:hAnsi="Times New Roman"/>
                <w:color w:val="000000"/>
                <w:spacing w:val="10"/>
                <w:sz w:val="21"/>
              </w:rPr>
              <w:t>AIC criteria</w:t>
            </w:r>
          </w:p>
        </w:tc>
        <w:tc>
          <w:tcPr>
            <w:tcW w:w="950" w:type="dxa"/>
            <w:tcBorders>
              <w:top w:val="none" w:sz="0" w:space="0" w:color="000000"/>
              <w:left w:val="none" w:sz="0" w:space="0" w:color="000000"/>
              <w:bottom w:val="single" w:sz="2" w:space="0" w:color="000000"/>
              <w:right w:val="none" w:sz="0" w:space="0" w:color="000000"/>
            </w:tcBorders>
            <w:vAlign w:val="center"/>
          </w:tcPr>
          <w:p w14:paraId="52E4B91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4657.60</w:t>
            </w:r>
          </w:p>
        </w:tc>
        <w:tc>
          <w:tcPr>
            <w:tcW w:w="1570" w:type="dxa"/>
            <w:tcBorders>
              <w:top w:val="none" w:sz="0" w:space="0" w:color="000000"/>
              <w:left w:val="none" w:sz="0" w:space="0" w:color="000000"/>
              <w:bottom w:val="single" w:sz="2" w:space="0" w:color="000000"/>
              <w:right w:val="single" w:sz="2" w:space="0" w:color="000000"/>
            </w:tcBorders>
            <w:vAlign w:val="center"/>
          </w:tcPr>
          <w:p w14:paraId="2B9CA0B6"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4654.23</w:t>
            </w:r>
          </w:p>
        </w:tc>
        <w:tc>
          <w:tcPr>
            <w:tcW w:w="982" w:type="dxa"/>
            <w:tcBorders>
              <w:top w:val="none" w:sz="0" w:space="0" w:color="000000"/>
              <w:left w:val="single" w:sz="2" w:space="0" w:color="000000"/>
              <w:bottom w:val="single" w:sz="2" w:space="0" w:color="000000"/>
              <w:right w:val="none" w:sz="0" w:space="0" w:color="000000"/>
            </w:tcBorders>
            <w:vAlign w:val="center"/>
          </w:tcPr>
          <w:p w14:paraId="32CE304C"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10744.83</w:t>
            </w:r>
          </w:p>
        </w:tc>
        <w:tc>
          <w:tcPr>
            <w:tcW w:w="1677" w:type="dxa"/>
            <w:tcBorders>
              <w:top w:val="none" w:sz="0" w:space="0" w:color="000000"/>
              <w:left w:val="none" w:sz="0" w:space="0" w:color="000000"/>
              <w:bottom w:val="single" w:sz="2" w:space="0" w:color="000000"/>
              <w:right w:val="none" w:sz="0" w:space="0" w:color="000000"/>
            </w:tcBorders>
            <w:vAlign w:val="center"/>
          </w:tcPr>
          <w:p w14:paraId="2B1FA6B5" w14:textId="77777777" w:rsidR="003A20D6" w:rsidRPr="00B80A37" w:rsidRDefault="002B38CB">
            <w:pPr>
              <w:ind w:right="355"/>
              <w:jc w:val="right"/>
              <w:rPr>
                <w:rFonts w:ascii="Times New Roman" w:hAnsi="Times New Roman"/>
                <w:color w:val="000000"/>
                <w:sz w:val="21"/>
              </w:rPr>
            </w:pPr>
            <w:r w:rsidRPr="00B80A37">
              <w:rPr>
                <w:rFonts w:ascii="Times New Roman" w:hAnsi="Times New Roman"/>
                <w:color w:val="000000"/>
                <w:sz w:val="21"/>
              </w:rPr>
              <w:t>10690.80</w:t>
            </w:r>
          </w:p>
        </w:tc>
      </w:tr>
      <w:tr w:rsidR="003A20D6" w:rsidRPr="00B80A37" w14:paraId="75000112" w14:textId="77777777">
        <w:trPr>
          <w:trHeight w:hRule="exact" w:val="252"/>
        </w:trPr>
        <w:tc>
          <w:tcPr>
            <w:tcW w:w="1852" w:type="dxa"/>
            <w:tcBorders>
              <w:top w:val="single" w:sz="2" w:space="0" w:color="000000"/>
              <w:left w:val="none" w:sz="0" w:space="0" w:color="000000"/>
              <w:bottom w:val="none" w:sz="0" w:space="0" w:color="000000"/>
              <w:right w:val="none" w:sz="0" w:space="0" w:color="000000"/>
            </w:tcBorders>
            <w:vAlign w:val="center"/>
          </w:tcPr>
          <w:p w14:paraId="77CD6901" w14:textId="77777777" w:rsidR="003A20D6" w:rsidRPr="00B80A37" w:rsidRDefault="002B38CB">
            <w:pPr>
              <w:ind w:left="138"/>
              <w:rPr>
                <w:rFonts w:ascii="Times New Roman" w:hAnsi="Times New Roman"/>
                <w:color w:val="000000"/>
                <w:spacing w:val="12"/>
                <w:sz w:val="21"/>
              </w:rPr>
            </w:pPr>
            <w:r w:rsidRPr="00B80A37">
              <w:rPr>
                <w:rFonts w:ascii="Times New Roman" w:hAnsi="Times New Roman"/>
                <w:color w:val="000000"/>
                <w:spacing w:val="12"/>
                <w:sz w:val="21"/>
              </w:rPr>
              <w:t># observations</w:t>
            </w:r>
          </w:p>
        </w:tc>
        <w:tc>
          <w:tcPr>
            <w:tcW w:w="950" w:type="dxa"/>
            <w:tcBorders>
              <w:top w:val="single" w:sz="2" w:space="0" w:color="000000"/>
              <w:left w:val="none" w:sz="0" w:space="0" w:color="000000"/>
              <w:bottom w:val="none" w:sz="0" w:space="0" w:color="000000"/>
              <w:right w:val="none" w:sz="0" w:space="0" w:color="000000"/>
            </w:tcBorders>
            <w:vAlign w:val="center"/>
          </w:tcPr>
          <w:p w14:paraId="1E4244A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2381</w:t>
            </w:r>
          </w:p>
        </w:tc>
        <w:tc>
          <w:tcPr>
            <w:tcW w:w="1570" w:type="dxa"/>
            <w:tcBorders>
              <w:top w:val="single" w:sz="2" w:space="0" w:color="000000"/>
              <w:left w:val="none" w:sz="0" w:space="0" w:color="000000"/>
              <w:bottom w:val="none" w:sz="0" w:space="0" w:color="000000"/>
              <w:right w:val="single" w:sz="2" w:space="0" w:color="000000"/>
            </w:tcBorders>
            <w:vAlign w:val="center"/>
          </w:tcPr>
          <w:p w14:paraId="6F51575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2381</w:t>
            </w:r>
          </w:p>
        </w:tc>
        <w:tc>
          <w:tcPr>
            <w:tcW w:w="982" w:type="dxa"/>
            <w:tcBorders>
              <w:top w:val="single" w:sz="2" w:space="0" w:color="000000"/>
              <w:left w:val="single" w:sz="2" w:space="0" w:color="000000"/>
              <w:bottom w:val="none" w:sz="0" w:space="0" w:color="000000"/>
              <w:right w:val="none" w:sz="0" w:space="0" w:color="000000"/>
            </w:tcBorders>
            <w:vAlign w:val="center"/>
          </w:tcPr>
          <w:p w14:paraId="1E8FC0A7"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2798</w:t>
            </w:r>
          </w:p>
        </w:tc>
        <w:tc>
          <w:tcPr>
            <w:tcW w:w="1677" w:type="dxa"/>
            <w:tcBorders>
              <w:top w:val="single" w:sz="2" w:space="0" w:color="000000"/>
              <w:left w:val="none" w:sz="0" w:space="0" w:color="000000"/>
              <w:bottom w:val="none" w:sz="0" w:space="0" w:color="000000"/>
              <w:right w:val="none" w:sz="0" w:space="0" w:color="000000"/>
            </w:tcBorders>
            <w:vAlign w:val="center"/>
          </w:tcPr>
          <w:p w14:paraId="0BDE94D2" w14:textId="77777777" w:rsidR="003A20D6" w:rsidRPr="00B80A37" w:rsidRDefault="002B38CB">
            <w:pPr>
              <w:ind w:right="535"/>
              <w:jc w:val="right"/>
              <w:rPr>
                <w:rFonts w:ascii="Times New Roman" w:hAnsi="Times New Roman"/>
                <w:color w:val="000000"/>
                <w:sz w:val="21"/>
              </w:rPr>
            </w:pPr>
            <w:r w:rsidRPr="00B80A37">
              <w:rPr>
                <w:rFonts w:ascii="Times New Roman" w:hAnsi="Times New Roman"/>
                <w:color w:val="000000"/>
                <w:sz w:val="21"/>
              </w:rPr>
              <w:t>2798</w:t>
            </w:r>
          </w:p>
        </w:tc>
      </w:tr>
      <w:tr w:rsidR="003A20D6" w:rsidRPr="00B80A37" w14:paraId="62CEED6F" w14:textId="77777777">
        <w:trPr>
          <w:trHeight w:hRule="exact" w:val="281"/>
        </w:trPr>
        <w:tc>
          <w:tcPr>
            <w:tcW w:w="1852" w:type="dxa"/>
            <w:tcBorders>
              <w:top w:val="none" w:sz="0" w:space="0" w:color="000000"/>
              <w:left w:val="none" w:sz="0" w:space="0" w:color="000000"/>
              <w:bottom w:val="none" w:sz="0" w:space="0" w:color="000000"/>
              <w:right w:val="none" w:sz="0" w:space="0" w:color="000000"/>
            </w:tcBorders>
            <w:vAlign w:val="center"/>
          </w:tcPr>
          <w:p w14:paraId="1C360601" w14:textId="77777777" w:rsidR="003A20D6" w:rsidRPr="00B80A37" w:rsidRDefault="002B38CB">
            <w:pPr>
              <w:ind w:left="138"/>
              <w:rPr>
                <w:rFonts w:ascii="Times New Roman" w:hAnsi="Times New Roman"/>
                <w:color w:val="000000"/>
                <w:spacing w:val="14"/>
                <w:sz w:val="21"/>
              </w:rPr>
            </w:pPr>
            <w:r w:rsidRPr="00B80A37">
              <w:rPr>
                <w:rFonts w:ascii="Times New Roman" w:hAnsi="Times New Roman"/>
                <w:color w:val="000000"/>
                <w:spacing w:val="14"/>
                <w:sz w:val="21"/>
              </w:rPr>
              <w:t># origin country</w:t>
            </w:r>
          </w:p>
        </w:tc>
        <w:tc>
          <w:tcPr>
            <w:tcW w:w="950" w:type="dxa"/>
            <w:tcBorders>
              <w:top w:val="none" w:sz="0" w:space="0" w:color="000000"/>
              <w:left w:val="none" w:sz="0" w:space="0" w:color="000000"/>
              <w:bottom w:val="none" w:sz="0" w:space="0" w:color="000000"/>
              <w:right w:val="none" w:sz="0" w:space="0" w:color="000000"/>
            </w:tcBorders>
            <w:vAlign w:val="center"/>
          </w:tcPr>
          <w:p w14:paraId="5F910E95"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13.4</w:t>
            </w:r>
          </w:p>
        </w:tc>
        <w:tc>
          <w:tcPr>
            <w:tcW w:w="1570" w:type="dxa"/>
            <w:tcBorders>
              <w:top w:val="none" w:sz="0" w:space="0" w:color="000000"/>
              <w:left w:val="none" w:sz="0" w:space="0" w:color="000000"/>
              <w:bottom w:val="none" w:sz="0" w:space="0" w:color="000000"/>
              <w:right w:val="single" w:sz="2" w:space="0" w:color="000000"/>
            </w:tcBorders>
            <w:vAlign w:val="center"/>
          </w:tcPr>
          <w:p w14:paraId="5AE9492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13.4</w:t>
            </w:r>
          </w:p>
        </w:tc>
        <w:tc>
          <w:tcPr>
            <w:tcW w:w="982" w:type="dxa"/>
            <w:tcBorders>
              <w:top w:val="none" w:sz="0" w:space="0" w:color="000000"/>
              <w:left w:val="single" w:sz="2" w:space="0" w:color="000000"/>
              <w:bottom w:val="none" w:sz="0" w:space="0" w:color="000000"/>
              <w:right w:val="none" w:sz="0" w:space="0" w:color="000000"/>
            </w:tcBorders>
            <w:vAlign w:val="center"/>
          </w:tcPr>
          <w:p w14:paraId="42A7A9D8"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19.8</w:t>
            </w:r>
          </w:p>
        </w:tc>
        <w:tc>
          <w:tcPr>
            <w:tcW w:w="1677" w:type="dxa"/>
            <w:tcBorders>
              <w:top w:val="none" w:sz="0" w:space="0" w:color="000000"/>
              <w:left w:val="none" w:sz="0" w:space="0" w:color="000000"/>
              <w:bottom w:val="none" w:sz="0" w:space="0" w:color="000000"/>
              <w:right w:val="none" w:sz="0" w:space="0" w:color="000000"/>
            </w:tcBorders>
            <w:vAlign w:val="center"/>
          </w:tcPr>
          <w:p w14:paraId="352B8D0D"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19.8</w:t>
            </w:r>
          </w:p>
        </w:tc>
      </w:tr>
      <w:tr w:rsidR="003A20D6" w:rsidRPr="00B80A37" w14:paraId="5A45E192" w14:textId="77777777">
        <w:trPr>
          <w:trHeight w:hRule="exact" w:val="291"/>
        </w:trPr>
        <w:tc>
          <w:tcPr>
            <w:tcW w:w="1852" w:type="dxa"/>
            <w:tcBorders>
              <w:top w:val="none" w:sz="0" w:space="0" w:color="000000"/>
              <w:left w:val="none" w:sz="0" w:space="0" w:color="000000"/>
              <w:bottom w:val="double" w:sz="9" w:space="0" w:color="000000"/>
              <w:right w:val="none" w:sz="0" w:space="0" w:color="000000"/>
            </w:tcBorders>
            <w:vAlign w:val="center"/>
          </w:tcPr>
          <w:p w14:paraId="3777A0A1" w14:textId="77777777" w:rsidR="003A20D6" w:rsidRPr="00B80A37" w:rsidRDefault="002B38CB">
            <w:pPr>
              <w:ind w:left="138"/>
              <w:rPr>
                <w:rFonts w:ascii="Times New Roman" w:hAnsi="Times New Roman"/>
                <w:color w:val="000000"/>
                <w:spacing w:val="18"/>
                <w:sz w:val="21"/>
              </w:rPr>
            </w:pPr>
            <w:r w:rsidRPr="00B80A37">
              <w:rPr>
                <w:rFonts w:ascii="Times New Roman" w:hAnsi="Times New Roman"/>
                <w:color w:val="000000"/>
                <w:spacing w:val="18"/>
                <w:sz w:val="21"/>
              </w:rPr>
              <w:t># products</w:t>
            </w:r>
          </w:p>
        </w:tc>
        <w:tc>
          <w:tcPr>
            <w:tcW w:w="950" w:type="dxa"/>
            <w:tcBorders>
              <w:top w:val="none" w:sz="0" w:space="0" w:color="000000"/>
              <w:left w:val="none" w:sz="0" w:space="0" w:color="000000"/>
              <w:bottom w:val="double" w:sz="9" w:space="0" w:color="000000"/>
              <w:right w:val="none" w:sz="0" w:space="0" w:color="000000"/>
            </w:tcBorders>
            <w:vAlign w:val="center"/>
          </w:tcPr>
          <w:p w14:paraId="035A0A26"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25.5</w:t>
            </w:r>
          </w:p>
        </w:tc>
        <w:tc>
          <w:tcPr>
            <w:tcW w:w="1570" w:type="dxa"/>
            <w:tcBorders>
              <w:top w:val="none" w:sz="0" w:space="0" w:color="000000"/>
              <w:left w:val="none" w:sz="0" w:space="0" w:color="000000"/>
              <w:bottom w:val="double" w:sz="9" w:space="0" w:color="000000"/>
              <w:right w:val="single" w:sz="2" w:space="0" w:color="000000"/>
            </w:tcBorders>
            <w:vAlign w:val="center"/>
          </w:tcPr>
          <w:p w14:paraId="3043F620"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25.5</w:t>
            </w:r>
          </w:p>
        </w:tc>
        <w:tc>
          <w:tcPr>
            <w:tcW w:w="982" w:type="dxa"/>
            <w:tcBorders>
              <w:top w:val="none" w:sz="0" w:space="0" w:color="000000"/>
              <w:left w:val="single" w:sz="2" w:space="0" w:color="000000"/>
              <w:bottom w:val="double" w:sz="9" w:space="0" w:color="000000"/>
              <w:right w:val="none" w:sz="0" w:space="0" w:color="000000"/>
            </w:tcBorders>
            <w:vAlign w:val="center"/>
          </w:tcPr>
          <w:p w14:paraId="3A45E472"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53</w:t>
            </w:r>
          </w:p>
        </w:tc>
        <w:tc>
          <w:tcPr>
            <w:tcW w:w="1677" w:type="dxa"/>
            <w:tcBorders>
              <w:top w:val="none" w:sz="0" w:space="0" w:color="000000"/>
              <w:left w:val="none" w:sz="0" w:space="0" w:color="000000"/>
              <w:bottom w:val="double" w:sz="9" w:space="0" w:color="000000"/>
              <w:right w:val="none" w:sz="0" w:space="0" w:color="000000"/>
            </w:tcBorders>
            <w:vAlign w:val="center"/>
          </w:tcPr>
          <w:p w14:paraId="2659B372"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53</w:t>
            </w:r>
          </w:p>
        </w:tc>
      </w:tr>
    </w:tbl>
    <w:p w14:paraId="45EB90FB" w14:textId="77777777" w:rsidR="003A20D6" w:rsidRPr="00B80A37" w:rsidRDefault="003A20D6">
      <w:pPr>
        <w:spacing w:after="270" w:line="20" w:lineRule="exact"/>
      </w:pPr>
    </w:p>
    <w:p w14:paraId="7925B915" w14:textId="347889D9" w:rsidR="003A20D6" w:rsidRPr="00B80A37" w:rsidRDefault="002B38CB">
      <w:pPr>
        <w:ind w:left="1368" w:right="1440"/>
        <w:jc w:val="both"/>
        <w:rPr>
          <w:rFonts w:ascii="Times New Roman" w:hAnsi="Times New Roman"/>
          <w:color w:val="000000"/>
          <w:spacing w:val="15"/>
          <w:sz w:val="12"/>
        </w:rPr>
      </w:pPr>
      <w:r w:rsidRPr="00B80A37">
        <w:rPr>
          <w:rFonts w:ascii="Times New Roman" w:hAnsi="Times New Roman"/>
          <w:color w:val="000000"/>
          <w:spacing w:val="15"/>
          <w:sz w:val="12"/>
        </w:rPr>
        <w:t xml:space="preserve">Notes: Estimations are performed on a restricted sample, based on the following rule: for each year and transport mode, we select the countries (i) and the products (at the 3-digit </w:t>
      </w:r>
      <w:r w:rsidRPr="00B80A37">
        <w:rPr>
          <w:rFonts w:ascii="Times New Roman" w:hAnsi="Times New Roman"/>
          <w:color w:val="000000"/>
          <w:spacing w:val="16"/>
          <w:sz w:val="12"/>
        </w:rPr>
        <w:t xml:space="preserve">level, </w:t>
      </w:r>
      <w:r w:rsidRPr="00B80A37">
        <w:rPr>
          <w:rFonts w:ascii="Times New Roman" w:hAnsi="Times New Roman"/>
          <w:i/>
          <w:color w:val="000000"/>
          <w:spacing w:val="16"/>
          <w:sz w:val="12"/>
        </w:rPr>
        <w:t xml:space="preserve">s(k)) </w:t>
      </w:r>
      <w:r w:rsidRPr="00B80A37">
        <w:rPr>
          <w:rFonts w:ascii="Times New Roman" w:hAnsi="Times New Roman"/>
          <w:color w:val="000000"/>
          <w:spacing w:val="16"/>
          <w:sz w:val="12"/>
        </w:rPr>
        <w:t xml:space="preserve">that constitute 80% of the total value of trade flows. The additive term is </w:t>
      </w:r>
      <w:r w:rsidRPr="00B80A37">
        <w:rPr>
          <w:rFonts w:ascii="Times New Roman" w:hAnsi="Times New Roman"/>
          <w:color w:val="000000"/>
          <w:spacing w:val="15"/>
          <w:sz w:val="12"/>
        </w:rPr>
        <w:t xml:space="preserve">expressed in fraction of </w:t>
      </w:r>
      <w:del w:id="1032" w:author="David Quin" w:date="2018-12-05T21:00:00Z">
        <w:r w:rsidRPr="00B80A37" w:rsidDel="00E05BF4">
          <w:rPr>
            <w:rFonts w:ascii="Times New Roman" w:hAnsi="Times New Roman"/>
            <w:color w:val="000000"/>
            <w:spacing w:val="15"/>
            <w:sz w:val="12"/>
          </w:rPr>
          <w:delText xml:space="preserve">fas </w:delText>
        </w:r>
      </w:del>
      <w:ins w:id="1033" w:author="David Quin" w:date="2018-12-05T21:00:00Z">
        <w:r w:rsidR="00E05BF4" w:rsidRPr="00B80A37">
          <w:rPr>
            <w:rFonts w:ascii="Times New Roman" w:hAnsi="Times New Roman"/>
            <w:color w:val="000000"/>
            <w:spacing w:val="15"/>
            <w:sz w:val="12"/>
          </w:rPr>
          <w:t xml:space="preserve">FAS </w:t>
        </w:r>
      </w:ins>
      <w:r w:rsidRPr="00B80A37">
        <w:rPr>
          <w:rFonts w:ascii="Times New Roman" w:hAnsi="Times New Roman"/>
          <w:color w:val="000000"/>
          <w:spacing w:val="15"/>
          <w:sz w:val="12"/>
        </w:rPr>
        <w:t>price. (**): 1989 omitted in 3-digit estimation for air.</w:t>
      </w:r>
    </w:p>
    <w:p w14:paraId="373A5AE8"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4BE4EEC" w14:textId="75049B4E" w:rsidR="003A20D6" w:rsidRPr="00B80A37" w:rsidRDefault="002B38CB">
      <w:pPr>
        <w:spacing w:line="318" w:lineRule="exact"/>
        <w:ind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lastRenderedPageBreak/>
        <w:t xml:space="preserve">Three main comments can be made. First, the subset of large trade flows we are </w:t>
      </w:r>
      <w:r w:rsidRPr="00B80A37">
        <w:rPr>
          <w:rFonts w:ascii="Times New Roman" w:hAnsi="Times New Roman"/>
          <w:color w:val="000000"/>
          <w:w w:val="115"/>
          <w:sz w:val="21"/>
        </w:rPr>
        <w:t xml:space="preserve">considering (around 8% of the observations of our initial sample, but 80% of the total value of aggregated trade) involve a higher share of additive costs: between </w:t>
      </w:r>
      <w:del w:id="1034" w:author="David Quin" w:date="2018-12-05T21:00:00Z">
        <w:r w:rsidRPr="00B80A37" w:rsidDel="00827069">
          <w:rPr>
            <w:rFonts w:ascii="Times New Roman" w:hAnsi="Times New Roman"/>
            <w:color w:val="000000"/>
            <w:w w:val="115"/>
            <w:sz w:val="21"/>
          </w:rPr>
          <w:delText xml:space="preserve">52 </w:delText>
        </w:r>
      </w:del>
      <w:ins w:id="1035" w:author="David Quin" w:date="2018-12-05T21:00:00Z">
        <w:r w:rsidR="00827069" w:rsidRPr="00B80A37">
          <w:rPr>
            <w:rFonts w:ascii="Times New Roman" w:hAnsi="Times New Roman"/>
            <w:color w:val="000000"/>
            <w:w w:val="115"/>
            <w:sz w:val="21"/>
          </w:rPr>
          <w:t xml:space="preserve">52% </w:t>
        </w:r>
      </w:ins>
      <w:r w:rsidRPr="00B80A37">
        <w:rPr>
          <w:rFonts w:ascii="Times New Roman" w:hAnsi="Times New Roman"/>
          <w:color w:val="000000"/>
          <w:w w:val="115"/>
          <w:sz w:val="21"/>
        </w:rPr>
        <w:t xml:space="preserve">and 67% </w:t>
      </w:r>
      <w:r w:rsidRPr="00B80A37">
        <w:rPr>
          <w:rFonts w:ascii="Times New Roman" w:hAnsi="Times New Roman"/>
          <w:color w:val="000000"/>
          <w:spacing w:val="-2"/>
          <w:w w:val="115"/>
          <w:sz w:val="21"/>
        </w:rPr>
        <w:t xml:space="preserve">of total costs on average, versus </w:t>
      </w:r>
      <w:ins w:id="1036" w:author="David Quin" w:date="2018-12-05T21:00:00Z">
        <w:r w:rsidR="00827069" w:rsidRPr="00B80A37">
          <w:rPr>
            <w:rFonts w:ascii="Times New Roman" w:hAnsi="Times New Roman"/>
            <w:color w:val="000000"/>
            <w:spacing w:val="-2"/>
            <w:w w:val="115"/>
            <w:sz w:val="21"/>
          </w:rPr>
          <w:t>40%</w:t>
        </w:r>
      </w:ins>
      <w:del w:id="1037" w:author="David Quin" w:date="2018-12-05T21:00:00Z">
        <w:r w:rsidRPr="00B80A37" w:rsidDel="00827069">
          <w:rPr>
            <w:rFonts w:ascii="Times New Roman" w:hAnsi="Times New Roman"/>
            <w:color w:val="000000"/>
            <w:spacing w:val="-2"/>
            <w:w w:val="115"/>
            <w:sz w:val="21"/>
          </w:rPr>
          <w:delText>40</w:delText>
        </w:r>
      </w:del>
      <w:r w:rsidRPr="00B80A37">
        <w:rPr>
          <w:rFonts w:ascii="Times New Roman" w:hAnsi="Times New Roman"/>
          <w:color w:val="000000"/>
          <w:spacing w:val="-2"/>
          <w:w w:val="115"/>
          <w:sz w:val="21"/>
        </w:rPr>
        <w:t xml:space="preserve"> to 50% on the whole sample. Second, both models </w:t>
      </w:r>
      <w:r w:rsidRPr="00B80A37">
        <w:rPr>
          <w:rFonts w:ascii="Times New Roman" w:hAnsi="Times New Roman"/>
          <w:color w:val="000000"/>
          <w:spacing w:val="1"/>
          <w:w w:val="115"/>
          <w:sz w:val="21"/>
        </w:rPr>
        <w:t xml:space="preserve">provide a similar quality of fit of the regression (once we take into account the number </w:t>
      </w:r>
      <w:r w:rsidRPr="00B80A37">
        <w:rPr>
          <w:rFonts w:ascii="Times New Roman" w:hAnsi="Times New Roman"/>
          <w:color w:val="000000"/>
          <w:spacing w:val="-5"/>
          <w:w w:val="115"/>
          <w:sz w:val="21"/>
        </w:rPr>
        <w:t xml:space="preserve">of </w:t>
      </w:r>
      <w:ins w:id="1038" w:author="David Quin" w:date="2018-12-05T21:01:00Z">
        <w:r w:rsidR="00827069" w:rsidRPr="00B80A37">
          <w:rPr>
            <w:rFonts w:ascii="Times New Roman" w:hAnsi="Times New Roman"/>
            <w:color w:val="000000"/>
            <w:spacing w:val="-5"/>
            <w:w w:val="115"/>
            <w:sz w:val="21"/>
          </w:rPr>
          <w:t xml:space="preserve">right-hand-side </w:t>
        </w:r>
      </w:ins>
      <w:del w:id="1039" w:author="David Quin" w:date="2018-12-05T21:01:00Z">
        <w:r w:rsidRPr="00B80A37" w:rsidDel="00827069">
          <w:rPr>
            <w:rFonts w:ascii="Times New Roman" w:hAnsi="Times New Roman"/>
            <w:color w:val="000000"/>
            <w:spacing w:val="-5"/>
            <w:w w:val="115"/>
            <w:sz w:val="21"/>
          </w:rPr>
          <w:delText xml:space="preserve">right-hand side </w:delText>
        </w:r>
      </w:del>
      <w:r w:rsidRPr="00B80A37">
        <w:rPr>
          <w:rFonts w:ascii="Times New Roman" w:hAnsi="Times New Roman"/>
          <w:color w:val="000000"/>
          <w:spacing w:val="-5"/>
          <w:w w:val="115"/>
          <w:sz w:val="21"/>
        </w:rPr>
        <w:t xml:space="preserve">variables) as the AIC criteria </w:t>
      </w:r>
      <w:del w:id="1040" w:author="David Quin" w:date="2018-12-05T21:01:00Z">
        <w:r w:rsidRPr="00B80A37" w:rsidDel="00827069">
          <w:rPr>
            <w:rFonts w:ascii="Times New Roman" w:hAnsi="Times New Roman"/>
            <w:color w:val="000000"/>
            <w:spacing w:val="-5"/>
            <w:w w:val="115"/>
            <w:sz w:val="21"/>
          </w:rPr>
          <w:delText xml:space="preserve">displays </w:delText>
        </w:r>
      </w:del>
      <w:ins w:id="1041" w:author="David Quin" w:date="2018-12-05T21:01:00Z">
        <w:r w:rsidR="00827069" w:rsidRPr="00B80A37">
          <w:rPr>
            <w:rFonts w:ascii="Times New Roman" w:hAnsi="Times New Roman"/>
            <w:color w:val="000000"/>
            <w:spacing w:val="-5"/>
            <w:w w:val="115"/>
            <w:sz w:val="21"/>
          </w:rPr>
          <w:t xml:space="preserve">display </w:t>
        </w:r>
      </w:ins>
      <w:r w:rsidRPr="00B80A37">
        <w:rPr>
          <w:rFonts w:ascii="Times New Roman" w:hAnsi="Times New Roman"/>
          <w:color w:val="000000"/>
          <w:spacing w:val="-5"/>
          <w:w w:val="115"/>
          <w:sz w:val="21"/>
        </w:rPr>
        <w:t xml:space="preserve">very close values in both models </w:t>
      </w:r>
      <w:r w:rsidRPr="00B80A37">
        <w:rPr>
          <w:rFonts w:ascii="Times New Roman" w:hAnsi="Times New Roman"/>
          <w:color w:val="000000"/>
          <w:spacing w:val="-3"/>
          <w:w w:val="115"/>
          <w:sz w:val="21"/>
        </w:rPr>
        <w:t xml:space="preserve">(conditional on transport mode). Third, the estimated values remain of similar magnitude </w:t>
      </w:r>
      <w:r w:rsidRPr="00B80A37">
        <w:rPr>
          <w:rFonts w:ascii="Times New Roman" w:hAnsi="Times New Roman"/>
          <w:color w:val="000000"/>
          <w:spacing w:val="-1"/>
          <w:w w:val="115"/>
          <w:sz w:val="21"/>
        </w:rPr>
        <w:t>under both separability and non-separability assumptions, even if one can note that</w:t>
      </w:r>
      <w:ins w:id="1042" w:author="David Quin" w:date="2018-12-05T21:01:00Z">
        <w:r w:rsidR="00012993" w:rsidRPr="00B80A37">
          <w:rPr>
            <w:rFonts w:ascii="Times New Roman" w:hAnsi="Times New Roman"/>
            <w:color w:val="000000"/>
            <w:spacing w:val="-1"/>
            <w:w w:val="115"/>
            <w:sz w:val="21"/>
          </w:rPr>
          <w:t>,</w:t>
        </w:r>
      </w:ins>
      <w:r w:rsidRPr="00B80A37">
        <w:rPr>
          <w:rFonts w:ascii="Times New Roman" w:hAnsi="Times New Roman"/>
          <w:color w:val="000000"/>
          <w:spacing w:val="-1"/>
          <w:w w:val="115"/>
          <w:sz w:val="21"/>
        </w:rPr>
        <w:t xml:space="preserve"> under the separability assumption, the share of additive costs seems slightly biased upward, at least for averages over the period</w:t>
      </w:r>
      <w:ins w:id="1043" w:author="David Quin" w:date="2018-12-05T21:01:00Z">
        <w:r w:rsidR="00012993" w:rsidRPr="00B80A37">
          <w:rPr>
            <w:rFonts w:ascii="Times New Roman" w:hAnsi="Times New Roman"/>
            <w:color w:val="000000"/>
            <w:spacing w:val="-1"/>
            <w:w w:val="115"/>
            <w:sz w:val="21"/>
          </w:rPr>
          <w:t>. The</w:t>
        </w:r>
      </w:ins>
      <w:del w:id="1044" w:author="David Quin" w:date="2018-12-05T21:01:00Z">
        <w:r w:rsidRPr="00B80A37" w:rsidDel="00012993">
          <w:rPr>
            <w:rFonts w:ascii="Times New Roman" w:hAnsi="Times New Roman"/>
            <w:color w:val="000000"/>
            <w:spacing w:val="-1"/>
            <w:w w:val="115"/>
            <w:sz w:val="21"/>
          </w:rPr>
          <w:delText xml:space="preserve"> - the</w:delText>
        </w:r>
      </w:del>
      <w:r w:rsidRPr="00B80A37">
        <w:rPr>
          <w:rFonts w:ascii="Times New Roman" w:hAnsi="Times New Roman"/>
          <w:color w:val="000000"/>
          <w:spacing w:val="-1"/>
          <w:w w:val="115"/>
          <w:sz w:val="21"/>
        </w:rPr>
        <w:t xml:space="preserve"> picture is reversed for medians.</w:t>
      </w:r>
    </w:p>
    <w:p w14:paraId="23E68901" w14:textId="665C17AD" w:rsidR="003A20D6" w:rsidRPr="00B80A37" w:rsidRDefault="002B38CB">
      <w:pPr>
        <w:spacing w:before="72" w:line="315" w:lineRule="exact"/>
        <w:ind w:firstLine="360"/>
        <w:jc w:val="both"/>
        <w:rPr>
          <w:rFonts w:ascii="Times New Roman" w:hAnsi="Times New Roman"/>
          <w:color w:val="000000"/>
          <w:spacing w:val="-4"/>
          <w:w w:val="115"/>
          <w:sz w:val="21"/>
        </w:rPr>
      </w:pPr>
      <w:r w:rsidRPr="00B80A37">
        <w:rPr>
          <w:rFonts w:ascii="Times New Roman" w:hAnsi="Times New Roman"/>
          <w:color w:val="000000"/>
          <w:spacing w:val="-4"/>
          <w:w w:val="115"/>
          <w:sz w:val="21"/>
        </w:rPr>
        <w:t>Before jumping to the conclusion that our results are robust to the separability assump</w:t>
      </w:r>
      <w:del w:id="1045" w:author="David Quin" w:date="2018-12-05T21:02:00Z">
        <w:r w:rsidRPr="00B80A37" w:rsidDel="00012993">
          <w:rPr>
            <w:rFonts w:ascii="Times New Roman" w:hAnsi="Times New Roman"/>
            <w:color w:val="000000"/>
            <w:spacing w:val="-4"/>
            <w:w w:val="115"/>
            <w:sz w:val="21"/>
          </w:rPr>
          <w:softHyphen/>
        </w:r>
      </w:del>
      <w:r w:rsidRPr="00B80A37">
        <w:rPr>
          <w:rFonts w:ascii="Times New Roman" w:hAnsi="Times New Roman"/>
          <w:color w:val="000000"/>
          <w:spacing w:val="-3"/>
          <w:w w:val="115"/>
          <w:sz w:val="21"/>
        </w:rPr>
        <w:t>tion</w:t>
      </w:r>
      <w:del w:id="1046" w:author="David Quin" w:date="2018-12-05T21:02:00Z">
        <w:r w:rsidRPr="00B80A37" w:rsidDel="00012993">
          <w:rPr>
            <w:rFonts w:ascii="Times New Roman" w:hAnsi="Times New Roman"/>
            <w:color w:val="000000"/>
            <w:spacing w:val="-3"/>
            <w:w w:val="115"/>
            <w:sz w:val="21"/>
          </w:rPr>
          <w:delText xml:space="preserve"> </w:delText>
        </w:r>
      </w:del>
      <w:ins w:id="1047" w:author="David Quin" w:date="2018-12-05T21:02:00Z">
        <w:r w:rsidR="00012993" w:rsidRPr="00B80A37">
          <w:rPr>
            <w:rFonts w:ascii="Times New Roman" w:hAnsi="Times New Roman"/>
            <w:color w:val="000000"/>
            <w:spacing w:val="-3"/>
            <w:w w:val="115"/>
            <w:sz w:val="21"/>
          </w:rPr>
          <w:t>, however</w:t>
        </w:r>
      </w:ins>
      <w:del w:id="1048" w:author="David Quin" w:date="2018-12-05T21:02:00Z">
        <w:r w:rsidRPr="00B80A37" w:rsidDel="00012993">
          <w:rPr>
            <w:rFonts w:ascii="Times New Roman" w:hAnsi="Times New Roman"/>
            <w:color w:val="000000"/>
            <w:spacing w:val="-3"/>
            <w:w w:val="115"/>
            <w:sz w:val="21"/>
          </w:rPr>
          <w:delText>though</w:delText>
        </w:r>
      </w:del>
      <w:r w:rsidRPr="00B80A37">
        <w:rPr>
          <w:rFonts w:ascii="Times New Roman" w:hAnsi="Times New Roman"/>
          <w:color w:val="000000"/>
          <w:spacing w:val="-3"/>
          <w:w w:val="115"/>
          <w:sz w:val="21"/>
        </w:rPr>
        <w:t xml:space="preserve">, we investigate this comparison deeper on a year-to-year basis, as </w:t>
      </w:r>
      <w:del w:id="1049" w:author="David Quin" w:date="2018-12-05T21:02:00Z">
        <w:r w:rsidRPr="00B80A37" w:rsidDel="00012993">
          <w:rPr>
            <w:rFonts w:ascii="Times New Roman" w:hAnsi="Times New Roman"/>
            <w:color w:val="000000"/>
            <w:spacing w:val="-3"/>
            <w:w w:val="115"/>
            <w:sz w:val="21"/>
          </w:rPr>
          <w:delText xml:space="preserve">reported </w:delText>
        </w:r>
      </w:del>
      <w:ins w:id="1050" w:author="David Quin" w:date="2018-12-05T21:02:00Z">
        <w:r w:rsidR="00012993" w:rsidRPr="00B80A37">
          <w:rPr>
            <w:rFonts w:ascii="Times New Roman" w:hAnsi="Times New Roman"/>
            <w:color w:val="000000"/>
            <w:spacing w:val="-3"/>
            <w:w w:val="115"/>
            <w:sz w:val="21"/>
          </w:rPr>
          <w:t xml:space="preserve">shown </w:t>
        </w:r>
      </w:ins>
      <w:r w:rsidRPr="00B80A37">
        <w:rPr>
          <w:rFonts w:ascii="Times New Roman" w:hAnsi="Times New Roman"/>
          <w:color w:val="000000"/>
          <w:spacing w:val="-3"/>
          <w:w w:val="115"/>
          <w:sz w:val="21"/>
        </w:rPr>
        <w:t xml:space="preserve">in </w:t>
      </w:r>
      <w:r w:rsidRPr="00B80A37">
        <w:rPr>
          <w:rFonts w:ascii="Times New Roman" w:hAnsi="Times New Roman"/>
          <w:color w:val="000000"/>
          <w:w w:val="115"/>
          <w:sz w:val="21"/>
        </w:rPr>
        <w:t xml:space="preserve">Figure 6. </w:t>
      </w:r>
      <w:del w:id="1051" w:author="David Quin" w:date="2018-12-05T21:02:00Z">
        <w:r w:rsidRPr="00B80A37" w:rsidDel="00012993">
          <w:rPr>
            <w:rFonts w:ascii="Times New Roman" w:hAnsi="Times New Roman"/>
            <w:color w:val="000000"/>
            <w:w w:val="115"/>
            <w:sz w:val="21"/>
          </w:rPr>
          <w:delText>Precisely</w:delText>
        </w:r>
      </w:del>
      <w:ins w:id="1052" w:author="David Quin" w:date="2018-12-05T21:02:00Z">
        <w:r w:rsidR="00012993" w:rsidRPr="00B80A37">
          <w:rPr>
            <w:rFonts w:ascii="Times New Roman" w:hAnsi="Times New Roman"/>
            <w:color w:val="000000"/>
            <w:w w:val="115"/>
            <w:sz w:val="21"/>
          </w:rPr>
          <w:t>Specifically</w:t>
        </w:r>
      </w:ins>
      <w:r w:rsidRPr="00B80A37">
        <w:rPr>
          <w:rFonts w:ascii="Times New Roman" w:hAnsi="Times New Roman"/>
          <w:color w:val="000000"/>
          <w:w w:val="115"/>
          <w:sz w:val="21"/>
        </w:rPr>
        <w:t xml:space="preserve">, Figure 6 displays the results for </w:t>
      </w:r>
      <w:ins w:id="1053" w:author="David Quin" w:date="2018-12-05T21:02:00Z">
        <w:r w:rsidR="00012993" w:rsidRPr="00B80A37">
          <w:rPr>
            <w:rFonts w:ascii="Times New Roman" w:hAnsi="Times New Roman"/>
            <w:color w:val="000000"/>
            <w:w w:val="115"/>
            <w:sz w:val="21"/>
          </w:rPr>
          <w:t>a</w:t>
        </w:r>
      </w:ins>
      <w:del w:id="1054" w:author="David Quin" w:date="2018-12-05T21:02:00Z">
        <w:r w:rsidRPr="00B80A37" w:rsidDel="00012993">
          <w:rPr>
            <w:rFonts w:ascii="Times New Roman" w:hAnsi="Times New Roman"/>
            <w:color w:val="000000"/>
            <w:w w:val="115"/>
            <w:sz w:val="21"/>
          </w:rPr>
          <w:delText>A</w:delText>
        </w:r>
      </w:del>
      <w:r w:rsidRPr="00B80A37">
        <w:rPr>
          <w:rFonts w:ascii="Times New Roman" w:hAnsi="Times New Roman"/>
          <w:color w:val="000000"/>
          <w:w w:val="115"/>
          <w:sz w:val="21"/>
        </w:rPr>
        <w:t xml:space="preserve">ir transport in panel (a) and for </w:t>
      </w:r>
      <w:r w:rsidRPr="00B80A37">
        <w:rPr>
          <w:rFonts w:ascii="Times New Roman" w:hAnsi="Times New Roman"/>
          <w:color w:val="000000"/>
          <w:spacing w:val="-3"/>
          <w:w w:val="115"/>
          <w:sz w:val="21"/>
        </w:rPr>
        <w:t xml:space="preserve">maritime transport in panel (b). In each case, the estimated values (as well as the fitted </w:t>
      </w:r>
      <w:r w:rsidRPr="00B80A37">
        <w:rPr>
          <w:rFonts w:ascii="Times New Roman" w:hAnsi="Times New Roman"/>
          <w:color w:val="000000"/>
          <w:w w:val="115"/>
          <w:sz w:val="21"/>
        </w:rPr>
        <w:t>regression line) under both separability (baseline) and non-separability are reported, for the additive term (upper panel) and the ad-valorem term (lower panel).</w:t>
      </w:r>
    </w:p>
    <w:p w14:paraId="5E22B9F6" w14:textId="572962E1" w:rsidR="003A20D6" w:rsidRPr="00B80A37" w:rsidRDefault="002B38CB">
      <w:pPr>
        <w:tabs>
          <w:tab w:val="right" w:pos="6950"/>
        </w:tabs>
        <w:spacing w:before="144" w:line="305" w:lineRule="exact"/>
        <w:ind w:left="1656" w:right="792" w:hanging="864"/>
        <w:rPr>
          <w:rFonts w:ascii="Times New Roman" w:hAnsi="Times New Roman"/>
          <w:color w:val="000000"/>
          <w:spacing w:val="-1"/>
          <w:w w:val="115"/>
          <w:sz w:val="21"/>
        </w:rPr>
      </w:pPr>
      <w:r w:rsidRPr="00B80A37">
        <w:rPr>
          <w:rFonts w:ascii="Times New Roman" w:hAnsi="Times New Roman"/>
          <w:color w:val="000000"/>
          <w:spacing w:val="-1"/>
          <w:w w:val="115"/>
          <w:sz w:val="21"/>
        </w:rPr>
        <w:t>Figure 6: Robustness to the separability assumption (</w:t>
      </w:r>
      <w:del w:id="1055" w:author="David Quin" w:date="2018-12-05T21:02:00Z">
        <w:r w:rsidRPr="00B80A37" w:rsidDel="00012993">
          <w:rPr>
            <w:rFonts w:ascii="Times New Roman" w:hAnsi="Times New Roman"/>
            <w:color w:val="000000"/>
            <w:spacing w:val="-1"/>
            <w:w w:val="115"/>
            <w:sz w:val="21"/>
          </w:rPr>
          <w:delText>Year</w:delText>
        </w:r>
      </w:del>
      <w:ins w:id="1056" w:author="David Quin" w:date="2018-12-05T21:02:00Z">
        <w:r w:rsidR="00012993" w:rsidRPr="00B80A37">
          <w:rPr>
            <w:rFonts w:ascii="Times New Roman" w:hAnsi="Times New Roman"/>
            <w:color w:val="000000"/>
            <w:spacing w:val="-1"/>
            <w:w w:val="115"/>
            <w:sz w:val="21"/>
          </w:rPr>
          <w:t>year</w:t>
        </w:r>
      </w:ins>
      <w:r w:rsidRPr="00B80A37">
        <w:rPr>
          <w:rFonts w:ascii="Times New Roman" w:hAnsi="Times New Roman"/>
          <w:color w:val="000000"/>
          <w:spacing w:val="-1"/>
          <w:w w:val="115"/>
          <w:sz w:val="21"/>
        </w:rPr>
        <w:t xml:space="preserve">-to-year basis) </w:t>
      </w:r>
      <w:r w:rsidRPr="00B80A37">
        <w:rPr>
          <w:rFonts w:ascii="Times New Roman" w:hAnsi="Times New Roman"/>
          <w:color w:val="000000"/>
          <w:spacing w:val="-4"/>
          <w:w w:val="115"/>
          <w:sz w:val="19"/>
        </w:rPr>
        <w:t>(a) Air Freight</w:t>
      </w:r>
      <w:r w:rsidRPr="00B80A37">
        <w:rPr>
          <w:rFonts w:ascii="Times New Roman" w:hAnsi="Times New Roman"/>
          <w:color w:val="000000"/>
          <w:spacing w:val="-4"/>
          <w:w w:val="115"/>
          <w:sz w:val="19"/>
        </w:rPr>
        <w:tab/>
      </w:r>
      <w:r w:rsidRPr="00B80A37">
        <w:rPr>
          <w:rFonts w:ascii="Times New Roman" w:hAnsi="Times New Roman"/>
          <w:color w:val="000000"/>
          <w:spacing w:val="-2"/>
          <w:w w:val="115"/>
          <w:sz w:val="19"/>
        </w:rPr>
        <w:t>(b) Vessel Freight</w:t>
      </w:r>
    </w:p>
    <w:p w14:paraId="754500F5" w14:textId="129289EE" w:rsidR="003A20D6" w:rsidRPr="00B80A37" w:rsidRDefault="005E1B5A">
      <w:pPr>
        <w:spacing w:line="308" w:lineRule="exact"/>
        <w:ind w:firstLine="288"/>
        <w:jc w:val="both"/>
        <w:rPr>
          <w:rFonts w:ascii="Times New Roman" w:hAnsi="Times New Roman"/>
          <w:color w:val="000000"/>
          <w:w w:val="115"/>
          <w:sz w:val="21"/>
        </w:rPr>
      </w:pPr>
      <w:r w:rsidRPr="00B80A37">
        <w:rPr>
          <w:noProof/>
        </w:rPr>
        <mc:AlternateContent>
          <mc:Choice Requires="wps">
            <w:drawing>
              <wp:anchor distT="0" distB="0" distL="0" distR="0" simplePos="0" relativeHeight="251741696" behindDoc="1" locked="0" layoutInCell="1" allowOverlap="1" wp14:anchorId="6C40C1D8" wp14:editId="28E9BAD4">
                <wp:simplePos x="0" y="0"/>
                <wp:positionH relativeFrom="page">
                  <wp:posOffset>1071245</wp:posOffset>
                </wp:positionH>
                <wp:positionV relativeFrom="page">
                  <wp:posOffset>4899660</wp:posOffset>
                </wp:positionV>
                <wp:extent cx="5424805" cy="4130040"/>
                <wp:effectExtent l="0" t="0" r="0" b="0"/>
                <wp:wrapSquare wrapText="bothSides"/>
                <wp:docPr id="74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4805" cy="413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AC3D0" w14:textId="77777777" w:rsidR="00DC28EF" w:rsidRDefault="00DC28E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0C1D8" id="Text Box 728" o:spid="_x0000_s1034" type="#_x0000_t202" style="position:absolute;left:0;text-align:left;margin-left:84.35pt;margin-top:385.8pt;width:427.15pt;height:325.2pt;z-index:-251574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yL8pwIAAJ4FAAAOAAAAZHJzL2Uyb0RvYy54bWysVG1vmzAQ/j5p/8Hyd8pLnQRQSdWGME3q&#13;&#10;XqR2P8ABE6yBzWwnpJv233c2JU1aTZq28QGd7fPdPfc8vqvrQ9eiPVOaS5Hh8CLAiIlSVlxsM/zl&#13;&#10;ofBijLShoqKtFCzDj0zj6+XbN1dDn7JINrKtmEIQROh06DPcGNOnvq/LhnVUX8ieCTispeqogaXa&#13;&#10;+pWiA0TvWj8Kgrk/SFX1SpZMa9jNx0O8dPHrmpXmU11rZlCbYajNuL9y/439+8srmm4V7RtePpVB&#13;&#10;/6KKjnIBSY+hcmoo2in+KlTHSyW1rM1FKTtf1jUvmcMAaMLgBZr7hvbMYYHm6P7YJv3/wpYf958V&#13;&#10;4lWGF2SOkaAdkPTADgbdygNaRLHt0NDrFBzve3A1BzgAph1a3d/J8qsGF//EZ7ygrfdm+CAriEh3&#13;&#10;Rrobh1p1tk+AHEEYoOTxSIPNWsLmjEQkDmYYlXBGwssgII4on6bT9V5p847JDlkjwwp4duHp/k4b&#13;&#10;Ww5NJxebTciCt63juhVnG+A47kByuGrPbBmOuh9JkKzjdUw8Es3XHgny3LspVsSbF+Fill/mq1Ue&#13;&#10;/rR5Q5I2vKqYsGkmGYXkz2h6EvQogKOQtGx5ZcPZkrTablatQnsKMi7cZ3mB4k/c/PMy3DFgeQEp&#13;&#10;jEhwGyVeMY8XHinIzEsWQewFYXKbzAOSkLw4h3THBft3SGjIcDKLZqNsfostcN9rbDTtuIFB0fIu&#13;&#10;w/HRiaYNo9VaVI5aQ3k72ietsOU/twI6NhHtFGtFOsrVHDYH9w6Oit/I6hEkrCQIDHQKQw6MRqrv&#13;&#10;GA0wMDKsv+2oYhi17wW8SDtdJkNNxmYyqCjhaoYNRqO5MuMU2vWKbxuIPL4oIW/gqdTcidi+qbEK&#13;&#10;QGAXMAQclqeBZafM6dp5PY/V5S8AAAD//wMAUEsDBBQABgAIAAAAIQBcRHnn5AAAABIBAAAPAAAA&#13;&#10;ZHJzL2Rvd25yZXYueG1sTE89T8MwEN2R+A/WIbFRuwaSKo1ToVYVA2JoAYnRjU0cEduR7abuv+c6&#13;&#10;leV0T/fufdSrbAcy6RB77wTMZwyIdq1XvesEfH5sHxZAYpJOycE7LeCsI6ya25taVsqf3E5P+9QR&#13;&#10;FHGxkgJMSmNFaWyNtjLO/Kgd3n58sDIhDB1VQZ5Q3A6UM1ZQK3uHDkaOem10+7s/WgFf63H7lr+N&#13;&#10;fJ+e1euGl7tzaLMQ93d5s8TxsgSSdE7XD7h0wPzQYLCDPzoVyYC4WJRIFVCW8wLIhcH4I3Y84PbE&#13;&#10;OQPa1PR/leYPAAD//wMAUEsBAi0AFAAGAAgAAAAhALaDOJL+AAAA4QEAABMAAAAAAAAAAAAAAAAA&#13;&#10;AAAAAFtDb250ZW50X1R5cGVzXS54bWxQSwECLQAUAAYACAAAACEAOP0h/9YAAACUAQAACwAAAAAA&#13;&#10;AAAAAAAAAAAvAQAAX3JlbHMvLnJlbHNQSwECLQAUAAYACAAAACEAkC8i/KcCAACeBQAADgAAAAAA&#13;&#10;AAAAAAAAAAAuAgAAZHJzL2Uyb0RvYy54bWxQSwECLQAUAAYACAAAACEAXER55+QAAAASAQAADwAA&#13;&#10;AAAAAAAAAAAAAAABBQAAZHJzL2Rvd25yZXYueG1sUEsFBgAAAAAEAAQA8wAAABIGAAAAAA==&#13;&#10;" filled="f" stroked="f">
                <v:path arrowok="t"/>
                <v:textbox inset="0,0,0,0">
                  <w:txbxContent>
                    <w:p w14:paraId="756AC3D0" w14:textId="77777777" w:rsidR="00DC28EF" w:rsidRDefault="00DC28EF"/>
                  </w:txbxContent>
                </v:textbox>
                <w10:wrap type="square" anchorx="page" anchory="page"/>
              </v:shape>
            </w:pict>
          </mc:Fallback>
        </mc:AlternateContent>
      </w:r>
      <w:r w:rsidRPr="00B80A37">
        <w:rPr>
          <w:noProof/>
        </w:rPr>
        <mc:AlternateContent>
          <mc:Choice Requires="wps">
            <w:drawing>
              <wp:anchor distT="0" distB="0" distL="0" distR="0" simplePos="0" relativeHeight="251744768" behindDoc="1" locked="0" layoutInCell="1" allowOverlap="1" wp14:anchorId="02D8B49C" wp14:editId="2BA90EC1">
                <wp:simplePos x="0" y="0"/>
                <wp:positionH relativeFrom="page">
                  <wp:posOffset>1424305</wp:posOffset>
                </wp:positionH>
                <wp:positionV relativeFrom="page">
                  <wp:posOffset>4899660</wp:posOffset>
                </wp:positionV>
                <wp:extent cx="4700270" cy="3694430"/>
                <wp:effectExtent l="0" t="0" r="0" b="0"/>
                <wp:wrapSquare wrapText="bothSides"/>
                <wp:docPr id="745"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00270" cy="369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277E3" w14:textId="77777777" w:rsidR="00DC28EF" w:rsidRDefault="00DC28EF">
                            <w:pPr>
                              <w:jc w:val="center"/>
                            </w:pPr>
                            <w:r>
                              <w:rPr>
                                <w:noProof/>
                              </w:rPr>
                              <w:drawing>
                                <wp:inline distT="0" distB="0" distL="0" distR="0" wp14:anchorId="2A071583" wp14:editId="6CD0FBAF">
                                  <wp:extent cx="4700270" cy="3694430"/>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19"/>
                                          <a:stretch>
                                            <a:fillRect/>
                                          </a:stretch>
                                        </pic:blipFill>
                                        <pic:spPr>
                                          <a:xfrm>
                                            <a:off x="0" y="0"/>
                                            <a:ext cx="4700270" cy="369443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8B49C" id="Text Box 727" o:spid="_x0000_s1035" type="#_x0000_t202" style="position:absolute;left:0;text-align:left;margin-left:112.15pt;margin-top:385.8pt;width:370.1pt;height:290.9pt;z-index:-251571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k0DpwIAAJ4FAAAOAAAAZHJzL2Uyb0RvYy54bWysVG1vmzAQ/j5p/8Hyd8pLnRBQSdWGME3q&#13;&#10;XqR2P8ABE6yBzWwnpJv233c2JU1aTZq28QGdfefzPfc8vqvrQ9eiPVOaS5Hh8CLAiIlSVlxsM/zl&#13;&#10;ofAWGGlDRUVbKViGH5nG18u3b66GPmWRbGRbMYUgidDp0Ge4MaZPfV+XDeuovpA9E+CspeqogaXa&#13;&#10;+pWiA2TvWj8Kgrk/SFX1SpZMa9jNRydeuvx1zUrzqa41M6jNMNRm3F+5/8b+/eUVTbeK9g0vn8qg&#13;&#10;f1FFR7mAS4+pcmoo2in+KlXHSyW1rM1FKTtf1jUvmcMAaMLgBZr7hvbMYYHm6P7YJv3/0pYf958V&#13;&#10;4lWGYzLDSNAOSHpgB4Nu5QHFUWw7NPQ6hcD7HkLNARzAtEOr+ztZftUQ4p/EjAe0jd4MH2QFGenO&#13;&#10;SHfiUKvO9gmQI0gDlDweabC3lrBJ4iCIYnCV4LucJ4RcOqJ8mk7He6XNOyY7ZI0MK+DZpaf7O21s&#13;&#10;OTSdQuxtQha8bR3XrTjbgMBxBy6Ho9Zny3DU/UiCZL1YL4hHovnaI0GeezfFinjzIoxn+WW+WuXh&#13;&#10;T3tvSNKGVxUT9ppJRiH5M5qeBD0K4CgkLVte2XS2JK22m1Wr0J6CjAv3WV6g+JMw/7wM5wYsLyCF&#13;&#10;EQluo8Qr5ovYIwWZeUkcLLwgTG6TeUASkhfnkO64YP8OCQ0ZTmbRbJTNb7EF7nuNjaYdNzAoWt5l&#13;&#10;eHEMomnDaLUWlaPWUN6O9kkrbPnPrYCOTUQ7xVqRjnI1h83BvYNkUvxGVo8gYSVBYCBGGHJgNFJ9&#13;&#10;x2iAgZFh/W1HFcOofS/gRdrpMhlqMjaTQUUJRzNsMBrNlRmn0K5XfNtA5vFFCXkDT6XmTsT2TY1V&#13;&#10;AAK7gCHgsDwNLDtlTtcu6nmsLn8BAAD//wMAUEsDBBQABgAIAAAAIQB5Q8P65wAAABEBAAAPAAAA&#13;&#10;ZHJzL2Rvd25yZXYueG1sTI/NTsMwEITvSLyDtUjcqNP8QhqnQq0qDqiHFpA4urGJI2I7st3UfXuW&#13;&#10;E1xWWu03szPNOuqRzNL5wRoGy0UCRJrOisH0DN7fdg+PQHzgRvDRGsngKj2s29ubhtfCXsxBzsfQ&#13;&#10;EzQxvuYMVAhTTanvlNTcL+wkDd6+rNM84Op6Khy/oLkeaZokJdV8MPhB8UlulOy+j2fN4GMz7V7j&#13;&#10;p+L7uRAv27Q6XF0XGbu/i9sVjucVkCBj+FPAbwfMDy0GO9mzEZ6MDNI0zxBlUFXLEggST2VeADkh&#13;&#10;mhVZDrRt6P8m7Q8AAAD//wMAUEsBAi0AFAAGAAgAAAAhALaDOJL+AAAA4QEAABMAAAAAAAAAAAAA&#13;&#10;AAAAAAAAAFtDb250ZW50X1R5cGVzXS54bWxQSwECLQAUAAYACAAAACEAOP0h/9YAAACUAQAACwAA&#13;&#10;AAAAAAAAAAAAAAAvAQAAX3JlbHMvLnJlbHNQSwECLQAUAAYACAAAACEA3o5NA6cCAACeBQAADgAA&#13;&#10;AAAAAAAAAAAAAAAuAgAAZHJzL2Uyb0RvYy54bWxQSwECLQAUAAYACAAAACEAeUPD+ucAAAARAQAA&#13;&#10;DwAAAAAAAAAAAAAAAAABBQAAZHJzL2Rvd25yZXYueG1sUEsFBgAAAAAEAAQA8wAAABUGAAAAAA==&#13;&#10;" filled="f" stroked="f">
                <v:path arrowok="t"/>
                <v:textbox inset="0,0,0,0">
                  <w:txbxContent>
                    <w:p w14:paraId="074277E3" w14:textId="77777777" w:rsidR="00DC28EF" w:rsidRDefault="00DC28EF">
                      <w:pPr>
                        <w:jc w:val="center"/>
                      </w:pPr>
                      <w:r>
                        <w:rPr>
                          <w:noProof/>
                        </w:rPr>
                        <w:drawing>
                          <wp:inline distT="0" distB="0" distL="0" distR="0" wp14:anchorId="2A071583" wp14:editId="6CD0FBAF">
                            <wp:extent cx="4700270" cy="3694430"/>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19"/>
                                    <a:stretch>
                                      <a:fillRect/>
                                    </a:stretch>
                                  </pic:blipFill>
                                  <pic:spPr>
                                    <a:xfrm>
                                      <a:off x="0" y="0"/>
                                      <a:ext cx="4700270" cy="3694430"/>
                                    </a:xfrm>
                                    <a:prstGeom prst="rect">
                                      <a:avLst/>
                                    </a:prstGeom>
                                  </pic:spPr>
                                </pic:pic>
                              </a:graphicData>
                            </a:graphic>
                          </wp:inline>
                        </w:drawing>
                      </w:r>
                    </w:p>
                  </w:txbxContent>
                </v:textbox>
                <w10:wrap type="square" anchorx="page" anchory="page"/>
              </v:shape>
            </w:pict>
          </mc:Fallback>
        </mc:AlternateContent>
      </w:r>
      <w:r w:rsidRPr="00B80A37">
        <w:rPr>
          <w:noProof/>
        </w:rPr>
        <mc:AlternateContent>
          <mc:Choice Requires="wps">
            <w:drawing>
              <wp:anchor distT="0" distB="0" distL="0" distR="0" simplePos="0" relativeHeight="251747840" behindDoc="1" locked="0" layoutInCell="1" allowOverlap="1" wp14:anchorId="516A4521" wp14:editId="3891C97A">
                <wp:simplePos x="0" y="0"/>
                <wp:positionH relativeFrom="page">
                  <wp:posOffset>2341245</wp:posOffset>
                </wp:positionH>
                <wp:positionV relativeFrom="page">
                  <wp:posOffset>4975225</wp:posOffset>
                </wp:positionV>
                <wp:extent cx="614680" cy="80010"/>
                <wp:effectExtent l="0" t="0" r="0" b="0"/>
                <wp:wrapSquare wrapText="bothSides"/>
                <wp:docPr id="744"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4680"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C7F0A" w14:textId="77777777" w:rsidR="00DC28EF" w:rsidRDefault="00DC28EF">
                            <w:pPr>
                              <w:shd w:val="solid" w:color="FFFFFF" w:fill="FFFFFF"/>
                              <w:spacing w:line="192" w:lineRule="auto"/>
                              <w:rPr>
                                <w:rFonts w:ascii="Tahoma" w:hAnsi="Tahoma"/>
                                <w:color w:val="000000"/>
                                <w:spacing w:val="-4"/>
                                <w:sz w:val="13"/>
                              </w:rPr>
                            </w:pPr>
                            <w:r>
                              <w:rPr>
                                <w:rFonts w:ascii="Tahoma" w:hAnsi="Tahoma"/>
                                <w:color w:val="000000"/>
                                <w:spacing w:val="-4"/>
                                <w:sz w:val="13"/>
                              </w:rPr>
                              <w:t>Additive term,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A4521" id="Text Box 726" o:spid="_x0000_s1036" type="#_x0000_t202" style="position:absolute;left:0;text-align:left;margin-left:184.35pt;margin-top:391.75pt;width:48.4pt;height:6.3pt;z-index:-251568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068bAIAAPIEAAAOAAAAZHJzL2Uyb0RvYy54bWysVNuO2yAQfa/Uf0C8Z21H3iS24qy6u01V&#13;&#10;aXuRdvsBBHCMioECib2t+u8dIN5LL1JV1Q94gOEwM+cM64uxl+jIrRNaNbg4yzHiimom1L7Bn+62&#13;&#10;sxVGzhPFiNSKN/ieO3yxefliPZiaz3WnJeMWAYhy9WAa3Hlv6ixztOM9cWfacAWbrbY98TC1+4xZ&#13;&#10;MgB6L7N5ni+yQVtmrKbcOVi9Tpt4E/HbllP/oW0d90g2GGLzcbRx3IUx26xJvbfEdIKewiD/EEVP&#13;&#10;hIJLH6CuiSfoYMUvUL2gVjvd+jOq+0y3raA85gDZFPlP2dx2xPCYCxTHmYcyuf8HS98fP1okWIOX&#13;&#10;ZYmRIj2QdMdHjy71iJbzRajQYFwNjrcGXP0IG8B0zNaZG00/O3DJnvikAy5474Z3mgEiOXgdT4yt&#13;&#10;7UOdIHMEMEDJ/QMN4VYKi4uiXKxgh8LWKoeyhBgyUk9njXX+Ddc9CkaDLZAcscnxxvnkOrmEq5yW&#13;&#10;gm2FlHFi97sradGRgCC28TuhP3OTKjgrHY4lxLQCIcIdYS8EGwn+VhXzMr+cV7PtYrWcldvyfFYt&#13;&#10;89UsL6rLapGXVXm9/R4CLMq6E4xxdSMUn8RWlH9H5kn2SSZRbmhocHU+P09M/DHJPH6/S7IXHnpP&#13;&#10;ij6WGdyCE6k7TthrxaLtiZDJzp6HHwmBGkz/WJUogsB7UoAfd2OUVmIwKGSn2T3IwmrgDRiGhwOM&#13;&#10;TtuvGA3QhA12Xw7EcozkWwUqDx07GXYydpNBFIWjDfYYJfPKp84+GCv2HSAnlSr9CuTXiqiNxyhO&#13;&#10;ooXGikmcHoHQuU/n0evxqdr8AAAA//8DAFBLAwQUAAYACAAAACEASR1hmuMAAAAQAQAADwAAAGRy&#13;&#10;cy9kb3ducmV2LnhtbExPS26DMBDdV+odrKnUXWNoEiAEE1WtqkjdRCU5gIMdjILHCJtAbt/pqt2M&#13;&#10;5vPmfYrdbDt204NvHQqIFxEwjbVTLTYCTsfPlwyYDxKV7BxqAXftYVc+PhQyV27Cb32rQsOIBH0u&#13;&#10;BZgQ+pxzXxttpV+4XiPdLm6wMtA4NFwNciJy2/HXKEq4lS2SgpG9fje6vlajFdCmGH+N1Wrm8bQ5&#13;&#10;HQ9mf7iPeyGen+aPLZW3LbCg5/D3Ab8ZyD+UZOzsRlSedQKWSZYSVECaLdfACLFK1tScabNJYuBl&#13;&#10;wf8HKX8AAAD//wMAUEsBAi0AFAAGAAgAAAAhALaDOJL+AAAA4QEAABMAAAAAAAAAAAAAAAAAAAAA&#13;&#10;AFtDb250ZW50X1R5cGVzXS54bWxQSwECLQAUAAYACAAAACEAOP0h/9YAAACUAQAACwAAAAAAAAAA&#13;&#10;AAAAAAAvAQAAX3JlbHMvLnJlbHNQSwECLQAUAAYACAAAACEA3r9OvGwCAADyBAAADgAAAAAAAAAA&#13;&#10;AAAAAAAuAgAAZHJzL2Uyb0RvYy54bWxQSwECLQAUAAYACAAAACEASR1hmuMAAAAQAQAADwAAAAAA&#13;&#10;AAAAAAAAAADGBAAAZHJzL2Rvd25yZXYueG1sUEsFBgAAAAAEAAQA8wAAANYFAAAAAA==&#13;&#10;" stroked="f">
                <v:path arrowok="t"/>
                <v:textbox inset="0,0,0,0">
                  <w:txbxContent>
                    <w:p w14:paraId="77DC7F0A" w14:textId="77777777" w:rsidR="00DC28EF" w:rsidRDefault="00DC28EF">
                      <w:pPr>
                        <w:shd w:val="solid" w:color="FFFFFF" w:fill="FFFFFF"/>
                        <w:spacing w:line="192" w:lineRule="auto"/>
                        <w:rPr>
                          <w:rFonts w:ascii="Tahoma" w:hAnsi="Tahoma"/>
                          <w:color w:val="000000"/>
                          <w:spacing w:val="-4"/>
                          <w:sz w:val="13"/>
                        </w:rPr>
                      </w:pPr>
                      <w:r>
                        <w:rPr>
                          <w:rFonts w:ascii="Tahoma" w:hAnsi="Tahoma"/>
                          <w:color w:val="000000"/>
                          <w:spacing w:val="-4"/>
                          <w:sz w:val="13"/>
                        </w:rPr>
                        <w:t>Additive term, Air</w:t>
                      </w:r>
                    </w:p>
                  </w:txbxContent>
                </v:textbox>
                <w10:wrap type="square" anchorx="page" anchory="page"/>
              </v:shape>
            </w:pict>
          </mc:Fallback>
        </mc:AlternateContent>
      </w:r>
      <w:r w:rsidRPr="00B80A37">
        <w:rPr>
          <w:noProof/>
        </w:rPr>
        <mc:AlternateContent>
          <mc:Choice Requires="wps">
            <w:drawing>
              <wp:anchor distT="0" distB="0" distL="0" distR="0" simplePos="0" relativeHeight="251750912" behindDoc="1" locked="0" layoutInCell="1" allowOverlap="1" wp14:anchorId="3BD49BA5" wp14:editId="338694A7">
                <wp:simplePos x="0" y="0"/>
                <wp:positionH relativeFrom="page">
                  <wp:posOffset>1772285</wp:posOffset>
                </wp:positionH>
                <wp:positionV relativeFrom="page">
                  <wp:posOffset>6520815</wp:posOffset>
                </wp:positionV>
                <wp:extent cx="1748790" cy="118745"/>
                <wp:effectExtent l="0" t="0" r="3810" b="0"/>
                <wp:wrapSquare wrapText="bothSides"/>
                <wp:docPr id="743"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3C28292F"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49BA5" id="Text Box 725" o:spid="_x0000_s1037" type="#_x0000_t202" style="position:absolute;left:0;text-align:left;margin-left:139.55pt;margin-top:513.45pt;width:137.7pt;height:9.35pt;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9/9GAIAADUEAAAOAAAAZHJzL2Uyb0RvYy54bWysU9tu2zAMfR+wfxD0vjjO0iU14hRbuwwD&#13;&#10;ugvQ7gNoSY6F6TZJid19fSk5zroL9jDMDwJlkofkOdTmatCKHIUP0pqalrM5JcIwy6XZ1/TL/e7F&#13;&#10;mpIQwXBQ1oiaPohAr7bPn216V4mF7aziwhMEMaHqXU27GF1VFIF1QkOYWScMOlvrNUS8+n3BPfSI&#13;&#10;rlWxmM9fFb313HnLRAj492Z00m3Gb1vB4qe2DSISVVPsLebT57NJZ7HdQLX34DrJTm3AP3ShQRos&#13;&#10;eoa6gQjk4OVvUFoyb4Nt44xZXdi2lUzkGXCacv7LNHcdOJFnQXKCO9MU/h8s+3j87InkNV0tX1Ji&#13;&#10;QKNI92KI5I0dyGpxkRjqXagw8M5haBzQgUrnaYO7texrwJDiScyYEFJ003+wHBHhEG3OGFqvE084&#13;&#10;OUEYlOThLEOqyhL2arleXaKLoa8s16tl7qKAasp2PsR3wmqSjJp6lDmjw/E2xNQNVFNIKhasknwn&#13;&#10;lcoXv2+ulSdHwJXY5S/NiCk/hSlD+ppeXiADf4eY5+9PEFpG3G0ldU3X5yCoOgH8reFYE6oIUo02&#13;&#10;1lfmxGOibiQxDs2Q1SnLSYjG8gdk1ttxl/HtodFZ/52SHve4puHbAbygRL03uChp6SfDT0YzGWAY&#13;&#10;ptY0UjKa13F8HAfn5b5D5FFoY1+jgq3M5Capxy5O/eJuZgJP7ygt/9N7jvrx2rePAAAA//8DAFBL&#13;&#10;AwQUAAYACAAAACEALNUcs+QAAAASAQAADwAAAGRycy9kb3ducmV2LnhtbExPPU/DMBDdkfgP1iGx&#13;&#10;UadRE5o0TlUVMSGhtjAwurFJIuJzZDuN4ddznWA56e69ex/VNpqBXbTzvUUBy0UCTGNjVY+tgPe3&#13;&#10;54c1MB8kKjlY1AK+tYdtfXtTyVLZGY/6cgotIxH0pRTQhTCWnPum00b6hR01EvZpnZGBVtdy5eRM&#13;&#10;4mbgaZLk3MgeyaGTo953uvk6TUbAz+HobNytX/bzIU6vH0Ph0AUh7u/i04bGbgMs6Bj+PuDagfJD&#13;&#10;TcHOdkLl2SAgfSyWRCUgSfMCGFGybJUBO19PqywHXlf8f5X6FwAA//8DAFBLAQItABQABgAIAAAA&#13;&#10;IQC2gziS/gAAAOEBAAATAAAAAAAAAAAAAAAAAAAAAABbQ29udGVudF9UeXBlc10ueG1sUEsBAi0A&#13;&#10;FAAGAAgAAAAhADj9If/WAAAAlAEAAAsAAAAAAAAAAAAAAAAALwEAAF9yZWxzLy5yZWxzUEsBAi0A&#13;&#10;FAAGAAgAAAAhAL0r3/0YAgAANQQAAA4AAAAAAAAAAAAAAAAALgIAAGRycy9lMm9Eb2MueG1sUEsB&#13;&#10;Ai0AFAAGAAgAAAAhACzVHLPkAAAAEgEAAA8AAAAAAAAAAAAAAAAAcgQAAGRycy9kb3ducmV2Lnht&#13;&#10;bFBLBQYAAAAABAAEAPMAAACDBQAAAAA=&#13;&#10;">
                <v:path arrowok="t"/>
                <v:textbox inset="0,0,0,0">
                  <w:txbxContent>
                    <w:p w14:paraId="3C28292F"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53984" behindDoc="1" locked="0" layoutInCell="1" allowOverlap="1" wp14:anchorId="00E33CE9" wp14:editId="110F71A7">
                <wp:simplePos x="0" y="0"/>
                <wp:positionH relativeFrom="page">
                  <wp:posOffset>2258695</wp:posOffset>
                </wp:positionH>
                <wp:positionV relativeFrom="page">
                  <wp:posOffset>6856730</wp:posOffset>
                </wp:positionV>
                <wp:extent cx="784225" cy="86995"/>
                <wp:effectExtent l="0" t="0" r="0" b="0"/>
                <wp:wrapSquare wrapText="bothSides"/>
                <wp:docPr id="742"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4225" cy="8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1754" w14:textId="77777777" w:rsidR="00DC28EF" w:rsidRDefault="00DC28EF">
                            <w:pPr>
                              <w:shd w:val="solid" w:color="FFFFFF" w:fill="FFFFFF"/>
                              <w:spacing w:line="208" w:lineRule="auto"/>
                              <w:rPr>
                                <w:rFonts w:ascii="Tahoma" w:hAnsi="Tahoma"/>
                                <w:color w:val="000000"/>
                                <w:spacing w:val="-3"/>
                                <w:sz w:val="13"/>
                              </w:rPr>
                            </w:pPr>
                            <w:r>
                              <w:rPr>
                                <w:rFonts w:ascii="Tahoma" w:hAnsi="Tahoma"/>
                                <w:color w:val="000000"/>
                                <w:spacing w:val="-3"/>
                                <w:sz w:val="13"/>
                              </w:rPr>
                              <w:t>Multiplicative term,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33CE9" id="Text Box 724" o:spid="_x0000_s1038" type="#_x0000_t202" style="position:absolute;left:0;text-align:left;margin-left:177.85pt;margin-top:539.9pt;width:61.75pt;height:6.85pt;z-index:-251562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GibwIAAPIEAAAOAAAAZHJzL2Uyb0RvYy54bWysVNtu3CAQfa/Uf0C8b3yR92JrvVGTdKtK&#13;&#10;6UVK+gEs4DUqBgrs2mmVf++A19ukF6mq6gc8wHCYmXOG9eXQSXTk1gmtapxdpBhxRTUTal/jT/fb&#13;&#10;2Qoj54liRGrFa/zAHb7cvHyx7k3Fc91qybhFAKJc1Zsat96bKkkcbXlH3IU2XMFmo21HPEztPmGW&#13;&#10;9IDeySRP00XSa8uM1ZQ7B6s34ybeRPym4dR/aBrHPZI1hth8HG0cd2FMNmtS7S0xraCnMMg/RNER&#13;&#10;oeDSM9QN8QQdrPgFqhPUaqcbf0F1l+imEZTHHCCbLP0pm7uWGB5zgeI4cy6T+3+w9P3xo0WC1XhZ&#13;&#10;5Bgp0gFJ93zw6EoPaJkXoUK9cRU43hlw9QNsANMxW2duNf3swCV54jMecMF717/TDBDJwet4Ymhs&#13;&#10;F+oEmSOAAUoezjSEWyksLldFns8xorC1WpTlPMSQkGo6a6zzb7juUDBqbIHkiE2Ot86PrpNLuMpp&#13;&#10;KdhWSBkndr+7lhYdCQhiG78T+jM3qYKz0uHYiDiuQIhwR9gLwUaCv5VZXqRXeTnbLlbLWbEt5rNy&#13;&#10;ma5maVZelYu0KIub7WMIMCuqVjDG1a1QfBJbVvwdmSfZjzKJckN9jcs5FCrm9cck0/j9LslOeOg9&#13;&#10;KToo89mJVC0n7LVikDapPBFytJPn4UdCoAbTP1YliiDwPirAD7shSivLJxXtNHsAWVgNvAH38HCA&#13;&#10;0Wr7FaMemrDG7suBWI6RfKtA5aFjJ8NOxm4yiKJwtMYeo9G89mNnH4wV+xaQR5Uq/Qrk14iojaDT&#13;&#10;MYqTaKGxYhKnRyB07tN59PrxVG2+AwAA//8DAFBLAwQUAAYACAAAACEAN/4ER+QAAAASAQAADwAA&#13;&#10;AGRycy9kb3ducmV2LnhtbExPy26DMBC8V+o/WFupt8aQhFIIJqpaVZF6iUryAQ52MApeI2wC+ftu&#13;&#10;Tu1lpd2ZnUexnW3HrnrwrUMB8SICprF2qsVGwPHw9fIGzAeJSnYOtYCb9rAtHx8KmSs34Y++VqFh&#13;&#10;JII+lwJMCH3Oua+NttIvXK+RsLMbrAy0Dg1Xg5xI3HZ8GUWv3MoWycHIXn8YXV+q0QpoU4y/x2o9&#13;&#10;83jKjoe92e1v406I56f5c0PjfQMs6Dn8fcC9A+WHkoKd3IjKs07AKklSohIQpRk1Ico6zZbATvdT&#13;&#10;tkqAlwX/X6X8BQAA//8DAFBLAQItABQABgAIAAAAIQC2gziS/gAAAOEBAAATAAAAAAAAAAAAAAAA&#13;&#10;AAAAAABbQ29udGVudF9UeXBlc10ueG1sUEsBAi0AFAAGAAgAAAAhADj9If/WAAAAlAEAAAsAAAAA&#13;&#10;AAAAAAAAAAAALwEAAF9yZWxzLy5yZWxzUEsBAi0AFAAGAAgAAAAhAId9EaJvAgAA8gQAAA4AAAAA&#13;&#10;AAAAAAAAAAAALgIAAGRycy9lMm9Eb2MueG1sUEsBAi0AFAAGAAgAAAAhADf+BEfkAAAAEgEAAA8A&#13;&#10;AAAAAAAAAAAAAAAAyQQAAGRycy9kb3ducmV2LnhtbFBLBQYAAAAABAAEAPMAAADaBQAAAAA=&#13;&#10;" stroked="f">
                <v:path arrowok="t"/>
                <v:textbox inset="0,0,0,0">
                  <w:txbxContent>
                    <w:p w14:paraId="5CB31754" w14:textId="77777777" w:rsidR="00DC28EF" w:rsidRDefault="00DC28EF">
                      <w:pPr>
                        <w:shd w:val="solid" w:color="FFFFFF" w:fill="FFFFFF"/>
                        <w:spacing w:line="208" w:lineRule="auto"/>
                        <w:rPr>
                          <w:rFonts w:ascii="Tahoma" w:hAnsi="Tahoma"/>
                          <w:color w:val="000000"/>
                          <w:spacing w:val="-3"/>
                          <w:sz w:val="13"/>
                        </w:rPr>
                      </w:pPr>
                      <w:r>
                        <w:rPr>
                          <w:rFonts w:ascii="Tahoma" w:hAnsi="Tahoma"/>
                          <w:color w:val="000000"/>
                          <w:spacing w:val="-3"/>
                          <w:sz w:val="13"/>
                        </w:rPr>
                        <w:t>Multiplicative term, Air</w:t>
                      </w:r>
                    </w:p>
                  </w:txbxContent>
                </v:textbox>
                <w10:wrap type="square" anchorx="page" anchory="page"/>
              </v:shape>
            </w:pict>
          </mc:Fallback>
        </mc:AlternateContent>
      </w:r>
      <w:r w:rsidRPr="00B80A37">
        <w:rPr>
          <w:noProof/>
        </w:rPr>
        <mc:AlternateContent>
          <mc:Choice Requires="wps">
            <w:drawing>
              <wp:anchor distT="0" distB="0" distL="0" distR="0" simplePos="0" relativeHeight="251757056" behindDoc="1" locked="0" layoutInCell="1" allowOverlap="1" wp14:anchorId="1D7AE4E1" wp14:editId="156AE99B">
                <wp:simplePos x="0" y="0"/>
                <wp:positionH relativeFrom="page">
                  <wp:posOffset>1623695</wp:posOffset>
                </wp:positionH>
                <wp:positionV relativeFrom="page">
                  <wp:posOffset>8237220</wp:posOffset>
                </wp:positionV>
                <wp:extent cx="1085850" cy="119380"/>
                <wp:effectExtent l="0" t="0" r="0" b="0"/>
                <wp:wrapSquare wrapText="bothSides"/>
                <wp:docPr id="741"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85850" cy="11938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EF481" w14:textId="77777777" w:rsidR="00DC28EF" w:rsidRDefault="00DC28EF">
                            <w:pPr>
                              <w:shd w:val="solid" w:color="E8EEEF" w:fill="E8EEEF"/>
                              <w:tabs>
                                <w:tab w:val="left" w:pos="702"/>
                                <w:tab w:val="right" w:pos="1602"/>
                              </w:tabs>
                              <w:spacing w:line="204" w:lineRule="auto"/>
                              <w:rPr>
                                <w:rFonts w:ascii="Arial" w:hAnsi="Arial"/>
                                <w:color w:val="000000"/>
                                <w:spacing w:val="-10"/>
                                <w:w w:val="110"/>
                                <w:sz w:val="10"/>
                              </w:rPr>
                            </w:pPr>
                            <w:r>
                              <w:rPr>
                                <w:rFonts w:ascii="Arial" w:hAnsi="Arial"/>
                                <w:color w:val="000000"/>
                                <w:spacing w:val="-10"/>
                                <w:w w:val="110"/>
                                <w:sz w:val="10"/>
                              </w:rPr>
                              <w:t>1970</w:t>
                            </w:r>
                            <w:r>
                              <w:rPr>
                                <w:rFonts w:ascii="Arial" w:hAnsi="Arial"/>
                                <w:color w:val="000000"/>
                                <w:spacing w:val="-10"/>
                                <w:w w:val="110"/>
                                <w:sz w:val="10"/>
                              </w:rPr>
                              <w:tab/>
                              <w:t>1980</w:t>
                            </w:r>
                            <w:r>
                              <w:rPr>
                                <w:rFonts w:ascii="Arial" w:hAnsi="Arial"/>
                                <w:color w:val="000000"/>
                                <w:spacing w:val="-10"/>
                                <w:w w:val="110"/>
                                <w:sz w:val="10"/>
                              </w:rPr>
                              <w:tab/>
                            </w:r>
                            <w:r>
                              <w:rPr>
                                <w:rFonts w:ascii="Arial" w:hAnsi="Arial"/>
                                <w:color w:val="000000"/>
                                <w:w w:val="110"/>
                                <w:sz w:val="10"/>
                              </w:rPr>
                              <w:t>1990</w:t>
                            </w:r>
                          </w:p>
                          <w:p w14:paraId="1876EAFB" w14:textId="77777777" w:rsidR="00DC28EF" w:rsidRDefault="00DC28EF">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AE4E1" id="Text Box 723" o:spid="_x0000_s1039" type="#_x0000_t202" style="position:absolute;left:0;text-align:left;margin-left:127.85pt;margin-top:648.6pt;width:85.5pt;height:9.4pt;z-index:-251559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9Y9idwIAAPQEAAAOAAAAZHJzL2Uyb0RvYy54bWysVG1v2yAQ/j5p/wHxPbWdOo1t1anWNpkm&#13;&#10;dS9Sux9AAMdoGBiQ2N20/74Dx1m7F2malg/k8B3HPfc8x+XV0El04NYJrWqcnaUYcUU1E2pX448P&#13;&#10;m1mBkfNEMSK14jV+5A5frV6+uOxNxee61ZJxiyCJclVvatx6b6okcbTlHXFn2nAFzkbbjnjY2l3C&#13;&#10;LOkheyeTeZpeJL22zFhNuXPw9XZ04lXM3zSc+vdN47hHssZQm4+rjes2rMnqklQ7S0wr6LEM8g9V&#13;&#10;dEQouPSU6pZ4gvZW/JKqE9Rqpxt/RnWX6KYRlEcMgCZLf0Jz3xLDIxZojjOnNrn/l5a+O3ywSLAa&#13;&#10;L/MMI0U6IOmBDx5d6wEt5+ehQ71xFQTeGwj1AziA6YjWmTtNPzkISZ7EjAdciN72bzWDjGTvdTwx&#13;&#10;NLYLfQLkCNIAJY8nGsKtNOROi0WxABcFX5aV50XkKSHVdNpY519z3aFg1NgCzTE7Odw5H6oh1RQS&#13;&#10;LnNaCrYRUsaN3W1vpEUHApJYF+v1ehMwwpFnYVKFYKXDsdE9foEi4Y7gC+VGir+W2TxPr+flbHNR&#13;&#10;LGf5Jl/MymVazNKsvC4v0rzMbzffQoFZXrWCMa7uhOKT3LL87+g8Cn8UShQc6mtcLuaLkYs/gkzj&#13;&#10;73cgO+Fh+qToalycgkjVcsLWigFsUnki5Ggnz8uPLYMeTP+xK1EGgflRA37YDlFc2UlHW80eQRhW&#13;&#10;A29AMTwdYLTafsGohzGssfu8J5ZjJN8o0HmY2cmwk7GdDKIoHK2xx2g0b/w423tjxa6FzKNOlX4F&#13;&#10;AmxE1EZQ6lgFlB42MFoRxPEZCLP7dB+jfjxWq+8AAAD//wMAUEsDBBQABgAIAAAAIQAaIiqh5AAA&#13;&#10;ABIBAAAPAAAAZHJzL2Rvd25yZXYueG1sTE9BTsMwELwj8QdrkbhRp4amaRqnoqCKc0OR4OYkJo6I&#13;&#10;18F22/B7tie4rLQzs7MzxWayAztpH3qHEuazBJjGxrU9dhIOr7u7DFiICls1ONQSfnSATXl9Vai8&#13;&#10;dWfc61MVO0YmGHIlwcQ45pyHxmirwsyNGon7dN6qSKvveOvVmcztwEWSpNyqHumDUaN+Mrr5qo5W&#13;&#10;gh8Pu8q8Jdk3z963Hyvc7uuXScrbm+l5TeNxDSzqKf5dwKUD5YeSgtXuiG1ggwSxWCxJSoRYLQUw&#13;&#10;kjyIlKCaoPt5mgAvC/6/SvkLAAD//wMAUEsBAi0AFAAGAAgAAAAhALaDOJL+AAAA4QEAABMAAAAA&#13;&#10;AAAAAAAAAAAAAAAAAFtDb250ZW50X1R5cGVzXS54bWxQSwECLQAUAAYACAAAACEAOP0h/9YAAACU&#13;&#10;AQAACwAAAAAAAAAAAAAAAAAvAQAAX3JlbHMvLnJlbHNQSwECLQAUAAYACAAAACEAmPWPYncCAAD0&#13;&#10;BAAADgAAAAAAAAAAAAAAAAAuAgAAZHJzL2Uyb0RvYy54bWxQSwECLQAUAAYACAAAACEAGiIqoeQA&#13;&#10;AAASAQAADwAAAAAAAAAAAAAAAADRBAAAZHJzL2Rvd25yZXYueG1sUEsFBgAAAAAEAAQA8wAAAOIF&#13;&#10;AAAAAA==&#13;&#10;" fillcolor="#e8eeef" stroked="f">
                <v:path arrowok="t"/>
                <v:textbox inset="0,0,0,0">
                  <w:txbxContent>
                    <w:p w14:paraId="637EF481" w14:textId="77777777" w:rsidR="00DC28EF" w:rsidRDefault="00DC28EF">
                      <w:pPr>
                        <w:shd w:val="solid" w:color="E8EEEF" w:fill="E8EEEF"/>
                        <w:tabs>
                          <w:tab w:val="left" w:pos="702"/>
                          <w:tab w:val="right" w:pos="1602"/>
                        </w:tabs>
                        <w:spacing w:line="204" w:lineRule="auto"/>
                        <w:rPr>
                          <w:rFonts w:ascii="Arial" w:hAnsi="Arial"/>
                          <w:color w:val="000000"/>
                          <w:spacing w:val="-10"/>
                          <w:w w:val="110"/>
                          <w:sz w:val="10"/>
                        </w:rPr>
                      </w:pPr>
                      <w:r>
                        <w:rPr>
                          <w:rFonts w:ascii="Arial" w:hAnsi="Arial"/>
                          <w:color w:val="000000"/>
                          <w:spacing w:val="-10"/>
                          <w:w w:val="110"/>
                          <w:sz w:val="10"/>
                        </w:rPr>
                        <w:t>1970</w:t>
                      </w:r>
                      <w:r>
                        <w:rPr>
                          <w:rFonts w:ascii="Arial" w:hAnsi="Arial"/>
                          <w:color w:val="000000"/>
                          <w:spacing w:val="-10"/>
                          <w:w w:val="110"/>
                          <w:sz w:val="10"/>
                        </w:rPr>
                        <w:tab/>
                        <w:t>1980</w:t>
                      </w:r>
                      <w:r>
                        <w:rPr>
                          <w:rFonts w:ascii="Arial" w:hAnsi="Arial"/>
                          <w:color w:val="000000"/>
                          <w:spacing w:val="-10"/>
                          <w:w w:val="110"/>
                          <w:sz w:val="10"/>
                        </w:rPr>
                        <w:tab/>
                      </w:r>
                      <w:r>
                        <w:rPr>
                          <w:rFonts w:ascii="Arial" w:hAnsi="Arial"/>
                          <w:color w:val="000000"/>
                          <w:w w:val="110"/>
                          <w:sz w:val="10"/>
                        </w:rPr>
                        <w:t>1990</w:t>
                      </w:r>
                    </w:p>
                    <w:p w14:paraId="1876EAFB" w14:textId="77777777" w:rsidR="00DC28EF" w:rsidRDefault="00DC28EF">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60128" behindDoc="1" locked="0" layoutInCell="1" allowOverlap="1" wp14:anchorId="0570C54B" wp14:editId="30F7AE2F">
                <wp:simplePos x="0" y="0"/>
                <wp:positionH relativeFrom="page">
                  <wp:posOffset>2962910</wp:posOffset>
                </wp:positionH>
                <wp:positionV relativeFrom="page">
                  <wp:posOffset>8237220</wp:posOffset>
                </wp:positionV>
                <wp:extent cx="578485" cy="50800"/>
                <wp:effectExtent l="0" t="0" r="0" b="0"/>
                <wp:wrapSquare wrapText="bothSides"/>
                <wp:docPr id="740"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485"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8E4C8" w14:textId="77777777" w:rsidR="00DC28EF" w:rsidRDefault="00DC28EF">
                            <w:pPr>
                              <w:shd w:val="solid" w:color="E8EEEF" w:fill="E8EEEF"/>
                              <w:tabs>
                                <w:tab w:val="right" w:pos="907"/>
                              </w:tabs>
                              <w:spacing w:line="75" w:lineRule="exact"/>
                              <w:rPr>
                                <w:rFonts w:ascii="Arial" w:hAnsi="Arial"/>
                                <w:color w:val="000000"/>
                                <w:spacing w:val="-10"/>
                                <w:w w:val="110"/>
                                <w:sz w:val="10"/>
                              </w:rPr>
                            </w:pPr>
                            <w:r>
                              <w:rPr>
                                <w:rFonts w:ascii="Arial" w:hAnsi="Arial"/>
                                <w:color w:val="000000"/>
                                <w:spacing w:val="-10"/>
                                <w:w w:val="110"/>
                                <w:sz w:val="10"/>
                              </w:rPr>
                              <w:t>2000</w:t>
                            </w:r>
                            <w:r>
                              <w:rPr>
                                <w:rFonts w:ascii="Arial" w:hAnsi="Arial"/>
                                <w:color w:val="000000"/>
                                <w:spacing w:val="-10"/>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C54B" id="Text Box 722" o:spid="_x0000_s1040" type="#_x0000_t202" style="position:absolute;left:0;text-align:left;margin-left:233.3pt;margin-top:648.6pt;width:45.55pt;height:4pt;z-index:-251556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gljdwIAAPIEAAAOAAAAZHJzL2Uyb0RvYy54bWysVNtu3CAQfa/Uf0C8b3yRN2tb8UZNsltV&#13;&#10;Si9S0g9gDV6jYqDArp1W/fcOsE6TXqSqqh/wwFyYmXOGi8tpEOjIjOVKNjg7SzFislWUy32DP95v&#13;&#10;FyVG1hFJiVCSNfiBWXy5fvniYtQ1y1WvBGUGQRBp61E3uHdO10li254NxJ4pzSQoO2UG4mBr9gk1&#13;&#10;ZITog0jyND1PRmWoNqpl1sLpTVTidYjfdax177vOModEgyE3F1YT1p1fk/UFqfeG6J63pzTIP2Qx&#13;&#10;EC7h0sdQN8QRdDD8l1ADb42yqnNnrRoS1XW8ZaEGqCZLf6rmrieahVqgOVY/tsn+v7Dtu+MHgzht&#13;&#10;8KqA/kgyAEj3bHLoSk1olee+Q6O2NRjeaTB1EygA6VCt1beq/WTBJHliEx2st96NbxWFiOTgVPCY&#13;&#10;OjP4PkHlCMLAlQ+PMPhbWzhcrsqiXGLUgmqZlmlAKSH17KuNda+ZGpAXGmwA5BCbHG+t87mQejbx&#13;&#10;V1klON1yIcLG7HfXwqAjAUJsys1ms/UVgsszMyG9sVTeLarjCaQId3idTzYA/LXK8iK9yqvF9rxc&#13;&#10;LYptsVxUq7RcpFl1VZ2nRVXcbL/5BLOi7jmlTN5yyWayZcXfgXmifaRJoBsaG1wt82VE4o9FpuH7&#13;&#10;XZEDdzB7gg8NhibDF6ehZ4RuJIWySe0IF1FOnqcfWgY9mP+hK4EEHvfIADftpkCtrJhZtFP0AWhh&#13;&#10;FOAG2MPDAUKvzBeMRhjCBtvPB2IYRuKNBJb7iZ0FMwu7WSCyBdcGO4yieO3iZB+04fseIkeWSvUK&#13;&#10;6NfxwA3P05gFpO43MFihiNMj4Cf36T5Y/Xiq1t8BAAD//wMAUEsDBBQABgAIAAAAIQB5Av/x5AAA&#13;&#10;ABIBAAAPAAAAZHJzL2Rvd25yZXYueG1sTE/LTsMwELwj8Q/WInGjDoE8msapKKji3NBK5eYkJo6I&#13;&#10;18F22/D3LCe4rLQ7s/Mo17MZ2Vk5P1gUcL+IgClsbTdgL2D/tr3LgfkgsZOjRSXgW3lYV9dXpSw6&#13;&#10;e8GdOtehZySCvpACdAhTwblvtTLSL+ykkLAP64wMtLqed05eSNyMPI6ilBs5IDloOalnrdrP+mQE&#13;&#10;uGm/rfUhyr94fty8L3Gza15nIW5v5pcVjacVsKDm8PcBvx0oP1QUrLEn7DwbBTymaUpUAuJlFgMj&#13;&#10;SpJkGbCGTg9REgOvSv6/SvUDAAD//wMAUEsBAi0AFAAGAAgAAAAhALaDOJL+AAAA4QEAABMAAAAA&#13;&#10;AAAAAAAAAAAAAAAAAFtDb250ZW50X1R5cGVzXS54bWxQSwECLQAUAAYACAAAACEAOP0h/9YAAACU&#13;&#10;AQAACwAAAAAAAAAAAAAAAAAvAQAAX3JlbHMvLnJlbHNQSwECLQAUAAYACAAAACEASq4JY3cCAADy&#13;&#10;BAAADgAAAAAAAAAAAAAAAAAuAgAAZHJzL2Uyb0RvYy54bWxQSwECLQAUAAYACAAAACEAeQL/8eQA&#13;&#10;AAASAQAADwAAAAAAAAAAAAAAAADRBAAAZHJzL2Rvd25yZXYueG1sUEsFBgAAAAAEAAQA8wAAAOIF&#13;&#10;AAAAAA==&#13;&#10;" fillcolor="#e8eeef" stroked="f">
                <v:path arrowok="t"/>
                <v:textbox inset="0,0,0,0">
                  <w:txbxContent>
                    <w:p w14:paraId="0E18E4C8" w14:textId="77777777" w:rsidR="00DC28EF" w:rsidRDefault="00DC28EF">
                      <w:pPr>
                        <w:shd w:val="solid" w:color="E8EEEF" w:fill="E8EEEF"/>
                        <w:tabs>
                          <w:tab w:val="right" w:pos="907"/>
                        </w:tabs>
                        <w:spacing w:line="75" w:lineRule="exact"/>
                        <w:rPr>
                          <w:rFonts w:ascii="Arial" w:hAnsi="Arial"/>
                          <w:color w:val="000000"/>
                          <w:spacing w:val="-10"/>
                          <w:w w:val="110"/>
                          <w:sz w:val="10"/>
                        </w:rPr>
                      </w:pPr>
                      <w:r>
                        <w:rPr>
                          <w:rFonts w:ascii="Arial" w:hAnsi="Arial"/>
                          <w:color w:val="000000"/>
                          <w:spacing w:val="-10"/>
                          <w:w w:val="110"/>
                          <w:sz w:val="10"/>
                        </w:rPr>
                        <w:t>2000</w:t>
                      </w:r>
                      <w:r>
                        <w:rPr>
                          <w:rFonts w:ascii="Arial" w:hAnsi="Arial"/>
                          <w:color w:val="000000"/>
                          <w:spacing w:val="-10"/>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63200" behindDoc="1" locked="0" layoutInCell="1" allowOverlap="1" wp14:anchorId="64A5E173" wp14:editId="5027134B">
                <wp:simplePos x="0" y="0"/>
                <wp:positionH relativeFrom="page">
                  <wp:posOffset>1557020</wp:posOffset>
                </wp:positionH>
                <wp:positionV relativeFrom="page">
                  <wp:posOffset>8038465</wp:posOffset>
                </wp:positionV>
                <wp:extent cx="45720" cy="52705"/>
                <wp:effectExtent l="0" t="0" r="0" b="0"/>
                <wp:wrapSquare wrapText="bothSides"/>
                <wp:docPr id="739"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 cy="52705"/>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5334" w14:textId="77777777" w:rsidR="00DC28EF" w:rsidRDefault="00DC28EF">
                            <w:pPr>
                              <w:shd w:val="solid" w:color="E8EEEF" w:fill="E8EEEF"/>
                              <w:spacing w:line="78" w:lineRule="exact"/>
                              <w:rPr>
                                <w:rFonts w:ascii="Tahoma" w:hAnsi="Tahoma"/>
                                <w:color w:val="000000"/>
                                <w:spacing w:val="-42"/>
                                <w:sz w:val="13"/>
                              </w:rPr>
                            </w:pPr>
                            <w:proofErr w:type="spellStart"/>
                            <w:r>
                              <w:rPr>
                                <w:rFonts w:ascii="Tahoma" w:hAnsi="Tahoma"/>
                                <w:color w:val="000000"/>
                                <w:spacing w:val="-42"/>
                                <w:sz w:val="13"/>
                              </w:rPr>
                              <w:t>Lc</w:t>
                            </w:r>
                            <w:proofErr w:type="spellEnd"/>
                            <w:r>
                              <w:rPr>
                                <w:rFonts w:ascii="Tahoma" w:hAnsi="Tahoma"/>
                                <w:color w:val="000000"/>
                                <w:spacing w:val="-42"/>
                                <w:sz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5E173" id="Text Box 721" o:spid="_x0000_s1041" type="#_x0000_t202" style="position:absolute;left:0;text-align:left;margin-left:122.6pt;margin-top:632.95pt;width:3.6pt;height:4.15pt;z-index:-251553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g2+cgIAAPEEAAAOAAAAZHJzL2Uyb0RvYy54bWysVG1v2yAQ/j5p/wHxPfXLnCa26lRrm0yT&#13;&#10;uhep3Q8ggGM0DAxI7G7af9+B47TdizRNywdy+I6Hu3ue4+Jy6CQ6cOuEVjXOzlKMuKKaCbWr8af7&#13;&#10;zWyJkfNEMSK14jV+4A5frl6+uOhNxXPdasm4RQCiXNWbGrfemypJHG15R9yZNlyBs9G2Ix62dpcw&#13;&#10;S3pA72SSp+l50mvLjNWUOwdfb0YnXkX8puHUf2gaxz2SNYbcfFxtXLdhTVYXpNpZYlpBj2mQf8ii&#13;&#10;I0LBpSeoG+IJ2lvxC1QnqNVON/6M6i7RTSMojzVANVn6UzV3LTE81gLNcebUJvf/YOn7w0eLBKvx&#13;&#10;4lWJkSIdkHTPB4+u9IAWeRY61BtXQeCdgVA/gAOYjtU6c6vpZwchyZOY8YAL0dv+nWaASPZexxND&#13;&#10;Y7vQJ6gcAQxQ8nCiIdxK4WMxX+TgoOCZ54t0HlJISDUdNdb5N1x3KBg1tsBxhCaHW+fH0Ckk3OS0&#13;&#10;FGwjpIwbu9teS4sOBPSwXq7X680R/VmYVCFY6XBsRBy/QIZwR/CFXCO/38osL9KrvJxtzpeLWbEp&#13;&#10;5rNykS5naVZeledpURY3m+8hwayoWsEYV7dC8UlrWfF3XB5VP6okqg31NS7n+Xwk4o9FpvH3uyI7&#13;&#10;4WH0pOhqvDwFkarlhK0Vg7JJ5YmQo508Tz8SAj2Y/mNXogYC7aMA/LAdorKyyGAQyFazB1CF1cAb&#13;&#10;MAzvBhittl8x6mEGa+y+7InlGMm3CkQeBnYy7GRsJ4MoCkdr7DEazWs/DvbeWLFrAXkUqdKvQX2N&#13;&#10;iNp4zOKoWZirWMTxDQiD+3Qfox5fqtUPAAAA//8DAFBLAwQUAAYACAAAACEAc4CkY+MAAAASAQAA&#13;&#10;DwAAAGRycy9kb3ducmV2LnhtbExPTU/DMAy9I/EfIiNxYylRO7qu6cRAE+eVIcEtbUJT0Tilybby&#13;&#10;7/FOcLFkv+f3UW5mN7CTmULvUcL9IgFmsPW6x07C4XV3lwMLUaFWg0cj4ccE2FTXV6UqtD/j3pzq&#13;&#10;2DESwVAoCTbGseA8tNY4FRZ+NEjYp5+cirROHdeTOpO4G7hIkiV3qkdysGo0T9a0X/XRSZjGw662&#13;&#10;b0n+zfP37ccKt/vmZZby9mZ+XtN4XAOLZo5/H3DpQPmhomCNP6IObJAg0kwQlQCxzFbAiCIykQJr&#13;&#10;LqeHVACvSv6/SvULAAD//wMAUEsBAi0AFAAGAAgAAAAhALaDOJL+AAAA4QEAABMAAAAAAAAAAAAA&#13;&#10;AAAAAAAAAFtDb250ZW50X1R5cGVzXS54bWxQSwECLQAUAAYACAAAACEAOP0h/9YAAACUAQAACwAA&#13;&#10;AAAAAAAAAAAAAAAvAQAAX3JlbHMvLnJlbHNQSwECLQAUAAYACAAAACEA8z4NvnICAADxBAAADgAA&#13;&#10;AAAAAAAAAAAAAAAuAgAAZHJzL2Uyb0RvYy54bWxQSwECLQAUAAYACAAAACEAc4CkY+MAAAASAQAA&#13;&#10;DwAAAAAAAAAAAAAAAADMBAAAZHJzL2Rvd25yZXYueG1sUEsFBgAAAAAEAAQA8wAAANwFAAAAAA==&#13;&#10;" fillcolor="#e8eeef" stroked="f">
                <v:path arrowok="t"/>
                <v:textbox inset="0,0,0,0">
                  <w:txbxContent>
                    <w:p w14:paraId="5C2D5334" w14:textId="77777777" w:rsidR="00DC28EF" w:rsidRDefault="00DC28EF">
                      <w:pPr>
                        <w:shd w:val="solid" w:color="E8EEEF" w:fill="E8EEEF"/>
                        <w:spacing w:line="78" w:lineRule="exact"/>
                        <w:rPr>
                          <w:rFonts w:ascii="Tahoma" w:hAnsi="Tahoma"/>
                          <w:color w:val="000000"/>
                          <w:spacing w:val="-42"/>
                          <w:sz w:val="13"/>
                        </w:rPr>
                      </w:pPr>
                      <w:proofErr w:type="spellStart"/>
                      <w:r>
                        <w:rPr>
                          <w:rFonts w:ascii="Tahoma" w:hAnsi="Tahoma"/>
                          <w:color w:val="000000"/>
                          <w:spacing w:val="-42"/>
                          <w:sz w:val="13"/>
                        </w:rPr>
                        <w:t>Lc</w:t>
                      </w:r>
                      <w:proofErr w:type="spellEnd"/>
                      <w:r>
                        <w:rPr>
                          <w:rFonts w:ascii="Tahoma" w:hAnsi="Tahoma"/>
                          <w:color w:val="000000"/>
                          <w:spacing w:val="-42"/>
                          <w:sz w:val="13"/>
                        </w:rPr>
                        <w:t>?</w:t>
                      </w:r>
                    </w:p>
                  </w:txbxContent>
                </v:textbox>
                <w10:wrap type="square" anchorx="page" anchory="page"/>
              </v:shape>
            </w:pict>
          </mc:Fallback>
        </mc:AlternateContent>
      </w:r>
      <w:r w:rsidRPr="00B80A37">
        <w:rPr>
          <w:noProof/>
        </w:rPr>
        <mc:AlternateContent>
          <mc:Choice Requires="wps">
            <w:drawing>
              <wp:anchor distT="0" distB="0" distL="0" distR="0" simplePos="0" relativeHeight="251766272" behindDoc="1" locked="0" layoutInCell="1" allowOverlap="1" wp14:anchorId="6984064C" wp14:editId="7FAB332F">
                <wp:simplePos x="0" y="0"/>
                <wp:positionH relativeFrom="page">
                  <wp:posOffset>1772285</wp:posOffset>
                </wp:positionH>
                <wp:positionV relativeFrom="page">
                  <wp:posOffset>8402320</wp:posOffset>
                </wp:positionV>
                <wp:extent cx="1748790" cy="118745"/>
                <wp:effectExtent l="0" t="0" r="3810" b="0"/>
                <wp:wrapSquare wrapText="bothSides"/>
                <wp:docPr id="738"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869EDBD"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4064C" id="Text Box 720" o:spid="_x0000_s1042" type="#_x0000_t202" style="position:absolute;left:0;text-align:left;margin-left:139.55pt;margin-top:661.6pt;width:137.7pt;height:9.35pt;z-index:-251550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JhfFwIAADUEAAAOAAAAZHJzL2Uyb0RvYy54bWysU9uO2yAQfa/Uf0C8N3bSzSZrhaza3aaq&#13;&#10;tL1Iu/0AjHGMCgwFEjv9+h1wkt3eXqr6AQ2e4TBzzmF1PRhN9tIHBZbR6aSkRFoBjbJbRr8+bF4t&#13;&#10;KQmR24ZrsJLRgwz0ev3yxap3lZxBB7qRniCIDVXvGO1idFVRBNFJw8MEnLSYbMEbHnHrt0XjeY/o&#13;&#10;RhezsrwsevCN8yBkCPj3dkzSdcZvWyni57YNMhLNKPYW8+rzWqe1WK94tfXcdUoc2+D/0IXhyuKl&#13;&#10;Z6hbHjnZefUblFHCQ4A2TgSYAtpWCZlnwGmm5S/T3HfcyTwLkhPcmabw/2DFp/0XT1TD6OI1SmW5&#13;&#10;QZEe5BDJWxjIYpYZ6l2osPDeYWkcMIFK52mDuwPxLSCJxbOaRH6oQqqu+4/QICLfRcgnhtabxBNO&#13;&#10;ThAGJTmcZUi3ioS9uFgurjAlMDedLhcX86RTwavTaedDfC/BkBQw6lHmjM73dyGOpaeSdFkArZqN&#13;&#10;0jpv/La+0Z7sOVpik78j+k9l2pKe0av5bD5O+leIMn9/gjAqore1Mowuz0W86iRv3tkmOy9ypccY&#13;&#10;p9P2yGOibiQxDvWQ1ZlephsSrzU0B2TWw+hlfHsYdOB/UNKjjxkN33fcS0r0B4tGSaY/Bf4U1KeA&#13;&#10;W4FHGY2UjOFNHB/Hznm17RB5FNrCG1SwVZncpy6O/aI3szzHd5TM/3yfq55e+/oRAAD//wMAUEsD&#13;&#10;BBQABgAIAAAAIQDkawox5QAAABIBAAAPAAAAZHJzL2Rvd25yZXYueG1sTE89T8MwEN2R+A/WIbFR&#13;&#10;J2kDTRqnqoqYkFBbOnR0E5NExOfIdhrDr+c6leWku/fufRTroHt2UdZ1BgXEswiYwsrUHTYCjp9v&#13;&#10;T0tgzkusZW9QCfhRDtbl/V0h89pMuFeXg28YiaDLpYDW+yHn3FWt0tLNzKCQsC9jtfS02obXVk4k&#13;&#10;rnueRNEz17JDcmjloLatqr4Poxbwu9tbEzbL9+20C+PHqc8sWi/E40N4XdHYrIB5FfztA64dKD+U&#13;&#10;FOxsRqwd6wUkL1lMVALmyTwBRpQ0XaTAztfTIs6AlwX/X6X8AwAA//8DAFBLAQItABQABgAIAAAA&#13;&#10;IQC2gziS/gAAAOEBAAATAAAAAAAAAAAAAAAAAAAAAABbQ29udGVudF9UeXBlc10ueG1sUEsBAi0A&#13;&#10;FAAGAAgAAAAhADj9If/WAAAAlAEAAAsAAAAAAAAAAAAAAAAALwEAAF9yZWxzLy5yZWxzUEsBAi0A&#13;&#10;FAAGAAgAAAAhAEMYmF8XAgAANQQAAA4AAAAAAAAAAAAAAAAALgIAAGRycy9lMm9Eb2MueG1sUEsB&#13;&#10;Ai0AFAAGAAgAAAAhAORrCjHlAAAAEgEAAA8AAAAAAAAAAAAAAAAAcQQAAGRycy9kb3ducmV2Lnht&#13;&#10;bFBLBQYAAAAABAAEAPMAAACDBQAAAAA=&#13;&#10;">
                <v:path arrowok="t"/>
                <v:textbox inset="0,0,0,0">
                  <w:txbxContent>
                    <w:p w14:paraId="4869EDBD"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69344" behindDoc="1" locked="0" layoutInCell="1" allowOverlap="1" wp14:anchorId="70392BEF" wp14:editId="74693D6E">
                <wp:simplePos x="0" y="0"/>
                <wp:positionH relativeFrom="page">
                  <wp:posOffset>4060190</wp:posOffset>
                </wp:positionH>
                <wp:positionV relativeFrom="page">
                  <wp:posOffset>6316980</wp:posOffset>
                </wp:positionV>
                <wp:extent cx="1085850" cy="160020"/>
                <wp:effectExtent l="0" t="0" r="0" b="0"/>
                <wp:wrapSquare wrapText="bothSides"/>
                <wp:docPr id="737"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8585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04E53" w14:textId="77777777" w:rsidR="00DC28EF" w:rsidRDefault="00DC28EF">
                            <w:pPr>
                              <w:shd w:val="solid" w:color="FFFFFF" w:fill="FFFFFF"/>
                              <w:tabs>
                                <w:tab w:val="left" w:pos="702"/>
                                <w:tab w:val="right" w:pos="1606"/>
                              </w:tabs>
                              <w:spacing w:line="158" w:lineRule="exact"/>
                              <w:rPr>
                                <w:rFonts w:ascii="Arial" w:hAnsi="Arial"/>
                                <w:color w:val="000000"/>
                                <w:spacing w:val="-12"/>
                                <w:w w:val="110"/>
                                <w:sz w:val="10"/>
                              </w:rPr>
                            </w:pPr>
                            <w:r>
                              <w:rPr>
                                <w:rFonts w:ascii="Arial" w:hAnsi="Arial"/>
                                <w:color w:val="000000"/>
                                <w:spacing w:val="-12"/>
                                <w:w w:val="110"/>
                                <w:sz w:val="10"/>
                              </w:rPr>
                              <w:t>19</w:t>
                            </w:r>
                            <w:r>
                              <w:rPr>
                                <w:rFonts w:ascii="Arial" w:hAnsi="Arial"/>
                                <w:color w:val="000000"/>
                                <w:spacing w:val="-12"/>
                                <w:sz w:val="10"/>
                                <w:vertAlign w:val="superscript"/>
                              </w:rPr>
                              <w:t>'</w:t>
                            </w:r>
                            <w:r>
                              <w:rPr>
                                <w:rFonts w:ascii="Arial" w:hAnsi="Arial"/>
                                <w:color w:val="000000"/>
                                <w:spacing w:val="-12"/>
                                <w:w w:val="110"/>
                                <w:sz w:val="10"/>
                              </w:rPr>
                              <w:t>70</w:t>
                            </w:r>
                            <w:r>
                              <w:rPr>
                                <w:rFonts w:ascii="Arial" w:hAnsi="Arial"/>
                                <w:color w:val="000000"/>
                                <w:spacing w:val="-12"/>
                                <w:w w:val="110"/>
                                <w:sz w:val="10"/>
                              </w:rPr>
                              <w:tab/>
                            </w: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3EC9B7F8" w14:textId="77777777" w:rsidR="00DC28EF" w:rsidRDefault="00DC28EF">
                            <w:pPr>
                              <w:shd w:val="solid" w:color="FFFFFF" w:fill="FFFFFF"/>
                              <w:spacing w:line="97"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92BEF" id="Text Box 719" o:spid="_x0000_s1043" type="#_x0000_t202" style="position:absolute;left:0;text-align:left;margin-left:319.7pt;margin-top:497.4pt;width:85.5pt;height:12.6pt;z-index:-251547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UNhcwIAAPQEAAAOAAAAZHJzL2Uyb0RvYy54bWysVNuO2yAQfa/Uf0C8J7ZT52JrnVWzaapK&#13;&#10;24u02w8ggGNUDBRI7LTqv3fA63S3F6mq6gc8MBdm5pzh6rpvJTpx64RWFc6mKUZcUc2EOlT44/1u&#13;&#10;ssLIeaIYkVrxCp+5w9fr58+uOlPymW60ZNwiCKJc2ZkKN96bMkkcbXhL3FQbrkBZa9sSD1t7SJgl&#13;&#10;HURvZTJL00XSacuM1ZQ7B6fbQYnXMX5dc+rf17XjHskKQ24+rjau+7Am6ytSHiwxjaAPaZB/yKIl&#13;&#10;QsGll1Bb4gk6WvFLqFZQq52u/ZTqNtF1LSiPNUA1WfpTNXcNMTzWAs1x5tIm9//C0nenDxYJVuHl&#13;&#10;iyVGirQA0j3vPdroHi2zInSoM64EwzsDpr4HBSAdq3XmVtNPDkySRzaDgwvW++6tZhCRHL2OHn1t&#13;&#10;29AnqBxBGIDkfIEh3EpD7HQ1X81BRUGXLdJ0FnFKSDl6G+v8a65bFIQKW4A5RienW+dDNqQcTcJl&#13;&#10;TkvBdkLKuLGH/Y206ESAErv4hRrB5YmZVMFY6eA2qIcTSBLuCLqQboT4a5HN8nQzKya7xWo5yXf5&#13;&#10;fFIs09UkzYpNsUjzIt/uvoUEs7xsBGNc3QrFR7pl+d/B+UD8gSiRcKircDGfzQcs/lhkGr/fFdkK&#13;&#10;D9MnRVvh1cWIlA0n7JViUDYpPRFykJOn6ceWQQ/Gf+xKpEFAfuCA7/d9JFe2HHm01+wMxLAacAOI&#13;&#10;4ekAodH2C0YdjGGF3ecjsRwj+UYBz8PMjoIdhf0oEEXBtcIeo0G88cNsH40VhwYiDzxV+iUQsBaR&#13;&#10;G4GpQxaQetjAaMUiHp6BMLuP99Hqx2O1/g4AAP//AwBQSwMEFAAGAAgAAAAhAN/SiVviAAAAEQEA&#13;&#10;AA8AAABkcnMvZG93bnJldi54bWxMT01PwzAMvSPxHyIjcWNpoRpr13RCIDSJy0S3H5A1pqlonKpJ&#13;&#10;1+7fY05wsWS/5/dR7hbXiwuOofOkIF0lIJAabzpqFZyO7w8bECFqMrr3hAquGGBX3d6UujB+pk+8&#13;&#10;1LEVLEKh0ApsjEMhZWgsOh1WfkBi7MuPTkdex1aaUc8s7nr5mCRr6XRH7GD1gK8Wm+96cgq6Z0o/&#13;&#10;pjpbZDrnp+PB7g/Xaa/U/d3ytuXxsgURcYl/H/DbgfNDxcHOfiITRK9g/ZRnTFWQ5xkXYcYmTfhy&#13;&#10;ZmrC/iCrUv5vUv0AAAD//wMAUEsBAi0AFAAGAAgAAAAhALaDOJL+AAAA4QEAABMAAAAAAAAAAAAA&#13;&#10;AAAAAAAAAFtDb250ZW50X1R5cGVzXS54bWxQSwECLQAUAAYACAAAACEAOP0h/9YAAACUAQAACwAA&#13;&#10;AAAAAAAAAAAAAAAvAQAAX3JlbHMvLnJlbHNQSwECLQAUAAYACAAAACEA+cVDYXMCAAD0BAAADgAA&#13;&#10;AAAAAAAAAAAAAAAuAgAAZHJzL2Uyb0RvYy54bWxQSwECLQAUAAYACAAAACEA39KJW+IAAAARAQAA&#13;&#10;DwAAAAAAAAAAAAAAAADNBAAAZHJzL2Rvd25yZXYueG1sUEsFBgAAAAAEAAQA8wAAANwFAAAAAA==&#13;&#10;" stroked="f">
                <v:path arrowok="t"/>
                <v:textbox inset="0,0,0,0">
                  <w:txbxContent>
                    <w:p w14:paraId="78004E53" w14:textId="77777777" w:rsidR="00DC28EF" w:rsidRDefault="00DC28EF">
                      <w:pPr>
                        <w:shd w:val="solid" w:color="FFFFFF" w:fill="FFFFFF"/>
                        <w:tabs>
                          <w:tab w:val="left" w:pos="702"/>
                          <w:tab w:val="right" w:pos="1606"/>
                        </w:tabs>
                        <w:spacing w:line="158" w:lineRule="exact"/>
                        <w:rPr>
                          <w:rFonts w:ascii="Arial" w:hAnsi="Arial"/>
                          <w:color w:val="000000"/>
                          <w:spacing w:val="-12"/>
                          <w:w w:val="110"/>
                          <w:sz w:val="10"/>
                        </w:rPr>
                      </w:pPr>
                      <w:r>
                        <w:rPr>
                          <w:rFonts w:ascii="Arial" w:hAnsi="Arial"/>
                          <w:color w:val="000000"/>
                          <w:spacing w:val="-12"/>
                          <w:w w:val="110"/>
                          <w:sz w:val="10"/>
                        </w:rPr>
                        <w:t>19</w:t>
                      </w:r>
                      <w:r>
                        <w:rPr>
                          <w:rFonts w:ascii="Arial" w:hAnsi="Arial"/>
                          <w:color w:val="000000"/>
                          <w:spacing w:val="-12"/>
                          <w:sz w:val="10"/>
                          <w:vertAlign w:val="superscript"/>
                        </w:rPr>
                        <w:t>'</w:t>
                      </w:r>
                      <w:r>
                        <w:rPr>
                          <w:rFonts w:ascii="Arial" w:hAnsi="Arial"/>
                          <w:color w:val="000000"/>
                          <w:spacing w:val="-12"/>
                          <w:w w:val="110"/>
                          <w:sz w:val="10"/>
                        </w:rPr>
                        <w:t>70</w:t>
                      </w:r>
                      <w:r>
                        <w:rPr>
                          <w:rFonts w:ascii="Arial" w:hAnsi="Arial"/>
                          <w:color w:val="000000"/>
                          <w:spacing w:val="-12"/>
                          <w:w w:val="110"/>
                          <w:sz w:val="10"/>
                        </w:rPr>
                        <w:tab/>
                      </w: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3EC9B7F8" w14:textId="77777777" w:rsidR="00DC28EF" w:rsidRDefault="00DC28EF">
                      <w:pPr>
                        <w:shd w:val="solid" w:color="FFFFFF" w:fill="FFFFFF"/>
                        <w:spacing w:line="97"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72416" behindDoc="1" locked="0" layoutInCell="1" allowOverlap="1" wp14:anchorId="71AFC9E2" wp14:editId="6A5F86FB">
                <wp:simplePos x="0" y="0"/>
                <wp:positionH relativeFrom="page">
                  <wp:posOffset>5401945</wp:posOffset>
                </wp:positionH>
                <wp:positionV relativeFrom="page">
                  <wp:posOffset>6316980</wp:posOffset>
                </wp:positionV>
                <wp:extent cx="576580" cy="89535"/>
                <wp:effectExtent l="0" t="0" r="0" b="0"/>
                <wp:wrapSquare wrapText="bothSides"/>
                <wp:docPr id="736"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580" cy="89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AEE30" w14:textId="77777777" w:rsidR="00DC28EF" w:rsidRDefault="00DC28EF">
                            <w:pPr>
                              <w:shd w:val="solid" w:color="FFFFFF" w:fill="FFFFFF"/>
                              <w:tabs>
                                <w:tab w:val="right" w:pos="904"/>
                              </w:tabs>
                              <w:spacing w:line="295" w:lineRule="auto"/>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FC9E2" id="Text Box 718" o:spid="_x0000_s1044" type="#_x0000_t202" style="position:absolute;left:0;text-align:left;margin-left:425.35pt;margin-top:497.4pt;width:45.4pt;height:7.05pt;z-index:-2515440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iahbwIAAPIEAAAOAAAAZHJzL2Uyb0RvYy54bWysVG1v2yAQ/j5p/wHxPbWd2kls1anWdpkm&#13;&#10;dS9Sux9ADI7RMDAgsbtp/30HxGm7F2ma5g/4gOPh7p7nuLgce4EOzFiuZI2zsxQjJhtFudzV+NP9&#13;&#10;ZrbCyDoiKRFKsho/MIsv1y9fXAy6YnPVKUGZQQAibTXoGnfO6SpJbNOxntgzpZmEzVaZnjiYml1C&#13;&#10;DRkAvRfJPE0XyaAM1UY1zFpYvYmbeB3w25Y17kPbWuaQqDHE5sJowrj1Y7K+INXOEN3x5hgG+Yco&#13;&#10;esIlXHqCuiGOoL3hv0D1vDHKqtadNapPVNvyhoUcIJss/Smbu45oFnKB4lh9KpP9f7DN+8NHgzit&#13;&#10;8fJ8gZEkPZB0z0aHrtSIltnKV2jQtgLHOw2uboQNYDpka/Wtaj5bcEme+MQD1ntvh3eKAiLZOxVO&#13;&#10;jK3pfZ0gcwQwQMnDiQZ/awOLxXJRrGCnga1VWZwXPoaEVNNZbax7w1SPvFFjAyQHbHK4tS66Ti7+&#13;&#10;KqsEpxsuRJiY3fZaGHQgIIhN+I7oz9yE9M5S+WMRMa5AiHCH3/PBBoK/ldk8T6/m5WyzWC1n+SYv&#13;&#10;ZuUyXc3SrLwqF2le5jeb7z7ALK86TimTt1yySWxZ/ndkHmUfZRLkhoYal8W8iEz8Mck0fL9LsucO&#13;&#10;ek/wHsp8ciJVxwh9LSmkTSpHuIh28jz8QAjUYPqHqgQReN6jAty4HYO0HlW0VfQBZGEU8AYMw8MB&#13;&#10;RqfMV4wGaMIa2y97YhhG4q0ElfuOnQwzGdvJILKBozV2GEXz2sXO3mvDdx0gR5VK9Qrk1/KgDa/T&#13;&#10;GMVRtNBYIYnjI+A79+k8eD0+VesfAAAA//8DAFBLAwQUAAYACAAAACEAThEMFuUAAAARAQAADwAA&#13;&#10;AGRycy9kb3ducmV2LnhtbEyPwU7DMBBE70j8g7VI3KgdlNI4jVMhEKrEpWraD3Bjk0TE6yh2mvTv&#13;&#10;WU5wWWm1b2Znit3iena1Y+g8KkhWApjF2psOGwXn08dTBixEjUb3Hq2Cmw2wK+/vCp0bP+PRXqvY&#13;&#10;MDLBkGsFbYxDznmoW+t0WPnBIt2+/Oh0pHVsuBn1TOau589CvHCnO6QPrR7sW2vr72pyCroNJp9T&#13;&#10;lS48meX5dGj3h9u0V+rxYXnf0njdAot2iX8K+O1A+aGkYBc/oQmsV5CtxYZQBVKmVIQImSZrYBdC&#13;&#10;hcgk8LLg/5uUPwAAAP//AwBQSwECLQAUAAYACAAAACEAtoM4kv4AAADhAQAAEwAAAAAAAAAAAAAA&#13;&#10;AAAAAAAAW0NvbnRlbnRfVHlwZXNdLnhtbFBLAQItABQABgAIAAAAIQA4/SH/1gAAAJQBAAALAAAA&#13;&#10;AAAAAAAAAAAAAC8BAABfcmVscy8ucmVsc1BLAQItABQABgAIAAAAIQDATiahbwIAAPIEAAAOAAAA&#13;&#10;AAAAAAAAAAAAAC4CAABkcnMvZTJvRG9jLnhtbFBLAQItABQABgAIAAAAIQBOEQwW5QAAABEBAAAP&#13;&#10;AAAAAAAAAAAAAAAAAMkEAABkcnMvZG93bnJldi54bWxQSwUGAAAAAAQABADzAAAA2wUAAAAA&#13;&#10;" stroked="f">
                <v:path arrowok="t"/>
                <v:textbox inset="0,0,0,0">
                  <w:txbxContent>
                    <w:p w14:paraId="29CAEE30" w14:textId="77777777" w:rsidR="00DC28EF" w:rsidRDefault="00DC28EF">
                      <w:pPr>
                        <w:shd w:val="solid" w:color="FFFFFF" w:fill="FFFFFF"/>
                        <w:tabs>
                          <w:tab w:val="right" w:pos="904"/>
                        </w:tabs>
                        <w:spacing w:line="295" w:lineRule="auto"/>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75488" behindDoc="1" locked="0" layoutInCell="1" allowOverlap="1" wp14:anchorId="6473F3A4" wp14:editId="5770C042">
                <wp:simplePos x="0" y="0"/>
                <wp:positionH relativeFrom="page">
                  <wp:posOffset>4707255</wp:posOffset>
                </wp:positionH>
                <wp:positionV relativeFrom="page">
                  <wp:posOffset>4975225</wp:posOffset>
                </wp:positionV>
                <wp:extent cx="751840" cy="80010"/>
                <wp:effectExtent l="0" t="0" r="0" b="0"/>
                <wp:wrapSquare wrapText="bothSides"/>
                <wp:docPr id="735"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1840"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8A559" w14:textId="77777777" w:rsidR="00DC28EF" w:rsidRDefault="00DC28EF">
                            <w:pPr>
                              <w:shd w:val="solid" w:color="FFFFFF" w:fill="FFFFFF"/>
                              <w:spacing w:line="192" w:lineRule="auto"/>
                              <w:rPr>
                                <w:rFonts w:ascii="Tahoma" w:hAnsi="Tahoma"/>
                                <w:color w:val="000000"/>
                                <w:spacing w:val="-3"/>
                                <w:sz w:val="13"/>
                              </w:rPr>
                            </w:pPr>
                            <w:r>
                              <w:rPr>
                                <w:rFonts w:ascii="Tahoma" w:hAnsi="Tahoma"/>
                                <w:color w:val="000000"/>
                                <w:spacing w:val="-3"/>
                                <w:sz w:val="13"/>
                              </w:rPr>
                              <w:t>Additive term, Vessel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3F3A4" id="Text Box 717" o:spid="_x0000_s1045" type="#_x0000_t202" style="position:absolute;left:0;text-align:left;margin-left:370.65pt;margin-top:391.75pt;width:59.2pt;height:6.3pt;z-index:-251540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oQabgIAAPIEAAAOAAAAZHJzL2Uyb0RvYy54bWysVNuO2yAQfa/Uf0C8J7ZT52JrnVV3t6kq&#13;&#10;pRdptx9AAMeoGCiQ2Omq/94Bx3vpRaqq+gEPMBxm5pzh4rJvJTpy64RWFc6mKUZcUc2E2lf4891m&#13;&#10;ssLIeaIYkVrxCp+4w5frly8uOlPymW60ZNwiAFGu7EyFG+9NmSSONrwlbqoNV7BZa9sSD1O7T5gl&#13;&#10;HaC3Mpml6SLptGXGasqdg9WbYROvI35dc+o/1rXjHskKQ2w+jjaOuzAm6wtS7i0xjaDnMMg/RNES&#13;&#10;oeDSB6gb4gk6WPELVCuo1U7Xfkp1m+i6FpTHHCCbLP0pm9uGGB5zgeI481Am9/9g6YfjJ4sEq/Dy&#13;&#10;1RwjRVog6Y73Hl3pHi2zZahQZ1wJjrcGXH0PG8B0zNaZraZfHLgkT3yGAy5477r3mgEiOXgdT/S1&#13;&#10;bUOdIHMEMEDJ6YGGcCuFxeU8W+WwQ2FrlUJZQgwJKcezxjr/lusWBaPCFkiO2OS4dX5wHV3CVU5L&#13;&#10;wTZCyjix+921tOhIQBCb+J3Rn7lJFZyVDscGxGEFQoQ7wl4INhJ8X2SzPL2aFZPNYrWc5Jt8PimW&#13;&#10;6WqSZsVVsUjzIr/ZfA8BZnnZCMa42grFR7Fl+d+ReZb9IJMoN9RVuJjP5gMTf0wyjd/vkmyFh96T&#13;&#10;oo1lBrfgRMqGE/ZGsWh7IuRgJ8/Dj4RADcZ/rEoUQeB9UIDvd32UVlYE5KCQnWYnkIXVwBswDA8H&#13;&#10;GI223zDqoAkr7L4eiOUYyXcKVB46djTsaOxGgygKRyvsMRrMaz909sFYsW8AeVCp0q9BfrWI2niM&#13;&#10;4ixaaKyYxPkRCJ37dB69Hp+q9Q8AAAD//wMAUEsDBBQABgAIAAAAIQAh2y3z4wAAABABAAAPAAAA&#13;&#10;ZHJzL2Rvd25yZXYueG1sTE/JTsMwEL0j8Q/WIHGjjumSpXEqBEKVuFSk/QA3dpOo8TiKnSb9e4YT&#13;&#10;XEazvHlLvpttx25m8K1DCWIRATNYOd1iLeF0/HxJgPmgUKvOoZFwNx52xeNDrjLtJvw2tzLUjEjQ&#13;&#10;Z0pCE0Kfce6rxljlF643SLeLG6wKNA4114OaiNx2/DWKNtyqFkmhUb15b0x1LUcroY1RfI3lauZi&#13;&#10;Sk/HQ7M/3Me9lM9P88eWytsWWDBz+PuA3wzkHwoydnYjas86CfFKLAlKTbJcAyNEsk5jYGfapBsB&#13;&#10;vMj5/yDFDwAAAP//AwBQSwECLQAUAAYACAAAACEAtoM4kv4AAADhAQAAEwAAAAAAAAAAAAAAAAAA&#13;&#10;AAAAW0NvbnRlbnRfVHlwZXNdLnhtbFBLAQItABQABgAIAAAAIQA4/SH/1gAAAJQBAAALAAAAAAAA&#13;&#10;AAAAAAAAAC8BAABfcmVscy8ucmVsc1BLAQItABQABgAIAAAAIQAlroQabgIAAPIEAAAOAAAAAAAA&#13;&#10;AAAAAAAAAC4CAABkcnMvZTJvRG9jLnhtbFBLAQItABQABgAIAAAAIQAh2y3z4wAAABABAAAPAAAA&#13;&#10;AAAAAAAAAAAAAMgEAABkcnMvZG93bnJldi54bWxQSwUGAAAAAAQABADzAAAA2AUAAAAA&#13;&#10;" stroked="f">
                <v:path arrowok="t"/>
                <v:textbox inset="0,0,0,0">
                  <w:txbxContent>
                    <w:p w14:paraId="1D68A559" w14:textId="77777777" w:rsidR="00DC28EF" w:rsidRDefault="00DC28EF">
                      <w:pPr>
                        <w:shd w:val="solid" w:color="FFFFFF" w:fill="FFFFFF"/>
                        <w:spacing w:line="192" w:lineRule="auto"/>
                        <w:rPr>
                          <w:rFonts w:ascii="Tahoma" w:hAnsi="Tahoma"/>
                          <w:color w:val="000000"/>
                          <w:spacing w:val="-3"/>
                          <w:sz w:val="13"/>
                        </w:rPr>
                      </w:pPr>
                      <w:r>
                        <w:rPr>
                          <w:rFonts w:ascii="Tahoma" w:hAnsi="Tahoma"/>
                          <w:color w:val="000000"/>
                          <w:spacing w:val="-3"/>
                          <w:sz w:val="13"/>
                        </w:rPr>
                        <w:t>Additive term, Vessel</w:t>
                      </w:r>
                    </w:p>
                  </w:txbxContent>
                </v:textbox>
                <w10:wrap type="square" anchorx="page" anchory="page"/>
              </v:shape>
            </w:pict>
          </mc:Fallback>
        </mc:AlternateContent>
      </w:r>
      <w:r w:rsidRPr="00B80A37">
        <w:rPr>
          <w:noProof/>
        </w:rPr>
        <mc:AlternateContent>
          <mc:Choice Requires="wps">
            <w:drawing>
              <wp:anchor distT="0" distB="0" distL="0" distR="0" simplePos="0" relativeHeight="251778560" behindDoc="1" locked="0" layoutInCell="1" allowOverlap="1" wp14:anchorId="544D9283" wp14:editId="2C4AE332">
                <wp:simplePos x="0" y="0"/>
                <wp:positionH relativeFrom="page">
                  <wp:posOffset>4211320</wp:posOffset>
                </wp:positionH>
                <wp:positionV relativeFrom="page">
                  <wp:posOffset>6520815</wp:posOffset>
                </wp:positionV>
                <wp:extent cx="1748790" cy="118745"/>
                <wp:effectExtent l="0" t="0" r="3810" b="0"/>
                <wp:wrapSquare wrapText="bothSides"/>
                <wp:docPr id="734"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8CE7C62"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D9283" id="Text Box 716" o:spid="_x0000_s1046" type="#_x0000_t202" style="position:absolute;left:0;text-align:left;margin-left:331.6pt;margin-top:513.45pt;width:137.7pt;height:9.35pt;z-index:-251537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0wGAIAADUEAAAOAAAAZHJzL2Uyb0RvYy54bWysU8tu2zAQvBfoPxC817JdO3YEy0Gb1EWB&#13;&#10;9AEk/YA1RVlESS5L0pbSr8+Ssp30dSmqA7HUDoe7M8vVVW80O0gfFNqKT0ZjzqQVWCu7q/jX+82r&#13;&#10;JWchgq1Bo5UVf5CBX61fvlh1rpRTbFHX0jMisaHsXMXbGF1ZFEG00kAYoZOWkg16A5G2flfUHjpi&#13;&#10;N7qYjscXRYe+dh6FDIH+3gxJvs78TSNF/Nw0QUamK061xbz6vG7TWqxXUO48uFaJYxnwD1UYUJYu&#13;&#10;PVPdQAS29+o3KqOEx4BNHAk0BTaNEjL3QN1Mxr90c9eCk7kXEie4s0zh/9GKT4cvnqm64ovXM84s&#13;&#10;GDLpXvaRvcWeLSYXSaHOhZKAd46gsacEOZ27De4WxbdAkOIZZjgQEnrbfcSaGGEfMZ/oG2+STtQ5&#13;&#10;Ixqy5OFsQ7pVJO7FbLm4pJSg3GSyXMzmqYoCytNp50N8L9GwFFTck82ZHQ63IQ7QEyRdFlCreqO0&#13;&#10;zhu/215rzw5AI7HJ35H9J5i2rKv45Xw6Hzr9K8U4f3+iMCrSbGtlKr48g6BsJdTvbE1lQhlB6SGm&#13;&#10;7rQ96pikG0SM/bbP7kzzqCaRt1g/kLIeh1mmt0dBi/4HZx3NccXD9z14yZn+YGlQ0tCfAn8KtqcA&#13;&#10;rKCjFY+cDeF1HB7H3nm1a4l5MNriG3KwUVncpyqO9dJsZnuO7ygN//N9Rj299vUjAAAA//8DAFBL&#13;&#10;AwQUAAYACAAAACEA26vzU+QAAAASAQAADwAAAGRycy9kb3ducmV2LnhtbExPPU/DMBDdkfgP1iGx&#13;&#10;UYcUrCSNU1VFTEioLQwd3dhNIuJzZDtN4NdznWA56e69ex/lerY9uxgfOocSHhcJMIO10x02Ej4/&#13;&#10;Xh8yYCEq1Kp3aCR8mwDr6vamVIV2E+7N5RAbRiIYCiWhjXEoOA91a6wKCzcYJOzsvFWRVt9w7dVE&#13;&#10;4rbnaZIIblWH5NCqwWxbU38dRivhZ7f3bt5kb9tpN4/vxz736KOU93fzy4rGZgUsmjn+fcC1A+WH&#13;&#10;ioKd3Ig6sF6CEMuUqAQkqciBESVfZgLY6Xp6ehbAq5L/r1L9AgAA//8DAFBLAQItABQABgAIAAAA&#13;&#10;IQC2gziS/gAAAOEBAAATAAAAAAAAAAAAAAAAAAAAAABbQ29udGVudF9UeXBlc10ueG1sUEsBAi0A&#13;&#10;FAAGAAgAAAAhADj9If/WAAAAlAEAAAsAAAAAAAAAAAAAAAAALwEAAF9yZWxzLy5yZWxzUEsBAi0A&#13;&#10;FAAGAAgAAAAhAIoQHTAYAgAANQQAAA4AAAAAAAAAAAAAAAAALgIAAGRycy9lMm9Eb2MueG1sUEsB&#13;&#10;Ai0AFAAGAAgAAAAhANur81PkAAAAEgEAAA8AAAAAAAAAAAAAAAAAcgQAAGRycy9kb3ducmV2Lnht&#13;&#10;bFBLBQYAAAAABAAEAPMAAACDBQAAAAA=&#13;&#10;">
                <v:path arrowok="t"/>
                <v:textbox inset="0,0,0,0">
                  <w:txbxContent>
                    <w:p w14:paraId="48CE7C62"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81632" behindDoc="1" locked="0" layoutInCell="1" allowOverlap="1" wp14:anchorId="762634EB" wp14:editId="243CD3FF">
                <wp:simplePos x="0" y="0"/>
                <wp:positionH relativeFrom="page">
                  <wp:posOffset>4624705</wp:posOffset>
                </wp:positionH>
                <wp:positionV relativeFrom="page">
                  <wp:posOffset>6856730</wp:posOffset>
                </wp:positionV>
                <wp:extent cx="923925" cy="86995"/>
                <wp:effectExtent l="0" t="0" r="0" b="0"/>
                <wp:wrapSquare wrapText="bothSides"/>
                <wp:docPr id="733"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3925" cy="8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539F65" w14:textId="77777777" w:rsidR="00DC28EF" w:rsidRDefault="00DC28EF">
                            <w:pPr>
                              <w:shd w:val="solid" w:color="FFFFFF" w:fill="FFFFFF"/>
                              <w:spacing w:line="208" w:lineRule="auto"/>
                              <w:rPr>
                                <w:rFonts w:ascii="Tahoma" w:hAnsi="Tahoma"/>
                                <w:color w:val="000000"/>
                                <w:spacing w:val="-2"/>
                                <w:sz w:val="13"/>
                              </w:rPr>
                            </w:pPr>
                            <w:r>
                              <w:rPr>
                                <w:rFonts w:ascii="Tahoma" w:hAnsi="Tahoma"/>
                                <w:color w:val="000000"/>
                                <w:spacing w:val="-2"/>
                                <w:sz w:val="13"/>
                              </w:rPr>
                              <w:t>Multiplicative term, Vessel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634EB" id="Text Box 715" o:spid="_x0000_s1047" type="#_x0000_t202" style="position:absolute;left:0;text-align:left;margin-left:364.15pt;margin-top:539.9pt;width:72.75pt;height:6.85pt;z-index:-251534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fYJcgIAAPIEAAAOAAAAZHJzL2Uyb0RvYy54bWysVNtu3CAQfa/Uf0C8b3yJ92Ir3qhJulWl&#13;&#10;9CIl/QAW8BoVAwV27TTqv3fA623Si1RV9QMemAtzZs5wcTl0Eh24dUKrGmdnKUZcUc2E2tX40/1m&#13;&#10;tsLIeaIYkVrxGj9why/XL19c9KbiuW61ZNwiCKJc1Zsat96bKkkcbXlH3Jk2XIGy0bYjHrZ2lzBL&#13;&#10;eojeySRP00XSa8uM1ZQ7B6c3oxKvY/ym4dR/aBrHPZI1htx8XG1ct2FN1hek2lliWkGPaZB/yKIj&#13;&#10;QsGlp1A3xBO0t+KXUJ2gVjvd+DOqu0Q3jaA8YgA0WfoTmruWGB6xQHGcOZXJ/b+w9P3ho0WC1Xh5&#13;&#10;fo6RIh006Z4PHl3pAS2zeahQb1wFhncGTP0ACuh0ROvMraafHZgkT2xGBxest/07zSAi2XsdPYbG&#13;&#10;dqFOgBxBGGjJw6kN4VYKh2V+XuZzjCioVouyjDkkpJp8jXX+DdcdCkKNLTQ5xiaHW+dDLqSaTMJV&#13;&#10;TkvBNkLKuLG77bW06ECAEJv4BYTg8sxMqmCsdHAb1eMJpAh3BF1INjb4sczyIr3Ky9lmsVrOik0x&#13;&#10;n5XLdDVLs/KqXKRFWdxsvoUEs6JqBWNc3QrFJ7Jlxd8180j7kSaRbqiHUs2hUBHXH0Gm8fsdyE54&#13;&#10;mD0pOijzyYhULSfstWIAm1SeCDnKyfP0Y8mgBtM/ViWSIPR9ZIAftkOkVp5NLNpq9gC0sBr6Br2H&#13;&#10;hwOEVtuvGPUwhDV2X/bEcozkWwUsDxM7CXYStpNAFAXXGnuMRvHaj5O9N1bsWog8slTpV0C/RkRu&#13;&#10;BJ6OWUDqYQODFUEcH4EwuU/30erHU7X+DgAA//8DAFBLAwQUAAYACAAAACEA27sZweQAAAASAQAA&#13;&#10;DwAAAGRycy9kb3ducmV2LnhtbExPy07DMBC8I/EP1iJxo04aII/GqRAIVeJSkfYD3NjEEfE6ip0m&#13;&#10;/Xu2J3pZ7e7Mzs6U28X27KxH3zkUEK8iYBobpzpsBRwPn08ZMB8kKtk71AIu2sO2ur8rZaHcjN/6&#13;&#10;XIeWkQj6QgowIQwF574x2kq/coNGwn7caGWgcWy5GuVM4rbn6yh65VZ2SB+MHPS70c1vPVkBXYrx&#13;&#10;11Q/Lzye8+Nhb3b7y7QT4vFh+dhQedsAC3oJ/xdwzUD+oSJjJzeh8qwXkK6zhKgERGlOSYiSpQk1&#13;&#10;p+sqT16AVyW/jVL9AQAA//8DAFBLAQItABQABgAIAAAAIQC2gziS/gAAAOEBAAATAAAAAAAAAAAA&#13;&#10;AAAAAAAAAABbQ29udGVudF9UeXBlc10ueG1sUEsBAi0AFAAGAAgAAAAhADj9If/WAAAAlAEAAAsA&#13;&#10;AAAAAAAAAAAAAAAALwEAAF9yZWxzLy5yZWxzUEsBAi0AFAAGAAgAAAAhAA499glyAgAA8gQAAA4A&#13;&#10;AAAAAAAAAAAAAAAALgIAAGRycy9lMm9Eb2MueG1sUEsBAi0AFAAGAAgAAAAhANu7GcHkAAAAEgEA&#13;&#10;AA8AAAAAAAAAAAAAAAAAzAQAAGRycy9kb3ducmV2LnhtbFBLBQYAAAAABAAEAPMAAADdBQAAAAA=&#13;&#10;" stroked="f">
                <v:path arrowok="t"/>
                <v:textbox inset="0,0,0,0">
                  <w:txbxContent>
                    <w:p w14:paraId="2A539F65" w14:textId="77777777" w:rsidR="00DC28EF" w:rsidRDefault="00DC28EF">
                      <w:pPr>
                        <w:shd w:val="solid" w:color="FFFFFF" w:fill="FFFFFF"/>
                        <w:spacing w:line="208" w:lineRule="auto"/>
                        <w:rPr>
                          <w:rFonts w:ascii="Tahoma" w:hAnsi="Tahoma"/>
                          <w:color w:val="000000"/>
                          <w:spacing w:val="-2"/>
                          <w:sz w:val="13"/>
                        </w:rPr>
                      </w:pPr>
                      <w:r>
                        <w:rPr>
                          <w:rFonts w:ascii="Tahoma" w:hAnsi="Tahoma"/>
                          <w:color w:val="000000"/>
                          <w:spacing w:val="-2"/>
                          <w:sz w:val="13"/>
                        </w:rPr>
                        <w:t>Multiplicative term, Vessel</w:t>
                      </w:r>
                    </w:p>
                  </w:txbxContent>
                </v:textbox>
                <w10:wrap type="square" anchorx="page" anchory="page"/>
              </v:shape>
            </w:pict>
          </mc:Fallback>
        </mc:AlternateContent>
      </w:r>
      <w:r w:rsidRPr="00B80A37">
        <w:rPr>
          <w:noProof/>
        </w:rPr>
        <mc:AlternateContent>
          <mc:Choice Requires="wps">
            <w:drawing>
              <wp:anchor distT="0" distB="0" distL="0" distR="0" simplePos="0" relativeHeight="251784704" behindDoc="1" locked="0" layoutInCell="1" allowOverlap="1" wp14:anchorId="3F5D5201" wp14:editId="0ABB95E1">
                <wp:simplePos x="0" y="0"/>
                <wp:positionH relativeFrom="page">
                  <wp:posOffset>4060190</wp:posOffset>
                </wp:positionH>
                <wp:positionV relativeFrom="page">
                  <wp:posOffset>8237220</wp:posOffset>
                </wp:positionV>
                <wp:extent cx="123825" cy="50800"/>
                <wp:effectExtent l="0" t="0" r="0" b="0"/>
                <wp:wrapSquare wrapText="bothSides"/>
                <wp:docPr id="732"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825"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F1275" w14:textId="77777777" w:rsidR="00DC28EF" w:rsidRDefault="00DC28EF">
                            <w:pPr>
                              <w:shd w:val="solid" w:color="E8EEEF" w:fill="E8EEEF"/>
                              <w:spacing w:line="75" w:lineRule="exact"/>
                              <w:rPr>
                                <w:rFonts w:ascii="Arial" w:hAnsi="Arial"/>
                                <w:color w:val="000000"/>
                                <w:spacing w:val="-16"/>
                                <w:w w:val="110"/>
                                <w:sz w:val="10"/>
                              </w:rPr>
                            </w:pPr>
                            <w:r>
                              <w:rPr>
                                <w:rFonts w:ascii="Arial" w:hAnsi="Arial"/>
                                <w:color w:val="000000"/>
                                <w:spacing w:val="-16"/>
                                <w:w w:val="110"/>
                                <w:sz w:val="10"/>
                              </w:rPr>
                              <w:t>1970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D5201" id="Text Box 714" o:spid="_x0000_s1048" type="#_x0000_t202" style="position:absolute;left:0;text-align:left;margin-left:319.7pt;margin-top:648.6pt;width:9.75pt;height:4pt;z-index:-251531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xdwIAAPIEAAAOAAAAZHJzL2Uyb0RvYy54bWysVFtv2yAUfp+0/4B4T32p08RWnGppk2lS&#13;&#10;d5Ha/QACOEbDwIDE7qb99x1w3bW7SNM0P+AD58L5zvkOq8uhk+jErRNa1Tg7SzHiimom1KHGH+92&#13;&#10;syVGzhPFiNSK1/ieO3y5fvli1ZuK57rVknGLIIhyVW9q3HpvqiRxtOUdcWfacAXKRtuOeNjaQ8Is&#13;&#10;6SF6J5M8TS+SXltmrKbcOTi9HpV4HeM3Daf+fdM47pGsMeTm42rjug9rsl6R6mCJaQV9SIP8QxYd&#13;&#10;EQoufQx1TTxBRyt+CdUJarXTjT+jukt00wjKIwZAk6U/obltieERCxTHmccyuf8Xlr47fbBIsBov&#13;&#10;znOMFOmgSXd88GijB7TIilCh3rgKDG8NmPoBFNDpiNaZG00/OTBJntiMDi5Y7/u3mkFEcvQ6egyN&#13;&#10;7UKdADmCMNCS+8c2hFtpiJ2fL/M5RhRU83SZxi4lpJp8jXX+NdcdCkKNLTQ5xianG+dDLqSaTMJV&#13;&#10;TkvBdkLKuLGH/ZW06ESAENvldrvdBYTg8sxMqmCsdHAb1eMJpAh3BF1INjb4a5nlRbrJy9nuYrmY&#13;&#10;FbtiPisX6XKWZuWmvEiLsrjefQsJZkXVCsa4uhGKT2TLir9r5gPtR5pEuqG+xuUcChVx/RFkGr/f&#13;&#10;geyEh9mToqsxFBm+cRpaTthWMYBNKk+EHOXkefqxZFCD6R+rEkkQ+j4ywA/7IVIrzycW7TW7B1pY&#13;&#10;DX2D3sPDAUKr7ReMehjCGrvPR2I5RvKNApaHiZ0EOwn7SSCKgmuNPUajeOXHyT4aKw4tRB5ZqvQr&#13;&#10;oF8jIjcCT8csIPWwgcGKIB4egTC5T/fR6sdTtf4OAAD//wMAUEsDBBQABgAIAAAAIQAISI385AAA&#13;&#10;ABIBAAAPAAAAZHJzL2Rvd25yZXYueG1sTE9NT8MwDL0j8R8iI3FjCR0rbdd0YqCJ88qQ4JY2oalo&#13;&#10;nNJkW/n3mBNcLNnv+X2Um9kN7GSm0HuUcLsQwAy2XvfYSTi87G4yYCEq1GrwaCR8mwCb6vKiVIX2&#13;&#10;Z9ybUx07RiIYCiXBxjgWnIfWGqfCwo8GCfvwk1OR1qnjelJnEncDT4RIuVM9koNVo3m0pv2sj07C&#13;&#10;NB52tX0V2RfP3rbvOW73zfMs5fXV/LSm8bAGFs0c/z7gtwPlh4qCNf6IOrBBQrrM74hKQJLfJ8CI&#13;&#10;kq6yHFhDp6VYJcCrkv+vUv0AAAD//wMAUEsBAi0AFAAGAAgAAAAhALaDOJL+AAAA4QEAABMAAAAA&#13;&#10;AAAAAAAAAAAAAAAAAFtDb250ZW50X1R5cGVzXS54bWxQSwECLQAUAAYACAAAACEAOP0h/9YAAACU&#13;&#10;AQAACwAAAAAAAAAAAAAAAAAvAQAAX3JlbHMvLnJlbHNQSwECLQAUAAYACAAAACEAQTP4sXcCAADy&#13;&#10;BAAADgAAAAAAAAAAAAAAAAAuAgAAZHJzL2Uyb0RvYy54bWxQSwECLQAUAAYACAAAACEACEiN/OQA&#13;&#10;AAASAQAADwAAAAAAAAAAAAAAAADRBAAAZHJzL2Rvd25yZXYueG1sUEsFBgAAAAAEAAQA8wAAAOIF&#13;&#10;AAAAAA==&#13;&#10;" fillcolor="#e8eeef" stroked="f">
                <v:path arrowok="t"/>
                <v:textbox inset="0,0,0,0">
                  <w:txbxContent>
                    <w:p w14:paraId="350F1275" w14:textId="77777777" w:rsidR="00DC28EF" w:rsidRDefault="00DC28EF">
                      <w:pPr>
                        <w:shd w:val="solid" w:color="E8EEEF" w:fill="E8EEEF"/>
                        <w:spacing w:line="75" w:lineRule="exact"/>
                        <w:rPr>
                          <w:rFonts w:ascii="Arial" w:hAnsi="Arial"/>
                          <w:color w:val="000000"/>
                          <w:spacing w:val="-16"/>
                          <w:w w:val="110"/>
                          <w:sz w:val="10"/>
                        </w:rPr>
                      </w:pPr>
                      <w:r>
                        <w:rPr>
                          <w:rFonts w:ascii="Arial" w:hAnsi="Arial"/>
                          <w:color w:val="000000"/>
                          <w:spacing w:val="-16"/>
                          <w:w w:val="110"/>
                          <w:sz w:val="10"/>
                        </w:rPr>
                        <w:t>1970</w:t>
                      </w:r>
                    </w:p>
                  </w:txbxContent>
                </v:textbox>
                <w10:wrap type="square" anchorx="page" anchory="page"/>
              </v:shape>
            </w:pict>
          </mc:Fallback>
        </mc:AlternateContent>
      </w:r>
      <w:r w:rsidRPr="00B80A37">
        <w:rPr>
          <w:noProof/>
        </w:rPr>
        <mc:AlternateContent>
          <mc:Choice Requires="wps">
            <w:drawing>
              <wp:anchor distT="0" distB="0" distL="0" distR="0" simplePos="0" relativeHeight="251787776" behindDoc="1" locked="0" layoutInCell="1" allowOverlap="1" wp14:anchorId="14085A61" wp14:editId="67CDA114">
                <wp:simplePos x="0" y="0"/>
                <wp:positionH relativeFrom="page">
                  <wp:posOffset>4508500</wp:posOffset>
                </wp:positionH>
                <wp:positionV relativeFrom="page">
                  <wp:posOffset>8237220</wp:posOffset>
                </wp:positionV>
                <wp:extent cx="637540" cy="119380"/>
                <wp:effectExtent l="0" t="0" r="0" b="0"/>
                <wp:wrapSquare wrapText="bothSides"/>
                <wp:docPr id="731"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7540" cy="11938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1FEEF" w14:textId="77777777" w:rsidR="00DC28EF" w:rsidRDefault="00DC28EF">
                            <w:pPr>
                              <w:shd w:val="solid" w:color="E8EEEF" w:fill="E8EEEF"/>
                              <w:tabs>
                                <w:tab w:val="right" w:pos="900"/>
                              </w:tabs>
                              <w:spacing w:line="204" w:lineRule="auto"/>
                              <w:rPr>
                                <w:rFonts w:ascii="Arial" w:hAnsi="Arial"/>
                                <w:color w:val="000000"/>
                                <w:spacing w:val="-10"/>
                                <w:w w:val="110"/>
                                <w:sz w:val="10"/>
                              </w:rPr>
                            </w:pP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7D8DF30F" w14:textId="77777777" w:rsidR="00DC28EF" w:rsidRDefault="00DC28EF">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85A61" id="Text Box 713" o:spid="_x0000_s1049" type="#_x0000_t202" style="position:absolute;left:0;text-align:left;margin-left:355pt;margin-top:648.6pt;width:50.2pt;height:9.4pt;z-index:-251528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VlUdgIAAPMEAAAOAAAAZHJzL2Uyb0RvYy54bWysVNuO2yAQfa/Uf0C8Z20nzsXWOqvublJV&#13;&#10;2l6k3X4AARyjYqBAYm+r/nsHHKe7vUhVVT/ggbkwM+cMl1d9K9GRWye0qnB2kWLEFdVMqH2FPz5s&#13;&#10;JyuMnCeKEakVr/Ajd/hq/fLFZWdKPtWNloxbBEGUKztT4cZ7UyaJow1vibvQhitQ1tq2xMPW7hNm&#13;&#10;SQfRW5lM03SRdNoyYzXlzsHp7aDE6xi/rjn17+vacY9khSE3H1cb111Yk/UlKfeWmEbQUxrkH7Jo&#13;&#10;iVBw6TnULfEEHaz4JVQrqNVO1/6C6jbRdS0ojzVANVn6UzX3DTE81gLNcebcJvf/wtJ3xw8WCVbh&#13;&#10;5SzDSJEWQHrgvUfXukfLbBY61BlXguG9AVPfgwKQjtU6c6fpJwcmyRObwcEF6133VjOISA5eR4++&#13;&#10;tm3oE1SOIAxA8niGIdxK4XAxW85z0FBQZVkxW0WYElKOzsY6/5rrFgWhwhZQjsHJ8c75kAwpR5Nw&#13;&#10;l9NSsK2QMm7sfncjLToSYMRmtdlstqFEcHlmJlUwVjq4DerhBHKEO4IuZBsR/lpk0zy9nhaT7WK1&#13;&#10;nOTbfD4plulqkmbFdbFI8yK/3X4LCWZ52QjGuLoTio9sy/K/Q/PE+4EnkW+oq3Axn84HKP5YZBq/&#13;&#10;3xXZCg/DJ0Vb4dXZiJQNJ2yjGJRNSk+EHOTkefqxZdCD8R+7ElkQgB8o4PtdH7k1PdNop9kj8MJq&#13;&#10;wA0ghpcDhEbbLxh1MIUVdp8PxHKM5BsFNA8jOwp2FHajQBQF1wp7jAbxxg+jfTBW7BuIPNBU6VfA&#13;&#10;v1pEbgSiDllA6mEDkxWLOL0CYXSf7qPVj7dq/R0AAP//AwBQSwMEFAAGAAgAAAAhAJlXGErlAAAA&#13;&#10;EgEAAA8AAABkcnMvZG93bnJldi54bWxMj0FPwzAMhe9I/IfISNxY0oK2rms6MdDEeWVI7JY2WVPR&#13;&#10;OKXJtvLvMadxsWQ/+/l9xXpyPTubMXQeJSQzAcxg43WHrYT9+/YhAxaiQq16j0bCjwmwLm9vCpVr&#13;&#10;f8GdOVexZWSCIVcSbIxDznlorHEqzPxgkLSjH52K1I4t16O6kLnreSrEnDvVIX2wajAv1jRf1clJ&#13;&#10;GIf9trIfIvvm2efmsMTNrn6bpLy/m15XVJ5XwKKZ4vUC/hgoP5QUrPYn1IH1EhaJIKBIQrpcpMBo&#13;&#10;JUvEE7CaRo/JXAAvC/4fpfwFAAD//wMAUEsBAi0AFAAGAAgAAAAhALaDOJL+AAAA4QEAABMAAAAA&#13;&#10;AAAAAAAAAAAAAAAAAFtDb250ZW50X1R5cGVzXS54bWxQSwECLQAUAAYACAAAACEAOP0h/9YAAACU&#13;&#10;AQAACwAAAAAAAAAAAAAAAAAvAQAAX3JlbHMvLnJlbHNQSwECLQAUAAYACAAAACEAWRVZVHYCAADz&#13;&#10;BAAADgAAAAAAAAAAAAAAAAAuAgAAZHJzL2Uyb0RvYy54bWxQSwECLQAUAAYACAAAACEAmVcYSuUA&#13;&#10;AAASAQAADwAAAAAAAAAAAAAAAADQBAAAZHJzL2Rvd25yZXYueG1sUEsFBgAAAAAEAAQA8wAAAOIF&#13;&#10;AAAAAA==&#13;&#10;" fillcolor="#e8eeef" stroked="f">
                <v:path arrowok="t"/>
                <v:textbox inset="0,0,0,0">
                  <w:txbxContent>
                    <w:p w14:paraId="2EB1FEEF" w14:textId="77777777" w:rsidR="00DC28EF" w:rsidRDefault="00DC28EF">
                      <w:pPr>
                        <w:shd w:val="solid" w:color="E8EEEF" w:fill="E8EEEF"/>
                        <w:tabs>
                          <w:tab w:val="right" w:pos="900"/>
                        </w:tabs>
                        <w:spacing w:line="204" w:lineRule="auto"/>
                        <w:rPr>
                          <w:rFonts w:ascii="Arial" w:hAnsi="Arial"/>
                          <w:color w:val="000000"/>
                          <w:spacing w:val="-10"/>
                          <w:w w:val="110"/>
                          <w:sz w:val="10"/>
                        </w:rPr>
                      </w:pP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7D8DF30F" w14:textId="77777777" w:rsidR="00DC28EF" w:rsidRDefault="00DC28EF">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90848" behindDoc="1" locked="0" layoutInCell="1" allowOverlap="1" wp14:anchorId="3595C1AE" wp14:editId="6248ABE2">
                <wp:simplePos x="0" y="0"/>
                <wp:positionH relativeFrom="page">
                  <wp:posOffset>5401945</wp:posOffset>
                </wp:positionH>
                <wp:positionV relativeFrom="page">
                  <wp:posOffset>8237220</wp:posOffset>
                </wp:positionV>
                <wp:extent cx="576580" cy="50800"/>
                <wp:effectExtent l="0" t="0" r="0" b="0"/>
                <wp:wrapSquare wrapText="bothSides"/>
                <wp:docPr id="730"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580"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74100" w14:textId="77777777" w:rsidR="00DC28EF" w:rsidRDefault="00DC28EF">
                            <w:pPr>
                              <w:shd w:val="solid" w:color="E8EEEF" w:fill="E8EEEF"/>
                              <w:tabs>
                                <w:tab w:val="right" w:pos="904"/>
                              </w:tabs>
                              <w:spacing w:line="75" w:lineRule="exact"/>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C1AE" id="Text Box 712" o:spid="_x0000_s1050" type="#_x0000_t202" style="position:absolute;left:0;text-align:left;margin-left:425.35pt;margin-top:648.6pt;width:45.4pt;height:4pt;z-index:-251525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IeidwIAAPIEAAAOAAAAZHJzL2Uyb0RvYy54bWysVNtu3CAQfa/Uf0C8b3yp92Ir3qhJdqtK&#13;&#10;6UVK+gEs4DWqDRTYtdOo/94B4m3Si1RV9QMemAszc85wfjH2HTpyY4WSNc7OUoy4pIoJua/xp7vt&#13;&#10;bIWRdUQy0inJa3zPLb5Yv3xxPuiK56pVHeMGQRBpq0HXuHVOV0liact7Ys+U5hKUjTI9cbA1+4QZ&#13;&#10;MkD0vkvyNF0kgzJMG0W5tXB6HZV4HeI3DafuQ9NY7lBXY8jNhdWEdefXZH1Oqr0huhX0MQ3yD1n0&#13;&#10;REi49BTqmjiCDkb8EqoX1CirGndGVZ+ophGUhxqgmiz9qZrblmgeaoHmWH1qk/1/Yen740eDBKvx&#13;&#10;8hX0R5IeQLrjo0OXakTLLPcdGrStwPBWg6kbQQFIh2qtvlH0swWT5IlNdLDeeje8UwwikoNTwWNs&#13;&#10;TO/7BJUjCANX3p9g8LdSOJwvF/MVaCio5ukqDSglpJp8tbHuDVc98kKNDYAcYpPjjXU+F1JNJv4q&#13;&#10;qzrBtqLrwsbsd1edQUcChNisNpvN1lcILs/MOumNpfJuUR1PIEW4w+t8sgHghzLLi/QyL2fbxWo5&#13;&#10;K7bFfFYu09UszcrLcpEWZXG9/eYTzIqqFYxxeSMkn8iWFX8H5iPtI00C3dBQ43KezyMSfywyDd/v&#13;&#10;iuyFg9nrRF9jaDJ8cRpaTthGMiibVI6ILsrJ8/RDy6AH0z90JZDA4x4Z4MbdGKiVFxOLdordAy2M&#13;&#10;AtwAYXg4QGiV+YrRAENYY/vlQAzHqHsrgeVg4ibBTMJuEoik4Fpjh1EUr1yc7IM2Yt9C5MhSqV4D&#13;&#10;/RoRuOF5GrOA1P0GBisU8fgI+Ml9ug9WP56q9XcAAAD//wMAUEsDBBQABgAIAAAAIQDbUzGk5AAA&#13;&#10;ABIBAAAPAAAAZHJzL2Rvd25yZXYueG1sTE9NT8MwDL0j8R8iI3FjyQplbdd0YqCJ88qQ4JY2oalo&#13;&#10;nNJkW/n3mBNcLNnv+X2Um9kN7GSm0HuUsFwIYAZbr3vsJBxedjcZsBAVajV4NBK+TYBNdXlRqkL7&#13;&#10;M+7NqY4dIxEMhZJgYxwLzkNrjVNh4UeDhH34yalI69RxPakzibuBJ0Lcc6d6JAerRvNoTftZH52E&#13;&#10;aTzsavsqsi+evW3fc9zum+dZyuur+WlN42ENLJo5/n3AbwfKDxUFa/wRdWCDhCwVK6ISkOSrBBhR&#13;&#10;8rtlCqyh061IE+BVyf9XqX4AAAD//wMAUEsBAi0AFAAGAAgAAAAhALaDOJL+AAAA4QEAABMAAAAA&#13;&#10;AAAAAAAAAAAAAAAAAFtDb250ZW50X1R5cGVzXS54bWxQSwECLQAUAAYACAAAACEAOP0h/9YAAACU&#13;&#10;AQAACwAAAAAAAAAAAAAAAAAvAQAAX3JlbHMvLnJlbHNQSwECLQAUAAYACAAAACEAIWCHoncCAADy&#13;&#10;BAAADgAAAAAAAAAAAAAAAAAuAgAAZHJzL2Uyb0RvYy54bWxQSwECLQAUAAYACAAAACEA21MxpOQA&#13;&#10;AAASAQAADwAAAAAAAAAAAAAAAADRBAAAZHJzL2Rvd25yZXYueG1sUEsFBgAAAAAEAAQA8wAAAOIF&#13;&#10;AAAAAA==&#13;&#10;" fillcolor="#e8eeef" stroked="f">
                <v:path arrowok="t"/>
                <v:textbox inset="0,0,0,0">
                  <w:txbxContent>
                    <w:p w14:paraId="5E974100" w14:textId="77777777" w:rsidR="00DC28EF" w:rsidRDefault="00DC28EF">
                      <w:pPr>
                        <w:shd w:val="solid" w:color="E8EEEF" w:fill="E8EEEF"/>
                        <w:tabs>
                          <w:tab w:val="right" w:pos="904"/>
                        </w:tabs>
                        <w:spacing w:line="75" w:lineRule="exact"/>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93920" behindDoc="1" locked="0" layoutInCell="1" allowOverlap="1" wp14:anchorId="4EC621B5" wp14:editId="1B8B339A">
                <wp:simplePos x="0" y="0"/>
                <wp:positionH relativeFrom="page">
                  <wp:posOffset>4211320</wp:posOffset>
                </wp:positionH>
                <wp:positionV relativeFrom="page">
                  <wp:posOffset>8402320</wp:posOffset>
                </wp:positionV>
                <wp:extent cx="1748790" cy="118745"/>
                <wp:effectExtent l="0" t="0" r="3810" b="0"/>
                <wp:wrapSquare wrapText="bothSides"/>
                <wp:docPr id="729"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7F1EF13"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621B5" id="Text Box 711" o:spid="_x0000_s1051" type="#_x0000_t202" style="position:absolute;left:0;text-align:left;margin-left:331.6pt;margin-top:661.6pt;width:137.7pt;height:9.35pt;z-index:-251522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0tFwIAADUEAAAOAAAAZHJzL2Uyb0RvYy54bWysU9tu2zAMfR+wfxD0vjgOmiUxohRbuwwD&#13;&#10;um5Auw+gZTkWptskJXb29aPkJO1uL8P8IFDm4RF5SK6vB63IQfggrWG0nEwpEYbbRpodo18et6+W&#13;&#10;lIQIpgFljWD0KAK93rx8se5dJWa2s6oRniCJCVXvGO1idFVRBN4JDWFinTDobK3XEPHqd0XjoUd2&#13;&#10;rYrZdPq66K1vnLdchIB/b0cn3WT+thU8fmrbICJRjGJuMZ8+n3U6i80aqp0H10l+SgP+IQsN0uCj&#13;&#10;F6pbiED2Xv5GpSX3Ntg2TrjVhW1byUWuAaspp79U89CBE7kWFCe4i0zh/9Hy+8NnT2TD6GK2osSA&#13;&#10;xiY9iiGSt3Ygi7JMCvUuVAh8cAiNAzqw07na4O4s/xoQUjzDjAEhoev+o22QEfbR5oih9TrphJUT&#13;&#10;pMGWHC9tSK/yxL24Wi5W6OLoK8vl4mqesiigOkc7H+J7YTVJBqMe25zZ4XAX4gg9Q9JjwSrZbKVS&#13;&#10;+eJ39Y3y5AA4Etv8ndh/gilDekZX89l8rPSvFNP8/YlCy4izraRmdHkBQdUJaN6ZBtOEKoJUo43V&#13;&#10;KXPSMUk3ihiHesjdwTQwIIlc2+aIyno7zjLuHhqd9d8p6XGOGQ3f9uAFJeqDwUFJQ382/NmozwYY&#13;&#10;jqGMRkpG8yaOy7F3Xu46ZB4bbewb7GArs7hPWZzyxdnM7TntURr+5/eMetr2zQ8AAAD//wMAUEsD&#13;&#10;BBQABgAIAAAAIQATFeXR5AAAABIBAAAPAAAAZHJzL2Rvd25yZXYueG1sTE/BboMwDL1P2j9EnrTb&#13;&#10;GgoTAkqoqk47TZrabocdU0gBlTgoCSXb18+ctotl+z0/v1dugx7YTVnXGxSwXkXAFNam6bEV8Pnx&#13;&#10;+pQBc15iIweDSsC3crCt7u9KWTRmxqO6nXzLSARdIQV03o8F567ulJZuZUaFhF2M1dLTaFveWDmT&#13;&#10;uB54HEUp17JH+tDJUe07VV9PkxbwczhaE3bZ234+hOn9a8gtWi/E40N42VDZbYB5FfzfBSwZyD9U&#13;&#10;ZOxsJmwcGwSkaRITlYAkXjqi5EmWAjsvq+d1Drwq+f8o1S8AAAD//wMAUEsBAi0AFAAGAAgAAAAh&#13;&#10;ALaDOJL+AAAA4QEAABMAAAAAAAAAAAAAAAAAAAAAAFtDb250ZW50X1R5cGVzXS54bWxQSwECLQAU&#13;&#10;AAYACAAAACEAOP0h/9YAAACUAQAACwAAAAAAAAAAAAAAAAAvAQAAX3JlbHMvLnJlbHNQSwECLQAU&#13;&#10;AAYACAAAACEAHartLRcCAAA1BAAADgAAAAAAAAAAAAAAAAAuAgAAZHJzL2Uyb0RvYy54bWxQSwEC&#13;&#10;LQAUAAYACAAAACEAExXl0eQAAAASAQAADwAAAAAAAAAAAAAAAABxBAAAZHJzL2Rvd25yZXYueG1s&#13;&#10;UEsFBgAAAAAEAAQA8wAAAIIFAAAAAA==&#13;&#10;">
                <v:path arrowok="t"/>
                <v:textbox inset="0,0,0,0">
                  <w:txbxContent>
                    <w:p w14:paraId="47F1EF13" w14:textId="77777777" w:rsidR="00DC28EF" w:rsidRDefault="00DC28EF">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002B38CB" w:rsidRPr="00B80A37">
        <w:rPr>
          <w:rFonts w:ascii="Times New Roman" w:hAnsi="Times New Roman"/>
          <w:color w:val="000000"/>
          <w:w w:val="115"/>
          <w:sz w:val="21"/>
        </w:rPr>
        <w:t xml:space="preserve">In line with Table 2, the results </w:t>
      </w:r>
      <w:del w:id="1057" w:author="David Quin" w:date="2018-12-05T21:02:00Z">
        <w:r w:rsidR="002B38CB" w:rsidRPr="00B80A37" w:rsidDel="00012993">
          <w:rPr>
            <w:rFonts w:ascii="Times New Roman" w:hAnsi="Times New Roman"/>
            <w:color w:val="000000"/>
            <w:w w:val="115"/>
            <w:sz w:val="21"/>
          </w:rPr>
          <w:delText xml:space="preserve">reported </w:delText>
        </w:r>
      </w:del>
      <w:ins w:id="1058" w:author="David Quin" w:date="2018-12-05T21:02:00Z">
        <w:r w:rsidR="00012993" w:rsidRPr="00B80A37">
          <w:rPr>
            <w:rFonts w:ascii="Times New Roman" w:hAnsi="Times New Roman"/>
            <w:color w:val="000000"/>
            <w:w w:val="115"/>
            <w:sz w:val="21"/>
          </w:rPr>
          <w:t xml:space="preserve">shown </w:t>
        </w:r>
      </w:ins>
      <w:r w:rsidR="002B38CB" w:rsidRPr="00B80A37">
        <w:rPr>
          <w:rFonts w:ascii="Times New Roman" w:hAnsi="Times New Roman"/>
          <w:color w:val="000000"/>
          <w:w w:val="115"/>
          <w:sz w:val="21"/>
        </w:rPr>
        <w:t xml:space="preserve">in Figure 6 confirm that the separability </w:t>
      </w:r>
      <w:r w:rsidR="002B38CB" w:rsidRPr="00B80A37">
        <w:rPr>
          <w:rFonts w:ascii="Times New Roman" w:hAnsi="Times New Roman"/>
          <w:color w:val="000000"/>
          <w:spacing w:val="-2"/>
          <w:w w:val="115"/>
          <w:sz w:val="21"/>
        </w:rPr>
        <w:t xml:space="preserve">assumption (retained in our baseline estimation) tends to overestimate the value of the additive cost component (and underestimate the value of the ad-valorem cost). However, </w:t>
      </w:r>
      <w:r w:rsidR="002B38CB" w:rsidRPr="00B80A37">
        <w:rPr>
          <w:rFonts w:ascii="Times New Roman" w:hAnsi="Times New Roman"/>
          <w:color w:val="000000"/>
          <w:spacing w:val="-1"/>
          <w:w w:val="115"/>
          <w:sz w:val="21"/>
        </w:rPr>
        <w:t>they also show that the difference is quantitatively small. Further, and most importantly,</w:t>
      </w:r>
    </w:p>
    <w:p w14:paraId="7342BB1A" w14:textId="3D9CDAF4" w:rsidR="003A20D6" w:rsidRPr="00B80A37" w:rsidDel="00012993" w:rsidRDefault="002B38CB">
      <w:pPr>
        <w:spacing w:before="72" w:line="233" w:lineRule="exact"/>
        <w:jc w:val="center"/>
        <w:rPr>
          <w:del w:id="1059" w:author="David Quin" w:date="2018-12-05T21:03:00Z"/>
          <w:rFonts w:ascii="Times New Roman" w:hAnsi="Times New Roman"/>
          <w:color w:val="000000"/>
          <w:w w:val="115"/>
          <w:sz w:val="21"/>
        </w:rPr>
      </w:pPr>
      <w:del w:id="1060" w:author="David Quin" w:date="2018-12-05T21:03:00Z">
        <w:r w:rsidRPr="00B80A37" w:rsidDel="00012993">
          <w:rPr>
            <w:rFonts w:ascii="Times New Roman" w:hAnsi="Times New Roman"/>
            <w:color w:val="000000"/>
            <w:w w:val="115"/>
            <w:sz w:val="21"/>
          </w:rPr>
          <w:delText>24</w:delText>
        </w:r>
      </w:del>
    </w:p>
    <w:p w14:paraId="6210B746"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653E8C0" w14:textId="1C15D720" w:rsidR="003A20D6" w:rsidRPr="00B80A37" w:rsidRDefault="002B38CB">
      <w:pPr>
        <w:spacing w:line="324" w:lineRule="auto"/>
        <w:jc w:val="both"/>
        <w:rPr>
          <w:rFonts w:ascii="Times New Roman" w:hAnsi="Times New Roman"/>
          <w:color w:val="000000"/>
          <w:spacing w:val="4"/>
          <w:w w:val="115"/>
          <w:sz w:val="21"/>
        </w:rPr>
      </w:pPr>
      <w:r w:rsidRPr="00B80A37">
        <w:rPr>
          <w:rFonts w:ascii="Times New Roman" w:hAnsi="Times New Roman"/>
          <w:color w:val="000000"/>
          <w:spacing w:val="4"/>
          <w:w w:val="115"/>
          <w:sz w:val="21"/>
        </w:rPr>
        <w:lastRenderedPageBreak/>
        <w:t xml:space="preserve">whatever the transport mode and for both types of transport costs, the trend patterns </w:t>
      </w:r>
      <w:r w:rsidRPr="00B80A37">
        <w:rPr>
          <w:rFonts w:ascii="Times New Roman" w:hAnsi="Times New Roman"/>
          <w:color w:val="000000"/>
          <w:w w:val="115"/>
          <w:sz w:val="21"/>
        </w:rPr>
        <w:t xml:space="preserve">of international transport </w:t>
      </w:r>
      <w:ins w:id="1061" w:author="David Quin" w:date="2018-12-05T21:03:00Z">
        <w:r w:rsidR="00012993" w:rsidRPr="00B80A37">
          <w:rPr>
            <w:rFonts w:ascii="Times New Roman" w:hAnsi="Times New Roman"/>
            <w:color w:val="000000"/>
            <w:w w:val="115"/>
            <w:sz w:val="21"/>
          </w:rPr>
          <w:t xml:space="preserve">costs, whether </w:t>
        </w:r>
        <w:r w:rsidR="00012993" w:rsidRPr="00B80A37">
          <w:rPr>
            <w:rFonts w:ascii="Times New Roman" w:hAnsi="Times New Roman"/>
            <w:color w:val="000000"/>
            <w:spacing w:val="-3"/>
            <w:w w:val="115"/>
            <w:sz w:val="21"/>
          </w:rPr>
          <w:t xml:space="preserve">estimated under the separability assumption or not, </w:t>
        </w:r>
        <w:r w:rsidR="00012993" w:rsidRPr="00B80A37">
          <w:rPr>
            <w:rFonts w:ascii="Times New Roman" w:hAnsi="Times New Roman"/>
            <w:color w:val="000000"/>
            <w:w w:val="115"/>
            <w:sz w:val="21"/>
          </w:rPr>
          <w:t>are very similar</w:t>
        </w:r>
      </w:ins>
      <w:del w:id="1062" w:author="David Quin" w:date="2018-12-05T21:03:00Z">
        <w:r w:rsidRPr="00B80A37" w:rsidDel="00012993">
          <w:rPr>
            <w:rFonts w:ascii="Times New Roman" w:hAnsi="Times New Roman"/>
            <w:color w:val="000000"/>
            <w:w w:val="115"/>
            <w:sz w:val="21"/>
          </w:rPr>
          <w:delText xml:space="preserve">costs are very similar to the one another, whether they are </w:delText>
        </w:r>
        <w:r w:rsidRPr="00B80A37" w:rsidDel="00012993">
          <w:rPr>
            <w:rFonts w:ascii="Times New Roman" w:hAnsi="Times New Roman"/>
            <w:color w:val="000000"/>
            <w:spacing w:val="-3"/>
            <w:w w:val="115"/>
            <w:sz w:val="21"/>
          </w:rPr>
          <w:delText>estimated under the separability assumption or not</w:delText>
        </w:r>
      </w:del>
      <w:r w:rsidRPr="00B80A37">
        <w:rPr>
          <w:rFonts w:ascii="Times New Roman" w:hAnsi="Times New Roman"/>
          <w:color w:val="000000"/>
          <w:spacing w:val="-3"/>
          <w:w w:val="115"/>
          <w:sz w:val="21"/>
        </w:rPr>
        <w:t>. Along with the quality</w:t>
      </w:r>
      <w:ins w:id="1063" w:author="David Quin" w:date="2018-12-05T21:03:00Z">
        <w:r w:rsidR="00012993" w:rsidRPr="00B80A37">
          <w:rPr>
            <w:rFonts w:ascii="Times New Roman" w:hAnsi="Times New Roman"/>
            <w:color w:val="000000"/>
            <w:spacing w:val="-3"/>
            <w:w w:val="115"/>
            <w:sz w:val="21"/>
          </w:rPr>
          <w:t>-</w:t>
        </w:r>
      </w:ins>
      <w:del w:id="1064" w:author="David Quin" w:date="2018-12-05T21:03:00Z">
        <w:r w:rsidRPr="00B80A37" w:rsidDel="00012993">
          <w:rPr>
            <w:rFonts w:ascii="Times New Roman" w:hAnsi="Times New Roman"/>
            <w:color w:val="000000"/>
            <w:spacing w:val="-3"/>
            <w:w w:val="115"/>
            <w:sz w:val="21"/>
          </w:rPr>
          <w:delText xml:space="preserve"> </w:delText>
        </w:r>
      </w:del>
      <w:r w:rsidRPr="00B80A37">
        <w:rPr>
          <w:rFonts w:ascii="Times New Roman" w:hAnsi="Times New Roman"/>
          <w:color w:val="000000"/>
          <w:spacing w:val="-3"/>
          <w:w w:val="115"/>
          <w:sz w:val="21"/>
        </w:rPr>
        <w:t>of</w:t>
      </w:r>
      <w:ins w:id="1065" w:author="David Quin" w:date="2018-12-05T21:03:00Z">
        <w:r w:rsidR="00012993" w:rsidRPr="00B80A37">
          <w:rPr>
            <w:rFonts w:ascii="Times New Roman" w:hAnsi="Times New Roman"/>
            <w:color w:val="000000"/>
            <w:spacing w:val="-3"/>
            <w:w w:val="115"/>
            <w:sz w:val="21"/>
          </w:rPr>
          <w:t>-</w:t>
        </w:r>
      </w:ins>
      <w:del w:id="1066" w:author="David Quin" w:date="2018-12-05T21:03:00Z">
        <w:r w:rsidRPr="00B80A37" w:rsidDel="00012993">
          <w:rPr>
            <w:rFonts w:ascii="Times New Roman" w:hAnsi="Times New Roman"/>
            <w:color w:val="000000"/>
            <w:spacing w:val="-3"/>
            <w:w w:val="115"/>
            <w:sz w:val="21"/>
          </w:rPr>
          <w:delText xml:space="preserve"> </w:delText>
        </w:r>
      </w:del>
      <w:r w:rsidRPr="00B80A37">
        <w:rPr>
          <w:rFonts w:ascii="Times New Roman" w:hAnsi="Times New Roman"/>
          <w:color w:val="000000"/>
          <w:spacing w:val="-3"/>
          <w:w w:val="115"/>
          <w:sz w:val="21"/>
        </w:rPr>
        <w:t xml:space="preserve">fit diagnosis, </w:t>
      </w:r>
      <w:r w:rsidRPr="00B80A37">
        <w:rPr>
          <w:rFonts w:ascii="Times New Roman" w:hAnsi="Times New Roman"/>
          <w:color w:val="000000"/>
          <w:w w:val="115"/>
          <w:sz w:val="21"/>
        </w:rPr>
        <w:t>this confirms the robustness of our estimation results to this assumption.</w:t>
      </w:r>
    </w:p>
    <w:p w14:paraId="4C14CBF1" w14:textId="25F3ED2F" w:rsidR="003A20D6" w:rsidRPr="00B80A37" w:rsidRDefault="002B38CB">
      <w:pPr>
        <w:spacing w:before="36" w:line="324" w:lineRule="auto"/>
        <w:ind w:firstLine="288"/>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As an ultimate check, we investigate whether the varying pattern over time/country of </w:t>
      </w:r>
      <w:r w:rsidRPr="00B80A37">
        <w:rPr>
          <w:rFonts w:ascii="Times New Roman" w:hAnsi="Times New Roman"/>
          <w:color w:val="000000"/>
          <w:spacing w:val="-2"/>
          <w:w w:val="115"/>
          <w:sz w:val="21"/>
        </w:rPr>
        <w:t xml:space="preserve">origin/product pointed out in Section 2.3 is also robust to the separability assumption. </w:t>
      </w:r>
      <w:del w:id="1067" w:author="David Quin" w:date="2018-12-05T21:04:00Z">
        <w:r w:rsidRPr="00B80A37" w:rsidDel="00012993">
          <w:rPr>
            <w:rFonts w:ascii="Times New Roman" w:hAnsi="Times New Roman"/>
            <w:color w:val="000000"/>
            <w:spacing w:val="-2"/>
            <w:w w:val="115"/>
            <w:sz w:val="21"/>
          </w:rPr>
          <w:delText xml:space="preserve">To </w:delText>
        </w:r>
      </w:del>
      <w:ins w:id="1068" w:author="David Quin" w:date="2018-12-05T21:04:00Z">
        <w:r w:rsidR="00012993" w:rsidRPr="00B80A37">
          <w:rPr>
            <w:rFonts w:ascii="Times New Roman" w:hAnsi="Times New Roman"/>
            <w:color w:val="000000"/>
            <w:spacing w:val="-2"/>
            <w:w w:val="115"/>
            <w:sz w:val="21"/>
          </w:rPr>
          <w:t xml:space="preserve">With </w:t>
        </w:r>
      </w:ins>
      <w:r w:rsidRPr="00B80A37">
        <w:rPr>
          <w:rFonts w:ascii="Times New Roman" w:hAnsi="Times New Roman"/>
          <w:color w:val="000000"/>
          <w:spacing w:val="-5"/>
          <w:w w:val="115"/>
          <w:sz w:val="21"/>
        </w:rPr>
        <w:t xml:space="preserve">this aim, we replicate Figure 3 on the reduced sample for both specifications of separable </w:t>
      </w:r>
      <w:r w:rsidRPr="00B80A37">
        <w:rPr>
          <w:rFonts w:ascii="Times New Roman" w:hAnsi="Times New Roman"/>
          <w:color w:val="000000"/>
          <w:spacing w:val="-2"/>
          <w:w w:val="115"/>
          <w:sz w:val="21"/>
        </w:rPr>
        <w:t xml:space="preserve">(baseline) and non-separable fixed costs. Figure 7 </w:t>
      </w:r>
      <w:del w:id="1069" w:author="David Quin" w:date="2018-12-05T21:04:00Z">
        <w:r w:rsidRPr="00B80A37" w:rsidDel="00012993">
          <w:rPr>
            <w:rFonts w:ascii="Times New Roman" w:hAnsi="Times New Roman"/>
            <w:color w:val="000000"/>
            <w:spacing w:val="-2"/>
            <w:w w:val="115"/>
            <w:sz w:val="21"/>
          </w:rPr>
          <w:delText xml:space="preserve">reports </w:delText>
        </w:r>
      </w:del>
      <w:ins w:id="1070" w:author="David Quin" w:date="2018-12-05T21:04:00Z">
        <w:r w:rsidR="00012993" w:rsidRPr="00B80A37">
          <w:rPr>
            <w:rFonts w:ascii="Times New Roman" w:hAnsi="Times New Roman"/>
            <w:color w:val="000000"/>
            <w:spacing w:val="-2"/>
            <w:w w:val="115"/>
            <w:sz w:val="21"/>
          </w:rPr>
          <w:t xml:space="preserve">shows </w:t>
        </w:r>
      </w:ins>
      <w:r w:rsidRPr="00B80A37">
        <w:rPr>
          <w:rFonts w:ascii="Times New Roman" w:hAnsi="Times New Roman"/>
          <w:color w:val="000000"/>
          <w:spacing w:val="-2"/>
          <w:w w:val="115"/>
          <w:sz w:val="21"/>
        </w:rPr>
        <w:t xml:space="preserve">the histogram of the distribution </w:t>
      </w:r>
      <w:r w:rsidRPr="00B80A37">
        <w:rPr>
          <w:rFonts w:ascii="Times New Roman" w:hAnsi="Times New Roman"/>
          <w:color w:val="000000"/>
          <w:spacing w:val="1"/>
          <w:w w:val="115"/>
          <w:sz w:val="21"/>
        </w:rPr>
        <w:t>of the elasticity of transport costs to the export price Pa</w:t>
      </w:r>
      <w:r w:rsidRPr="00B80A37">
        <w:rPr>
          <w:rFonts w:ascii="Times New Roman" w:hAnsi="Times New Roman"/>
          <w:color w:val="000000"/>
          <w:spacing w:val="1"/>
          <w:w w:val="125"/>
          <w:sz w:val="21"/>
          <w:vertAlign w:val="subscript"/>
        </w:rPr>
        <w:t>t</w:t>
      </w:r>
      <w:r w:rsidRPr="00B80A37">
        <w:rPr>
          <w:rFonts w:ascii="Times New Roman" w:hAnsi="Times New Roman"/>
          <w:color w:val="000000"/>
          <w:spacing w:val="1"/>
          <w:w w:val="115"/>
          <w:sz w:val="21"/>
        </w:rPr>
        <w:t xml:space="preserve">, for </w:t>
      </w:r>
      <w:ins w:id="1071" w:author="David Quin" w:date="2018-12-05T21:04:00Z">
        <w:r w:rsidR="00012993" w:rsidRPr="00B80A37">
          <w:rPr>
            <w:rFonts w:ascii="Times New Roman" w:hAnsi="Times New Roman"/>
            <w:color w:val="000000"/>
            <w:spacing w:val="1"/>
            <w:w w:val="115"/>
            <w:sz w:val="21"/>
          </w:rPr>
          <w:t>air</w:t>
        </w:r>
      </w:ins>
      <w:del w:id="1072" w:author="David Quin" w:date="2018-12-05T21:04:00Z">
        <w:r w:rsidRPr="00B80A37" w:rsidDel="00012993">
          <w:rPr>
            <w:rFonts w:ascii="Times New Roman" w:hAnsi="Times New Roman"/>
            <w:color w:val="000000"/>
            <w:spacing w:val="1"/>
            <w:w w:val="115"/>
            <w:sz w:val="21"/>
          </w:rPr>
          <w:delText>Air</w:delText>
        </w:r>
      </w:del>
      <w:r w:rsidRPr="00B80A37">
        <w:rPr>
          <w:rFonts w:ascii="Times New Roman" w:hAnsi="Times New Roman"/>
          <w:color w:val="000000"/>
          <w:spacing w:val="1"/>
          <w:w w:val="115"/>
          <w:sz w:val="21"/>
        </w:rPr>
        <w:t xml:space="preserve"> transport (top panel) and for maritime transport (bottom panel) under the baseline specification (Panels </w:t>
      </w:r>
      <w:ins w:id="1073" w:author="David Quin" w:date="2018-12-05T21:04:00Z">
        <w:r w:rsidR="00012993" w:rsidRPr="00B80A37">
          <w:rPr>
            <w:rFonts w:ascii="Times New Roman" w:hAnsi="Times New Roman"/>
            <w:color w:val="000000"/>
            <w:spacing w:val="1"/>
            <w:w w:val="115"/>
            <w:sz w:val="21"/>
          </w:rPr>
          <w:t xml:space="preserve">(a), </w:t>
        </w:r>
        <w:r w:rsidR="00012993" w:rsidRPr="00B80A37">
          <w:rPr>
            <w:rFonts w:ascii="Times New Roman" w:hAnsi="Times New Roman"/>
            <w:color w:val="000000"/>
            <w:w w:val="115"/>
            <w:sz w:val="21"/>
          </w:rPr>
          <w:t>(c)</w:t>
        </w:r>
      </w:ins>
      <w:del w:id="1074" w:author="David Quin" w:date="2018-12-05T21:04:00Z">
        <w:r w:rsidRPr="00B80A37" w:rsidDel="00012993">
          <w:rPr>
            <w:rFonts w:ascii="Times New Roman" w:hAnsi="Times New Roman"/>
            <w:color w:val="000000"/>
            <w:spacing w:val="1"/>
            <w:w w:val="115"/>
            <w:sz w:val="21"/>
          </w:rPr>
          <w:delText xml:space="preserve">(a, </w:delText>
        </w:r>
        <w:r w:rsidRPr="00B80A37" w:rsidDel="00012993">
          <w:rPr>
            <w:rFonts w:ascii="Times New Roman" w:hAnsi="Times New Roman"/>
            <w:color w:val="000000"/>
            <w:w w:val="115"/>
            <w:sz w:val="21"/>
          </w:rPr>
          <w:delText>(c))</w:delText>
        </w:r>
      </w:del>
      <w:r w:rsidRPr="00B80A37">
        <w:rPr>
          <w:rFonts w:ascii="Times New Roman" w:hAnsi="Times New Roman"/>
          <w:color w:val="000000"/>
          <w:w w:val="115"/>
          <w:sz w:val="21"/>
        </w:rPr>
        <w:t>) and the non-separability scenario (Panels (b), (c)).</w:t>
      </w:r>
    </w:p>
    <w:p w14:paraId="44AB1FA4" w14:textId="77777777" w:rsidR="00012993" w:rsidRPr="00B80A37" w:rsidRDefault="00012993">
      <w:pPr>
        <w:rPr>
          <w:ins w:id="1075" w:author="David Quin" w:date="2018-12-05T21:05:00Z"/>
          <w:rFonts w:ascii="Times New Roman" w:hAnsi="Times New Roman"/>
          <w:color w:val="000000"/>
          <w:w w:val="115"/>
          <w:sz w:val="21"/>
        </w:rPr>
      </w:pPr>
      <w:ins w:id="1076" w:author="David Quin" w:date="2018-12-05T21:05:00Z">
        <w:r w:rsidRPr="00B80A37">
          <w:rPr>
            <w:rFonts w:ascii="Times New Roman" w:hAnsi="Times New Roman"/>
            <w:color w:val="000000"/>
            <w:w w:val="115"/>
            <w:sz w:val="21"/>
          </w:rPr>
          <w:br w:type="page"/>
        </w:r>
      </w:ins>
    </w:p>
    <w:p w14:paraId="54E0AD3F" w14:textId="729120FB" w:rsidR="003A20D6" w:rsidRPr="00B80A37" w:rsidRDefault="002B38CB" w:rsidP="00BA38CF">
      <w:pPr>
        <w:spacing w:before="180" w:line="276" w:lineRule="auto"/>
        <w:ind w:left="288"/>
        <w:jc w:val="center"/>
        <w:rPr>
          <w:rFonts w:ascii="Times New Roman" w:hAnsi="Times New Roman"/>
          <w:color w:val="000000"/>
          <w:w w:val="115"/>
          <w:sz w:val="21"/>
        </w:rPr>
      </w:pPr>
      <w:r w:rsidRPr="00B80A37">
        <w:rPr>
          <w:rFonts w:ascii="Times New Roman" w:hAnsi="Times New Roman"/>
          <w:color w:val="000000"/>
          <w:w w:val="115"/>
          <w:sz w:val="21"/>
        </w:rPr>
        <w:lastRenderedPageBreak/>
        <w:t>Figure 7: Histogram of the share of additive costs in total costs (restricted sample)</w:t>
      </w:r>
    </w:p>
    <w:p w14:paraId="5D16D5BD" w14:textId="77777777" w:rsidR="000940B1" w:rsidRPr="00B80A37" w:rsidRDefault="000940B1">
      <w:pPr>
        <w:spacing w:before="144" w:line="229" w:lineRule="exact"/>
        <w:jc w:val="center"/>
        <w:rPr>
          <w:rFonts w:ascii="Times New Roman" w:hAnsi="Times New Roman"/>
          <w:color w:val="000000"/>
          <w:w w:val="115"/>
          <w:sz w:val="21"/>
        </w:rPr>
      </w:pPr>
    </w:p>
    <w:p w14:paraId="24D7C55C" w14:textId="77777777" w:rsidR="000940B1" w:rsidRPr="00B80A37" w:rsidRDefault="000940B1">
      <w:pPr>
        <w:spacing w:before="144" w:line="229" w:lineRule="exact"/>
        <w:jc w:val="center"/>
        <w:rPr>
          <w:rFonts w:ascii="Times New Roman" w:hAnsi="Times New Roman"/>
          <w:color w:val="000000"/>
          <w:spacing w:val="11"/>
          <w:sz w:val="17"/>
        </w:rPr>
      </w:pPr>
    </w:p>
    <w:p w14:paraId="7E1A1822" w14:textId="77777777" w:rsidR="000940B1" w:rsidRPr="00B80A37" w:rsidRDefault="000940B1">
      <w:pPr>
        <w:spacing w:before="144" w:line="229" w:lineRule="exact"/>
        <w:jc w:val="center"/>
        <w:rPr>
          <w:rFonts w:ascii="Times New Roman" w:hAnsi="Times New Roman"/>
          <w:color w:val="000000"/>
          <w:spacing w:val="11"/>
          <w:sz w:val="17"/>
        </w:rPr>
      </w:pPr>
    </w:p>
    <w:p w14:paraId="61024039" w14:textId="77777777" w:rsidR="00BA38CF" w:rsidRPr="00B80A37" w:rsidRDefault="00BA38CF">
      <w:pPr>
        <w:spacing w:before="144" w:line="229" w:lineRule="exact"/>
        <w:jc w:val="center"/>
        <w:rPr>
          <w:rFonts w:ascii="Times New Roman" w:hAnsi="Times New Roman"/>
          <w:color w:val="000000"/>
          <w:spacing w:val="11"/>
          <w:sz w:val="17"/>
        </w:rPr>
      </w:pPr>
    </w:p>
    <w:p w14:paraId="326A448B" w14:textId="77777777" w:rsidR="00BA38CF" w:rsidRPr="00B80A37" w:rsidRDefault="00BA38CF">
      <w:pPr>
        <w:spacing w:before="144" w:line="229" w:lineRule="exact"/>
        <w:jc w:val="center"/>
        <w:rPr>
          <w:rFonts w:ascii="Times New Roman" w:hAnsi="Times New Roman"/>
          <w:color w:val="000000"/>
          <w:spacing w:val="11"/>
          <w:sz w:val="17"/>
        </w:rPr>
      </w:pPr>
    </w:p>
    <w:p w14:paraId="3A030175" w14:textId="77777777" w:rsidR="00BA38CF" w:rsidRPr="00B80A37" w:rsidRDefault="00BA38CF">
      <w:pPr>
        <w:spacing w:before="144" w:line="229" w:lineRule="exact"/>
        <w:jc w:val="center"/>
        <w:rPr>
          <w:rFonts w:ascii="Times New Roman" w:hAnsi="Times New Roman"/>
          <w:color w:val="000000"/>
          <w:spacing w:val="11"/>
          <w:sz w:val="17"/>
        </w:rPr>
      </w:pPr>
    </w:p>
    <w:p w14:paraId="7349831E" w14:textId="3D31C944" w:rsidR="003A20D6" w:rsidRPr="00B80A37" w:rsidRDefault="002B38CB">
      <w:pPr>
        <w:spacing w:before="144" w:line="229" w:lineRule="exact"/>
        <w:jc w:val="center"/>
        <w:rPr>
          <w:rFonts w:ascii="Times New Roman" w:hAnsi="Times New Roman"/>
          <w:color w:val="000000"/>
          <w:spacing w:val="11"/>
          <w:sz w:val="17"/>
        </w:rPr>
      </w:pPr>
      <w:r w:rsidRPr="00B80A37">
        <w:rPr>
          <w:rFonts w:ascii="Times New Roman" w:hAnsi="Times New Roman"/>
          <w:color w:val="000000"/>
          <w:spacing w:val="11"/>
          <w:sz w:val="17"/>
        </w:rPr>
        <w:t>Notes: Distribution of Ak</w:t>
      </w:r>
      <w:r w:rsidRPr="00B80A37">
        <w:rPr>
          <w:rFonts w:ascii="Times New Roman" w:hAnsi="Times New Roman"/>
          <w:color w:val="000000"/>
          <w:spacing w:val="11"/>
          <w:w w:val="145"/>
          <w:sz w:val="17"/>
          <w:vertAlign w:val="subscript"/>
        </w:rPr>
        <w:t>t</w:t>
      </w:r>
      <w:r w:rsidRPr="00B80A37">
        <w:rPr>
          <w:rFonts w:ascii="Times New Roman" w:hAnsi="Times New Roman"/>
          <w:color w:val="000000"/>
          <w:spacing w:val="11"/>
          <w:sz w:val="17"/>
        </w:rPr>
        <w:t xml:space="preserve"> over the triplet (year-product-country), weighted by share of yearly value of flow.</w:t>
      </w:r>
    </w:p>
    <w:p w14:paraId="01B919A7" w14:textId="0D90C8D8" w:rsidR="003A20D6" w:rsidRPr="00B80A37" w:rsidRDefault="002B38CB" w:rsidP="00BA38CF">
      <w:pPr>
        <w:spacing w:before="396" w:line="304" w:lineRule="exact"/>
        <w:ind w:right="432" w:firstLine="288"/>
        <w:jc w:val="both"/>
        <w:rPr>
          <w:rFonts w:ascii="Times New Roman" w:hAnsi="Times New Roman"/>
          <w:color w:val="000000"/>
          <w:spacing w:val="-1"/>
          <w:w w:val="115"/>
          <w:sz w:val="21"/>
        </w:rPr>
      </w:pPr>
      <w:r w:rsidRPr="00B80A37">
        <w:rPr>
          <w:rFonts w:ascii="Times New Roman" w:hAnsi="Times New Roman"/>
          <w:color w:val="000000"/>
          <w:spacing w:val="1"/>
          <w:w w:val="115"/>
          <w:sz w:val="21"/>
        </w:rPr>
        <w:t>Similarly</w:t>
      </w:r>
      <w:ins w:id="1077" w:author="David Quin" w:date="2018-12-05T21:05:00Z">
        <w:r w:rsidR="00012993" w:rsidRPr="00B80A37">
          <w:rPr>
            <w:rFonts w:ascii="Times New Roman" w:hAnsi="Times New Roman"/>
            <w:color w:val="000000"/>
            <w:spacing w:val="1"/>
            <w:w w:val="115"/>
            <w:sz w:val="21"/>
          </w:rPr>
          <w:t>,</w:t>
        </w:r>
      </w:ins>
      <w:r w:rsidRPr="00B80A37">
        <w:rPr>
          <w:rFonts w:ascii="Times New Roman" w:hAnsi="Times New Roman"/>
          <w:color w:val="000000"/>
          <w:spacing w:val="1"/>
          <w:w w:val="115"/>
          <w:sz w:val="21"/>
        </w:rPr>
        <w:t xml:space="preserve"> as for the whole sample (Figure 3), for both transport modes the distribu</w:t>
      </w:r>
      <w:r w:rsidRPr="00B80A37">
        <w:rPr>
          <w:rFonts w:ascii="Times New Roman" w:hAnsi="Times New Roman"/>
          <w:color w:val="000000"/>
          <w:spacing w:val="1"/>
          <w:w w:val="115"/>
          <w:sz w:val="21"/>
        </w:rPr>
        <w:softHyphen/>
      </w:r>
      <w:r w:rsidRPr="00B80A37">
        <w:rPr>
          <w:rFonts w:ascii="Times New Roman" w:hAnsi="Times New Roman"/>
          <w:color w:val="000000"/>
          <w:spacing w:val="-2"/>
          <w:w w:val="115"/>
          <w:sz w:val="21"/>
        </w:rPr>
        <w:t>tion of Ak</w:t>
      </w:r>
      <w:r w:rsidRPr="00B80A37">
        <w:rPr>
          <w:rFonts w:ascii="Times New Roman" w:hAnsi="Times New Roman"/>
          <w:color w:val="000000"/>
          <w:spacing w:val="-2"/>
          <w:w w:val="125"/>
          <w:sz w:val="21"/>
          <w:vertAlign w:val="subscript"/>
        </w:rPr>
        <w:t>t</w:t>
      </w:r>
      <w:r w:rsidRPr="00B80A37">
        <w:rPr>
          <w:rFonts w:ascii="Times New Roman" w:hAnsi="Times New Roman"/>
          <w:color w:val="000000"/>
          <w:spacing w:val="-2"/>
          <w:w w:val="115"/>
          <w:sz w:val="21"/>
        </w:rPr>
        <w:t xml:space="preserve"> over the triplet (year, country of origin, product) appears smoothly distributed </w:t>
      </w:r>
      <w:r w:rsidRPr="00B80A37">
        <w:rPr>
          <w:rFonts w:ascii="Times New Roman" w:hAnsi="Times New Roman"/>
          <w:color w:val="000000"/>
          <w:spacing w:val="-7"/>
          <w:w w:val="115"/>
          <w:sz w:val="21"/>
        </w:rPr>
        <w:t xml:space="preserve">over the interval [0, 1], whatever the assumption regarding the specification of fixed effects. </w:t>
      </w:r>
      <w:r w:rsidRPr="00B80A37">
        <w:rPr>
          <w:rFonts w:ascii="Times New Roman" w:hAnsi="Times New Roman"/>
          <w:color w:val="000000"/>
          <w:spacing w:val="-3"/>
          <w:w w:val="115"/>
          <w:sz w:val="21"/>
        </w:rPr>
        <w:t>Relaxing the assumption that fixed effects are separable between the two country and prod</w:t>
      </w:r>
      <w:r w:rsidRPr="00B80A37">
        <w:rPr>
          <w:rFonts w:ascii="Times New Roman" w:hAnsi="Times New Roman"/>
          <w:color w:val="000000"/>
          <w:spacing w:val="-3"/>
          <w:w w:val="115"/>
          <w:sz w:val="21"/>
        </w:rPr>
        <w:softHyphen/>
      </w:r>
      <w:r w:rsidRPr="00B80A37">
        <w:rPr>
          <w:rFonts w:ascii="Times New Roman" w:hAnsi="Times New Roman"/>
          <w:color w:val="000000"/>
          <w:spacing w:val="-2"/>
          <w:w w:val="115"/>
          <w:sz w:val="21"/>
        </w:rPr>
        <w:t xml:space="preserve">uct dimensions does not alter qualitatively our conclusion, that the elasticity of transport </w:t>
      </w:r>
      <w:r w:rsidRPr="00B80A37">
        <w:rPr>
          <w:rFonts w:ascii="Times New Roman" w:hAnsi="Times New Roman"/>
          <w:color w:val="000000"/>
          <w:spacing w:val="-1"/>
          <w:w w:val="115"/>
          <w:sz w:val="21"/>
        </w:rPr>
        <w:t>costs to the export price (or the share of additive costs in total transport costs), is strongly</w:t>
      </w:r>
      <w:r w:rsidR="00BA38CF" w:rsidRPr="00B80A37">
        <w:rPr>
          <w:rFonts w:ascii="Times New Roman" w:hAnsi="Times New Roman"/>
          <w:color w:val="000000"/>
          <w:spacing w:val="1"/>
          <w:w w:val="115"/>
          <w:sz w:val="21"/>
        </w:rPr>
        <w:t xml:space="preserve"> </w:t>
      </w:r>
      <w:r w:rsidR="005E1B5A" w:rsidRPr="00B80A37">
        <w:rPr>
          <w:noProof/>
        </w:rPr>
        <mc:AlternateContent>
          <mc:Choice Requires="wps">
            <w:drawing>
              <wp:anchor distT="0" distB="0" distL="0" distR="0" simplePos="0" relativeHeight="251821568" behindDoc="1" locked="0" layoutInCell="1" allowOverlap="1" wp14:anchorId="2EC53877" wp14:editId="152BAABD">
                <wp:simplePos x="0" y="0"/>
                <wp:positionH relativeFrom="column">
                  <wp:posOffset>0</wp:posOffset>
                </wp:positionH>
                <wp:positionV relativeFrom="paragraph">
                  <wp:posOffset>8776335</wp:posOffset>
                </wp:positionV>
                <wp:extent cx="5486400" cy="135255"/>
                <wp:effectExtent l="0" t="0" r="0" b="0"/>
                <wp:wrapSquare wrapText="bothSides"/>
                <wp:docPr id="728"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D185" w14:textId="77777777" w:rsidR="00DC28EF" w:rsidRDefault="00DC28EF">
                            <w:pPr>
                              <w:spacing w:line="211" w:lineRule="auto"/>
                              <w:ind w:left="4104"/>
                              <w:rPr>
                                <w:rFonts w:ascii="Times New Roman" w:hAnsi="Times New Roman"/>
                                <w:color w:val="000000"/>
                                <w:w w:val="115"/>
                                <w:sz w:val="21"/>
                              </w:rPr>
                            </w:pPr>
                            <w:r>
                              <w:rPr>
                                <w:rFonts w:ascii="Times New Roman" w:hAnsi="Times New Roman"/>
                                <w:color w:val="000000"/>
                                <w:w w:val="115"/>
                                <w:sz w:val="21"/>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53877" id="Text Box 710" o:spid="_x0000_s1052" type="#_x0000_t202" style="position:absolute;left:0;text-align:left;margin-left:0;margin-top:691.05pt;width:6in;height:10.65pt;z-index:-251494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GfipAIAAJ4FAAAOAAAAZHJzL2Uyb0RvYy54bWysVG1vmzAQ/j5p/8Hyd8pLCQFUUrUhTJO6&#13;&#10;F6ndD3DABGtgM9sJdNP++84mpGmrSdM2PliHfb67557Hd3U9di06UKmY4Bn2LzyMKC9Fxfguw18e&#13;&#10;CifGSGnCK9IKTjP8SBW+Xr19czX0KQ1EI9qKSgRBuEqHPsON1n3quqpsaEfUhegph8NayI5o+JU7&#13;&#10;t5JkgOhd6waeF7mDkFUvRUmVgt18OsQrG7+uaak/1bWiGrUZhtq0XaVdt2Z1V1ck3UnSN6w8lkH+&#13;&#10;ooqOMA5JT6FyognaS/YqVMdKKZSo9UUpOlfUNSupxQBofO8FmvuG9NRigeao/tQm9f/Clh8PnyVi&#13;&#10;VYaXAVDFSQckPdBRo1sxoqVvOzT0KgXH+x5c9QgHwLRFq/o7UX5V0ET3zMc0X6XKeG+HD6KCiGSv&#13;&#10;hb0x1rIzfQLkCMIAJY8nGkzWEjYXYRyFHhyVcOZfLoLFwvDkknS+3Uul31HRIWNkWALNNjo53Ck9&#13;&#10;uc4uJhkXBWtbS3XLn21AzGkHcsNVc2aqsMz9SLxkE2/i0AmDaOOEXp47N8U6dKLCXy7yy3y9zv2f&#13;&#10;Jq8fpg2rKspNmllFfvhnLB31PPF/0pESLatMOFOSkrvtupXoQEDFhf2ODTlzc5+XYfsFWF5A8oPQ&#13;&#10;uw0Sp4jipRMW4cJJll7seH5ym0RemIR58RzSHeP03yGhIcMJEDmp5rfYPPu9xkbSjmmYEy3rMhyf&#13;&#10;nEjaUFJteGWp1YS1k33WClP+UyuA7ploK1ij0UmtetyO9hkEkUlvBLwV1SNIWApQGIgRhhwYjZDf&#13;&#10;MRpgYGRYfdsTSTFq33N4kWa6zIacje1sEF7C1QxrjCZzracptO8l2zUQeXpRXNzAU6mZVfFTFccH&#13;&#10;BkPAgjkOLDNlzv+t19NYXf0CAAD//wMAUEsDBBQABgAIAAAAIQD9crQ25AAAAA8BAAAPAAAAZHJz&#13;&#10;L2Rvd25yZXYueG1sTI/BTsMwEETvSPyDtUjcqNM0lCiNU6FWFQfEoQUkjtvYxBGxHdlu6v49y6lc&#13;&#10;Vto32tmZep3MwCblQ++sgPksA6Zs62RvOwEf77uHEliIaCUOzioBFxVg3dze1FhJd7Z7NR1ix8jE&#13;&#10;hgoF6BjHivPQamUwzNyoLGnfzhuMtPqOS49nMjcDz7NsyQ32lj5oHNVGq/bncDICPjfj7jV9aXyb&#13;&#10;HuXLNn/aX3ybhLi/S9sVjecVsKhSvF7AXwfKDw0FO7qTlYENAqhNJLoo8zkw0stlQehIqMgWBfCm&#13;&#10;5v97NL8AAAD//wMAUEsBAi0AFAAGAAgAAAAhALaDOJL+AAAA4QEAABMAAAAAAAAAAAAAAAAAAAAA&#13;&#10;AFtDb250ZW50X1R5cGVzXS54bWxQSwECLQAUAAYACAAAACEAOP0h/9YAAACUAQAACwAAAAAAAAAA&#13;&#10;AAAAAAAvAQAAX3JlbHMvLnJlbHNQSwECLQAUAAYACAAAACEASrhn4qQCAACeBQAADgAAAAAAAAAA&#13;&#10;AAAAAAAuAgAAZHJzL2Uyb0RvYy54bWxQSwECLQAUAAYACAAAACEA/XK0NuQAAAAPAQAADwAAAAAA&#13;&#10;AAAAAAAAAAD+BAAAZHJzL2Rvd25yZXYueG1sUEsFBgAAAAAEAAQA8wAAAA8GAAAAAA==&#13;&#10;" filled="f" stroked="f">
                <v:path arrowok="t"/>
                <v:textbox inset="0,0,0,0">
                  <w:txbxContent>
                    <w:p w14:paraId="0AB6D185" w14:textId="77777777" w:rsidR="00DC28EF" w:rsidRDefault="00DC28EF">
                      <w:pPr>
                        <w:spacing w:line="211" w:lineRule="auto"/>
                        <w:ind w:left="4104"/>
                        <w:rPr>
                          <w:rFonts w:ascii="Times New Roman" w:hAnsi="Times New Roman"/>
                          <w:color w:val="000000"/>
                          <w:w w:val="115"/>
                          <w:sz w:val="21"/>
                        </w:rPr>
                      </w:pPr>
                      <w:r>
                        <w:rPr>
                          <w:rFonts w:ascii="Times New Roman" w:hAnsi="Times New Roman"/>
                          <w:color w:val="000000"/>
                          <w:w w:val="115"/>
                          <w:sz w:val="21"/>
                        </w:rPr>
                        <w:t>26</w:t>
                      </w:r>
                    </w:p>
                  </w:txbxContent>
                </v:textbox>
                <w10:wrap type="square"/>
              </v:shape>
            </w:pict>
          </mc:Fallback>
        </mc:AlternateContent>
      </w:r>
      <w:r w:rsidRPr="00B80A37">
        <w:rPr>
          <w:rFonts w:ascii="Times New Roman" w:hAnsi="Times New Roman"/>
          <w:color w:val="000000"/>
          <w:spacing w:val="-1"/>
          <w:w w:val="115"/>
          <w:sz w:val="21"/>
        </w:rPr>
        <w:t xml:space="preserve">varying over time, countries of origin and products. As a consequence, this also provides </w:t>
      </w:r>
      <w:r w:rsidRPr="00B80A37">
        <w:rPr>
          <w:rFonts w:ascii="Times New Roman" w:hAnsi="Times New Roman"/>
          <w:color w:val="000000"/>
          <w:spacing w:val="-3"/>
          <w:w w:val="115"/>
          <w:sz w:val="21"/>
        </w:rPr>
        <w:t xml:space="preserve">an indirect robustness check to the results regarding the trend decomposition provided in </w:t>
      </w:r>
      <w:r w:rsidRPr="00B80A37">
        <w:rPr>
          <w:rFonts w:ascii="Times New Roman" w:hAnsi="Times New Roman"/>
          <w:color w:val="000000"/>
          <w:w w:val="115"/>
          <w:sz w:val="21"/>
        </w:rPr>
        <w:t xml:space="preserve">Section 3, </w:t>
      </w:r>
      <w:del w:id="1078" w:author="David Quin" w:date="2018-12-05T21:05:00Z">
        <w:r w:rsidRPr="00B80A37" w:rsidDel="00012993">
          <w:rPr>
            <w:rFonts w:ascii="Times New Roman" w:hAnsi="Times New Roman"/>
            <w:color w:val="000000"/>
            <w:w w:val="115"/>
            <w:sz w:val="21"/>
          </w:rPr>
          <w:delText xml:space="preserve">that </w:delText>
        </w:r>
      </w:del>
      <w:ins w:id="1079" w:author="David Quin" w:date="2018-12-05T21:05:00Z">
        <w:r w:rsidR="00012993" w:rsidRPr="00B80A37">
          <w:rPr>
            <w:rFonts w:ascii="Times New Roman" w:hAnsi="Times New Roman"/>
            <w:color w:val="000000"/>
            <w:w w:val="115"/>
            <w:sz w:val="21"/>
          </w:rPr>
          <w:t xml:space="preserve">which </w:t>
        </w:r>
      </w:ins>
      <w:r w:rsidRPr="00B80A37">
        <w:rPr>
          <w:rFonts w:ascii="Times New Roman" w:hAnsi="Times New Roman"/>
          <w:color w:val="000000"/>
          <w:w w:val="115"/>
          <w:sz w:val="21"/>
        </w:rPr>
        <w:t xml:space="preserve">establish that the decline of "pure" transport costs </w:t>
      </w:r>
      <w:del w:id="1080" w:author="David Quin" w:date="2018-12-05T21:05:00Z">
        <w:r w:rsidRPr="00B80A37" w:rsidDel="00012993">
          <w:rPr>
            <w:rFonts w:ascii="Times New Roman" w:hAnsi="Times New Roman"/>
            <w:color w:val="000000"/>
            <w:w w:val="115"/>
            <w:sz w:val="21"/>
          </w:rPr>
          <w:delText xml:space="preserve">lies </w:delText>
        </w:r>
      </w:del>
      <w:ins w:id="1081" w:author="David Quin" w:date="2018-12-05T21:05:00Z">
        <w:r w:rsidR="00012993" w:rsidRPr="00B80A37">
          <w:rPr>
            <w:rFonts w:ascii="Times New Roman" w:hAnsi="Times New Roman"/>
            <w:color w:val="000000"/>
            <w:w w:val="115"/>
            <w:sz w:val="21"/>
          </w:rPr>
          <w:t>is a</w:t>
        </w:r>
      </w:ins>
      <w:del w:id="1082" w:author="David Quin" w:date="2018-12-05T21:06:00Z">
        <w:r w:rsidRPr="00B80A37" w:rsidDel="00012993">
          <w:rPr>
            <w:rFonts w:ascii="Times New Roman" w:hAnsi="Times New Roman"/>
            <w:color w:val="000000"/>
            <w:w w:val="115"/>
            <w:sz w:val="21"/>
          </w:rPr>
          <w:delText xml:space="preserve">as </w:delText>
        </w:r>
      </w:del>
      <w:ins w:id="1083" w:author="David Quin" w:date="2018-12-05T21:06:00Z">
        <w:r w:rsidR="00012993" w:rsidRPr="00B80A37">
          <w:rPr>
            <w:rFonts w:ascii="Times New Roman" w:hAnsi="Times New Roman"/>
            <w:color w:val="000000"/>
            <w:w w:val="115"/>
            <w:sz w:val="21"/>
          </w:rPr>
          <w:t xml:space="preserve"> </w:t>
        </w:r>
      </w:ins>
      <w:r w:rsidRPr="00B80A37">
        <w:rPr>
          <w:rFonts w:ascii="Times New Roman" w:hAnsi="Times New Roman"/>
          <w:color w:val="000000"/>
          <w:w w:val="115"/>
          <w:sz w:val="21"/>
        </w:rPr>
        <w:t xml:space="preserve">main reason for </w:t>
      </w:r>
      <w:r w:rsidRPr="00B80A37">
        <w:rPr>
          <w:rFonts w:ascii="Times New Roman" w:hAnsi="Times New Roman"/>
          <w:color w:val="000000"/>
          <w:spacing w:val="-1"/>
          <w:w w:val="115"/>
          <w:sz w:val="21"/>
        </w:rPr>
        <w:t>the decrease of overall transport costs observed over time.</w:t>
      </w:r>
    </w:p>
    <w:p w14:paraId="3519BEBC" w14:textId="77777777" w:rsidR="003A20D6" w:rsidRPr="00B80A37" w:rsidRDefault="002B38CB">
      <w:pPr>
        <w:spacing w:before="288"/>
        <w:rPr>
          <w:rFonts w:ascii="Times New Roman" w:hAnsi="Times New Roman"/>
          <w:b/>
          <w:color w:val="000000"/>
          <w:spacing w:val="26"/>
          <w:sz w:val="23"/>
        </w:rPr>
      </w:pPr>
      <w:r w:rsidRPr="00B80A37">
        <w:rPr>
          <w:rFonts w:ascii="Times New Roman" w:hAnsi="Times New Roman"/>
          <w:b/>
          <w:color w:val="000000"/>
          <w:spacing w:val="26"/>
          <w:sz w:val="23"/>
        </w:rPr>
        <w:t>4.2 Robustness to the weighting scheme</w:t>
      </w:r>
    </w:p>
    <w:p w14:paraId="37B70C70" w14:textId="6E67A4DC" w:rsidR="003A20D6" w:rsidRPr="00B80A37" w:rsidRDefault="002B38CB">
      <w:pPr>
        <w:spacing w:before="216" w:line="319" w:lineRule="auto"/>
        <w:ind w:right="72"/>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As discussed in Appendix </w:t>
      </w:r>
      <w:r w:rsidRPr="00B80A37">
        <w:rPr>
          <w:rFonts w:ascii="Times New Roman" w:hAnsi="Times New Roman"/>
          <w:color w:val="000000"/>
          <w:spacing w:val="-4"/>
          <w:sz w:val="23"/>
          <w:rPrChange w:id="1084" w:author="David Quin" w:date="2018-12-05T21:06:00Z">
            <w:rPr>
              <w:rFonts w:ascii="Times New Roman" w:hAnsi="Times New Roman"/>
              <w:b/>
              <w:color w:val="000000"/>
              <w:spacing w:val="-4"/>
              <w:sz w:val="23"/>
            </w:rPr>
          </w:rPrChange>
        </w:rPr>
        <w:t>D,</w:t>
      </w:r>
      <w:r w:rsidRPr="00B80A37">
        <w:rPr>
          <w:rFonts w:ascii="Times New Roman" w:hAnsi="Times New Roman"/>
          <w:b/>
          <w:color w:val="000000"/>
          <w:spacing w:val="-4"/>
          <w:sz w:val="23"/>
        </w:rPr>
        <w:t xml:space="preserve"> </w:t>
      </w:r>
      <w:r w:rsidRPr="00B80A37">
        <w:rPr>
          <w:rFonts w:ascii="Times New Roman" w:hAnsi="Times New Roman"/>
          <w:color w:val="000000"/>
          <w:spacing w:val="-4"/>
          <w:w w:val="115"/>
          <w:sz w:val="21"/>
        </w:rPr>
        <w:t xml:space="preserve">one source of difference between our methodology </w:t>
      </w:r>
      <w:ins w:id="1085" w:author="David Quin" w:date="2018-12-06T13:09:00Z">
        <w:r w:rsidR="000C6994" w:rsidRPr="00B80A37">
          <w:rPr>
            <w:rFonts w:ascii="Times New Roman" w:hAnsi="Times New Roman"/>
            <w:color w:val="000000"/>
            <w:spacing w:val="-4"/>
            <w:w w:val="115"/>
            <w:sz w:val="21"/>
          </w:rPr>
          <w:t>and that of Hum</w:t>
        </w:r>
        <w:r w:rsidR="000C6994" w:rsidRPr="00B80A37">
          <w:rPr>
            <w:rFonts w:ascii="Times New Roman" w:hAnsi="Times New Roman"/>
            <w:color w:val="000000"/>
            <w:spacing w:val="-1"/>
            <w:w w:val="115"/>
            <w:sz w:val="21"/>
          </w:rPr>
          <w:t xml:space="preserve">mels (2007) </w:t>
        </w:r>
      </w:ins>
      <w:del w:id="1086" w:author="David Quin" w:date="2018-12-06T13:09:00Z">
        <w:r w:rsidRPr="00B80A37" w:rsidDel="000C6994">
          <w:rPr>
            <w:rFonts w:ascii="Times New Roman" w:hAnsi="Times New Roman"/>
            <w:color w:val="000000"/>
            <w:spacing w:val="-4"/>
            <w:w w:val="115"/>
            <w:sz w:val="21"/>
          </w:rPr>
          <w:delText>and Hum</w:delText>
        </w:r>
        <w:r w:rsidRPr="00B80A37" w:rsidDel="000C6994">
          <w:rPr>
            <w:rFonts w:ascii="Times New Roman" w:hAnsi="Times New Roman"/>
            <w:color w:val="000000"/>
            <w:spacing w:val="-4"/>
            <w:w w:val="115"/>
            <w:sz w:val="21"/>
          </w:rPr>
          <w:softHyphen/>
        </w:r>
        <w:r w:rsidRPr="00B80A37" w:rsidDel="000C6994">
          <w:rPr>
            <w:rFonts w:ascii="Times New Roman" w:hAnsi="Times New Roman"/>
            <w:color w:val="000000"/>
            <w:spacing w:val="-1"/>
            <w:w w:val="115"/>
            <w:sz w:val="21"/>
          </w:rPr>
          <w:delText>mels (2007)'s dwells</w:delText>
        </w:r>
      </w:del>
      <w:ins w:id="1087" w:author="David Quin" w:date="2018-12-06T13:09:00Z">
        <w:r w:rsidR="000C6994" w:rsidRPr="00B80A37">
          <w:rPr>
            <w:rFonts w:ascii="Times New Roman" w:hAnsi="Times New Roman"/>
            <w:color w:val="000000"/>
            <w:spacing w:val="-4"/>
            <w:w w:val="115"/>
            <w:sz w:val="21"/>
          </w:rPr>
          <w:t>concerns</w:t>
        </w:r>
      </w:ins>
      <w:del w:id="1088" w:author="David Quin" w:date="2018-12-06T13:09:00Z">
        <w:r w:rsidRPr="00B80A37" w:rsidDel="000C6994">
          <w:rPr>
            <w:rFonts w:ascii="Times New Roman" w:hAnsi="Times New Roman"/>
            <w:color w:val="000000"/>
            <w:spacing w:val="-1"/>
            <w:w w:val="115"/>
            <w:sz w:val="21"/>
          </w:rPr>
          <w:delText xml:space="preserve"> on</w:delText>
        </w:r>
      </w:del>
      <w:r w:rsidRPr="00B80A37">
        <w:rPr>
          <w:rFonts w:ascii="Times New Roman" w:hAnsi="Times New Roman"/>
          <w:color w:val="000000"/>
          <w:spacing w:val="-1"/>
          <w:w w:val="115"/>
          <w:sz w:val="21"/>
        </w:rPr>
        <w:t xml:space="preserve"> the weighting scheme used to obtain the evolution of the pure </w:t>
      </w:r>
      <w:r w:rsidRPr="00B80A37">
        <w:rPr>
          <w:rFonts w:ascii="Times New Roman" w:hAnsi="Times New Roman"/>
          <w:color w:val="000000"/>
          <w:spacing w:val="1"/>
          <w:w w:val="115"/>
          <w:sz w:val="21"/>
        </w:rPr>
        <w:t xml:space="preserve">transport costs over time. In this section, we provide a robustness test to this difference </w:t>
      </w:r>
      <w:r w:rsidRPr="00B80A37">
        <w:rPr>
          <w:rFonts w:ascii="Times New Roman" w:hAnsi="Times New Roman"/>
          <w:color w:val="000000"/>
          <w:w w:val="115"/>
          <w:sz w:val="21"/>
        </w:rPr>
        <w:t>of treatment.</w:t>
      </w:r>
    </w:p>
    <w:p w14:paraId="046502E0" w14:textId="3066D2E8" w:rsidR="003A20D6" w:rsidRPr="00B80A37" w:rsidRDefault="002B38CB">
      <w:pPr>
        <w:spacing w:before="108" w:line="319" w:lineRule="auto"/>
        <w:ind w:right="72" w:firstLine="288"/>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When aggregating the trade cost measure over the product/country </w:t>
      </w:r>
      <w:r w:rsidRPr="00B80A37">
        <w:rPr>
          <w:rFonts w:ascii="Times New Roman" w:hAnsi="Times New Roman"/>
          <w:i/>
          <w:color w:val="000000"/>
          <w:spacing w:val="-2"/>
        </w:rPr>
        <w:t xml:space="preserve">(i, k) </w:t>
      </w:r>
      <w:r w:rsidRPr="00B80A37">
        <w:rPr>
          <w:rFonts w:ascii="Times New Roman" w:hAnsi="Times New Roman"/>
          <w:color w:val="000000"/>
          <w:spacing w:val="-2"/>
          <w:w w:val="115"/>
          <w:sz w:val="21"/>
        </w:rPr>
        <w:t xml:space="preserve">dimension, </w:t>
      </w:r>
      <w:r w:rsidRPr="00B80A37">
        <w:rPr>
          <w:rFonts w:ascii="Times New Roman" w:hAnsi="Times New Roman"/>
          <w:color w:val="000000"/>
          <w:spacing w:val="-3"/>
          <w:w w:val="115"/>
          <w:sz w:val="21"/>
        </w:rPr>
        <w:t xml:space="preserve">Hummels (2007) takes the </w:t>
      </w:r>
      <w:del w:id="1089" w:author="David Quin" w:date="2018-12-06T13:09:00Z">
        <w:r w:rsidRPr="00B80A37" w:rsidDel="000C6994">
          <w:rPr>
            <w:rFonts w:ascii="Times New Roman" w:hAnsi="Times New Roman"/>
            <w:color w:val="000000"/>
            <w:spacing w:val="-3"/>
            <w:w w:val="115"/>
            <w:sz w:val="21"/>
          </w:rPr>
          <w:delText>unweighed</w:delText>
        </w:r>
      </w:del>
      <w:ins w:id="1090" w:author="David Quin" w:date="2018-12-06T13:09:00Z">
        <w:r w:rsidR="000C6994" w:rsidRPr="00B80A37">
          <w:rPr>
            <w:rFonts w:ascii="Times New Roman" w:hAnsi="Times New Roman"/>
            <w:color w:val="000000"/>
            <w:spacing w:val="-3"/>
            <w:w w:val="115"/>
            <w:sz w:val="21"/>
          </w:rPr>
          <w:t>unweighted</w:t>
        </w:r>
      </w:ins>
      <w:r w:rsidRPr="00B80A37">
        <w:rPr>
          <w:rFonts w:ascii="Times New Roman" w:hAnsi="Times New Roman"/>
          <w:color w:val="000000"/>
          <w:spacing w:val="-3"/>
          <w:w w:val="115"/>
          <w:sz w:val="21"/>
        </w:rPr>
        <w:t xml:space="preserve"> average value over the </w:t>
      </w:r>
      <w:r w:rsidRPr="00B80A37">
        <w:rPr>
          <w:rFonts w:ascii="Times New Roman" w:hAnsi="Times New Roman"/>
          <w:i/>
          <w:color w:val="000000"/>
          <w:spacing w:val="-3"/>
        </w:rPr>
        <w:t xml:space="preserve">i, k </w:t>
      </w:r>
      <w:r w:rsidRPr="00B80A37">
        <w:rPr>
          <w:rFonts w:ascii="Times New Roman" w:hAnsi="Times New Roman"/>
          <w:color w:val="000000"/>
          <w:spacing w:val="-3"/>
          <w:w w:val="115"/>
          <w:sz w:val="21"/>
        </w:rPr>
        <w:t>dimension, which implic</w:t>
      </w:r>
      <w:del w:id="1091" w:author="David Quin" w:date="2018-12-06T13:09:00Z">
        <w:r w:rsidRPr="00B80A37" w:rsidDel="000C6994">
          <w:rPr>
            <w:rFonts w:ascii="Times New Roman" w:hAnsi="Times New Roman"/>
            <w:color w:val="000000"/>
            <w:spacing w:val="-3"/>
            <w:w w:val="115"/>
            <w:sz w:val="21"/>
          </w:rPr>
          <w:softHyphen/>
        </w:r>
      </w:del>
      <w:r w:rsidRPr="00B80A37">
        <w:rPr>
          <w:rFonts w:ascii="Times New Roman" w:hAnsi="Times New Roman"/>
          <w:color w:val="000000"/>
          <w:w w:val="115"/>
          <w:sz w:val="21"/>
        </w:rPr>
        <w:t xml:space="preserve">itly attributes a weight equal to 1 to each flow. Our benchmark specification (at the root </w:t>
      </w:r>
      <w:r w:rsidRPr="00B80A37">
        <w:rPr>
          <w:rFonts w:ascii="Times New Roman" w:hAnsi="Times New Roman"/>
          <w:color w:val="000000"/>
          <w:spacing w:val="-5"/>
          <w:w w:val="115"/>
          <w:sz w:val="21"/>
        </w:rPr>
        <w:t xml:space="preserve">of Figure 4) proceeds differently, as each flow is weighted by its relative value in total trade </w:t>
      </w:r>
      <w:r w:rsidRPr="00B80A37">
        <w:rPr>
          <w:rFonts w:ascii="Times New Roman" w:hAnsi="Times New Roman"/>
          <w:color w:val="000000"/>
          <w:spacing w:val="-4"/>
          <w:w w:val="115"/>
          <w:sz w:val="21"/>
        </w:rPr>
        <w:t xml:space="preserve">flows observed in 1974. In this section, we check </w:t>
      </w:r>
      <w:del w:id="1092" w:author="David Quin" w:date="2018-12-06T13:10:00Z">
        <w:r w:rsidRPr="00B80A37" w:rsidDel="00D36A25">
          <w:rPr>
            <w:rFonts w:ascii="Times New Roman" w:hAnsi="Times New Roman"/>
            <w:color w:val="000000"/>
            <w:spacing w:val="-4"/>
            <w:w w:val="115"/>
            <w:sz w:val="21"/>
          </w:rPr>
          <w:delText xml:space="preserve">that </w:delText>
        </w:r>
      </w:del>
      <w:ins w:id="1093" w:author="David Quin" w:date="2018-12-06T13:10:00Z">
        <w:r w:rsidR="00D36A25" w:rsidRPr="00B80A37">
          <w:rPr>
            <w:rFonts w:ascii="Times New Roman" w:hAnsi="Times New Roman"/>
            <w:color w:val="000000"/>
            <w:spacing w:val="-4"/>
            <w:w w:val="115"/>
            <w:sz w:val="21"/>
          </w:rPr>
          <w:t xml:space="preserve">whether </w:t>
        </w:r>
      </w:ins>
      <w:r w:rsidRPr="00B80A37">
        <w:rPr>
          <w:rFonts w:ascii="Times New Roman" w:hAnsi="Times New Roman"/>
          <w:color w:val="000000"/>
          <w:spacing w:val="-4"/>
          <w:w w:val="115"/>
          <w:sz w:val="21"/>
        </w:rPr>
        <w:t xml:space="preserve">this difference of treatment is </w:t>
      </w:r>
      <w:del w:id="1094" w:author="David Quin" w:date="2018-12-06T13:10:00Z">
        <w:r w:rsidRPr="00B80A37" w:rsidDel="00D36A25">
          <w:rPr>
            <w:rFonts w:ascii="Times New Roman" w:hAnsi="Times New Roman"/>
            <w:color w:val="000000"/>
            <w:spacing w:val="-4"/>
            <w:w w:val="115"/>
            <w:sz w:val="21"/>
          </w:rPr>
          <w:delText xml:space="preserve">not </w:delText>
        </w:r>
      </w:del>
      <w:r w:rsidRPr="00B80A37">
        <w:rPr>
          <w:rFonts w:ascii="Times New Roman" w:hAnsi="Times New Roman"/>
          <w:color w:val="000000"/>
          <w:spacing w:val="-3"/>
          <w:w w:val="115"/>
          <w:sz w:val="21"/>
        </w:rPr>
        <w:t xml:space="preserve">responsible </w:t>
      </w:r>
      <w:ins w:id="1095" w:author="David Quin" w:date="2018-12-06T13:10:00Z">
        <w:r w:rsidR="00D36A25" w:rsidRPr="00B80A37">
          <w:rPr>
            <w:rFonts w:ascii="Times New Roman" w:hAnsi="Times New Roman"/>
            <w:color w:val="000000"/>
            <w:spacing w:val="-3"/>
            <w:w w:val="115"/>
            <w:sz w:val="21"/>
          </w:rPr>
          <w:t xml:space="preserve">or not </w:t>
        </w:r>
      </w:ins>
      <w:r w:rsidRPr="00B80A37">
        <w:rPr>
          <w:rFonts w:ascii="Times New Roman" w:hAnsi="Times New Roman"/>
          <w:color w:val="000000"/>
          <w:spacing w:val="-3"/>
          <w:w w:val="115"/>
          <w:sz w:val="21"/>
        </w:rPr>
        <w:t xml:space="preserve">for the difference </w:t>
      </w:r>
      <w:del w:id="1096" w:author="David Quin" w:date="2018-12-06T13:10:00Z">
        <w:r w:rsidRPr="00B80A37" w:rsidDel="00D36A25">
          <w:rPr>
            <w:rFonts w:ascii="Times New Roman" w:hAnsi="Times New Roman"/>
            <w:color w:val="000000"/>
            <w:spacing w:val="-3"/>
            <w:w w:val="115"/>
            <w:sz w:val="21"/>
          </w:rPr>
          <w:delText xml:space="preserve">of </w:delText>
        </w:r>
      </w:del>
      <w:ins w:id="1097" w:author="David Quin" w:date="2018-12-06T13:10:00Z">
        <w:r w:rsidR="00D36A25" w:rsidRPr="00B80A37">
          <w:rPr>
            <w:rFonts w:ascii="Times New Roman" w:hAnsi="Times New Roman"/>
            <w:color w:val="000000"/>
            <w:spacing w:val="-3"/>
            <w:w w:val="115"/>
            <w:sz w:val="21"/>
          </w:rPr>
          <w:t xml:space="preserve">in </w:t>
        </w:r>
      </w:ins>
      <w:r w:rsidRPr="00B80A37">
        <w:rPr>
          <w:rFonts w:ascii="Times New Roman" w:hAnsi="Times New Roman"/>
          <w:color w:val="000000"/>
          <w:spacing w:val="-3"/>
          <w:w w:val="115"/>
          <w:sz w:val="21"/>
        </w:rPr>
        <w:t xml:space="preserve">results relative to the role of the trade composition effects, </w:t>
      </w:r>
      <w:del w:id="1098" w:author="David Quin" w:date="2018-12-06T13:10:00Z">
        <w:r w:rsidRPr="00B80A37" w:rsidDel="00D36A25">
          <w:rPr>
            <w:rFonts w:ascii="Times New Roman" w:hAnsi="Times New Roman"/>
            <w:color w:val="000000"/>
            <w:spacing w:val="1"/>
            <w:w w:val="115"/>
            <w:sz w:val="21"/>
          </w:rPr>
          <w:delText xml:space="preserve">that </w:delText>
        </w:r>
      </w:del>
      <w:ins w:id="1099" w:author="David Quin" w:date="2018-12-06T13:10:00Z">
        <w:r w:rsidR="00D36A25" w:rsidRPr="00B80A37">
          <w:rPr>
            <w:rFonts w:ascii="Times New Roman" w:hAnsi="Times New Roman"/>
            <w:color w:val="000000"/>
            <w:spacing w:val="1"/>
            <w:w w:val="115"/>
            <w:sz w:val="21"/>
          </w:rPr>
          <w:t xml:space="preserve">which </w:t>
        </w:r>
      </w:ins>
      <w:r w:rsidRPr="00B80A37">
        <w:rPr>
          <w:rFonts w:ascii="Times New Roman" w:hAnsi="Times New Roman"/>
          <w:color w:val="000000"/>
          <w:spacing w:val="1"/>
          <w:w w:val="115"/>
          <w:sz w:val="21"/>
        </w:rPr>
        <w:t>we rather attribute to the modeling of the additive component.</w:t>
      </w:r>
    </w:p>
    <w:p w14:paraId="322C0B37" w14:textId="1EC0AA4F" w:rsidR="003A20D6" w:rsidRPr="00B80A37" w:rsidRDefault="002B38CB">
      <w:pPr>
        <w:spacing w:before="72" w:line="319" w:lineRule="auto"/>
        <w:ind w:right="72" w:firstLine="288"/>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To this aim, we rebuild the fitted values for each </w:t>
      </w:r>
      <w:ins w:id="1100" w:author="David Quin" w:date="2018-12-03T14:29:00Z">
        <w:r w:rsidR="00B637CF" w:rsidRPr="00B80A37">
          <w:rPr>
            <w:rFonts w:ascii="Times New Roman" w:hAnsi="Times New Roman"/>
            <w:color w:val="000000"/>
            <w:spacing w:val="-5"/>
            <w:w w:val="115"/>
            <w:sz w:val="21"/>
          </w:rPr>
          <w:t xml:space="preserve">of </w:t>
        </w:r>
      </w:ins>
      <w:del w:id="1101" w:author="David Quin" w:date="2018-12-03T14:29:00Z">
        <w:r w:rsidRPr="00B80A37" w:rsidDel="00B637CF">
          <w:rPr>
            <w:rFonts w:ascii="Times New Roman" w:hAnsi="Times New Roman"/>
            <w:color w:val="000000"/>
            <w:spacing w:val="-5"/>
            <w:w w:val="115"/>
            <w:sz w:val="21"/>
          </w:rPr>
          <w:delText xml:space="preserve">of of </w:delText>
        </w:r>
      </w:del>
      <w:r w:rsidRPr="00B80A37">
        <w:rPr>
          <w:rFonts w:ascii="Times New Roman" w:hAnsi="Times New Roman"/>
          <w:color w:val="000000"/>
          <w:spacing w:val="-5"/>
          <w:w w:val="115"/>
          <w:sz w:val="21"/>
        </w:rPr>
        <w:t>our transport cost measures (ad-</w:t>
      </w:r>
      <w:r w:rsidRPr="00B80A37">
        <w:rPr>
          <w:rFonts w:ascii="Times New Roman" w:hAnsi="Times New Roman"/>
          <w:color w:val="000000"/>
          <w:spacing w:val="-1"/>
          <w:w w:val="115"/>
          <w:sz w:val="21"/>
        </w:rPr>
        <w:t xml:space="preserve">valorem, additive and overall) applying </w:t>
      </w:r>
      <w:ins w:id="1102" w:author="David Quin" w:date="2018-12-06T13:10:00Z">
        <w:r w:rsidR="00D36A25" w:rsidRPr="00B80A37">
          <w:rPr>
            <w:rFonts w:ascii="Times New Roman" w:hAnsi="Times New Roman"/>
            <w:color w:val="000000"/>
            <w:spacing w:val="-1"/>
            <w:w w:val="115"/>
            <w:sz w:val="21"/>
          </w:rPr>
          <w:t xml:space="preserve">the </w:t>
        </w:r>
      </w:ins>
      <w:r w:rsidRPr="00B80A37">
        <w:rPr>
          <w:rFonts w:ascii="Times New Roman" w:hAnsi="Times New Roman"/>
          <w:color w:val="000000"/>
          <w:spacing w:val="-1"/>
          <w:w w:val="115"/>
          <w:sz w:val="21"/>
        </w:rPr>
        <w:t>Hummels (2007)</w:t>
      </w:r>
      <w:del w:id="1103" w:author="David Quin" w:date="2018-12-06T13:10:00Z">
        <w:r w:rsidRPr="00B80A37" w:rsidDel="00D36A25">
          <w:rPr>
            <w:rFonts w:ascii="Times New Roman" w:hAnsi="Times New Roman"/>
            <w:color w:val="000000"/>
            <w:spacing w:val="-1"/>
            <w:w w:val="115"/>
            <w:sz w:val="21"/>
          </w:rPr>
          <w:delText>'s</w:delText>
        </w:r>
      </w:del>
      <w:r w:rsidRPr="00B80A37">
        <w:rPr>
          <w:rFonts w:ascii="Times New Roman" w:hAnsi="Times New Roman"/>
          <w:color w:val="000000"/>
          <w:spacing w:val="-1"/>
          <w:w w:val="115"/>
          <w:sz w:val="21"/>
        </w:rPr>
        <w:t xml:space="preserve"> weighting scheme (</w:t>
      </w:r>
      <w:ins w:id="1104" w:author="David Quin" w:date="2018-12-06T13:10:00Z">
        <w:r w:rsidR="00D36A25" w:rsidRPr="00B80A37">
          <w:rPr>
            <w:rFonts w:ascii="Times New Roman" w:hAnsi="Times New Roman"/>
            <w:color w:val="000000"/>
            <w:spacing w:val="-1"/>
            <w:w w:val="115"/>
            <w:sz w:val="21"/>
          </w:rPr>
          <w:t>i.e.</w:t>
        </w:r>
      </w:ins>
      <w:del w:id="1105" w:author="David Quin" w:date="2018-12-06T13:10:00Z">
        <w:r w:rsidRPr="00B80A37" w:rsidDel="00D36A25">
          <w:rPr>
            <w:rFonts w:ascii="Times New Roman" w:hAnsi="Times New Roman"/>
            <w:color w:val="000000"/>
            <w:spacing w:val="-1"/>
            <w:w w:val="115"/>
            <w:sz w:val="21"/>
          </w:rPr>
          <w:delText>i.e.,</w:delText>
        </w:r>
      </w:del>
      <w:r w:rsidRPr="00B80A37">
        <w:rPr>
          <w:rFonts w:ascii="Times New Roman" w:hAnsi="Times New Roman"/>
          <w:color w:val="000000"/>
          <w:spacing w:val="-1"/>
          <w:w w:val="115"/>
          <w:sz w:val="21"/>
        </w:rPr>
        <w:t xml:space="preserve"> taking </w:t>
      </w:r>
      <w:r w:rsidRPr="00B80A37">
        <w:rPr>
          <w:rFonts w:ascii="Times New Roman" w:hAnsi="Times New Roman"/>
          <w:color w:val="000000"/>
          <w:spacing w:val="-2"/>
          <w:w w:val="115"/>
          <w:sz w:val="21"/>
        </w:rPr>
        <w:t xml:space="preserve">the </w:t>
      </w:r>
      <w:del w:id="1106" w:author="David Quin" w:date="2018-12-06T13:10:00Z">
        <w:r w:rsidRPr="00B80A37" w:rsidDel="00D36A25">
          <w:rPr>
            <w:rFonts w:ascii="Times New Roman" w:hAnsi="Times New Roman"/>
            <w:color w:val="000000"/>
            <w:spacing w:val="-2"/>
            <w:w w:val="115"/>
            <w:sz w:val="21"/>
          </w:rPr>
          <w:delText>unweighed</w:delText>
        </w:r>
      </w:del>
      <w:ins w:id="1107" w:author="David Quin" w:date="2018-12-06T13:10:00Z">
        <w:r w:rsidR="00D36A25" w:rsidRPr="00B80A37">
          <w:rPr>
            <w:rFonts w:ascii="Times New Roman" w:hAnsi="Times New Roman"/>
            <w:color w:val="000000"/>
            <w:spacing w:val="-2"/>
            <w:w w:val="115"/>
            <w:sz w:val="21"/>
          </w:rPr>
          <w:t>unweighted</w:t>
        </w:r>
      </w:ins>
      <w:r w:rsidRPr="00B80A37">
        <w:rPr>
          <w:rFonts w:ascii="Times New Roman" w:hAnsi="Times New Roman"/>
          <w:color w:val="000000"/>
          <w:spacing w:val="-2"/>
          <w:w w:val="115"/>
          <w:sz w:val="21"/>
        </w:rPr>
        <w:t xml:space="preserve"> average value over the </w:t>
      </w:r>
      <w:r w:rsidRPr="00B80A37">
        <w:rPr>
          <w:rFonts w:ascii="Times New Roman" w:hAnsi="Times New Roman"/>
          <w:i/>
          <w:color w:val="000000"/>
          <w:spacing w:val="-2"/>
        </w:rPr>
        <w:t xml:space="preserve">i, k </w:t>
      </w:r>
      <w:r w:rsidRPr="00B80A37">
        <w:rPr>
          <w:rFonts w:ascii="Times New Roman" w:hAnsi="Times New Roman"/>
          <w:color w:val="000000"/>
          <w:spacing w:val="-2"/>
          <w:w w:val="115"/>
          <w:sz w:val="21"/>
        </w:rPr>
        <w:t xml:space="preserve">dimension), which we then express as indices, </w:t>
      </w:r>
      <w:r w:rsidRPr="00B80A37">
        <w:rPr>
          <w:rFonts w:ascii="Times New Roman" w:hAnsi="Times New Roman"/>
          <w:color w:val="000000"/>
          <w:w w:val="115"/>
          <w:sz w:val="21"/>
        </w:rPr>
        <w:t>with the reference value 100 in 1974. The results are reported in Figure 8.</w:t>
      </w:r>
    </w:p>
    <w:p w14:paraId="5F691F92" w14:textId="77777777" w:rsidR="00D36A25" w:rsidRPr="00B80A37" w:rsidRDefault="00D36A25">
      <w:pPr>
        <w:rPr>
          <w:ins w:id="1108" w:author="David Quin" w:date="2018-12-06T13:11:00Z"/>
          <w:rFonts w:ascii="Times New Roman" w:hAnsi="Times New Roman"/>
          <w:color w:val="000000"/>
          <w:w w:val="115"/>
          <w:sz w:val="21"/>
        </w:rPr>
      </w:pPr>
      <w:ins w:id="1109" w:author="David Quin" w:date="2018-12-06T13:11:00Z">
        <w:r w:rsidRPr="00B80A37">
          <w:rPr>
            <w:rFonts w:ascii="Times New Roman" w:hAnsi="Times New Roman"/>
            <w:color w:val="000000"/>
            <w:w w:val="115"/>
            <w:sz w:val="21"/>
          </w:rPr>
          <w:br w:type="page"/>
        </w:r>
      </w:ins>
    </w:p>
    <w:p w14:paraId="5EB70D87" w14:textId="55CEB927" w:rsidR="003A20D6" w:rsidRPr="00B80A37" w:rsidRDefault="002B38CB">
      <w:pPr>
        <w:spacing w:before="144"/>
        <w:ind w:left="648"/>
        <w:rPr>
          <w:rFonts w:ascii="Times New Roman" w:hAnsi="Times New Roman"/>
          <w:color w:val="000000"/>
          <w:w w:val="115"/>
          <w:sz w:val="21"/>
        </w:rPr>
      </w:pPr>
      <w:r w:rsidRPr="00B80A37">
        <w:rPr>
          <w:rFonts w:ascii="Times New Roman" w:hAnsi="Times New Roman"/>
          <w:color w:val="000000"/>
          <w:w w:val="115"/>
          <w:sz w:val="21"/>
        </w:rPr>
        <w:lastRenderedPageBreak/>
        <w:t xml:space="preserve">Figure 8: Transport cost time trends: </w:t>
      </w:r>
      <w:ins w:id="1110" w:author="David Quin" w:date="2018-12-06T13:11:00Z">
        <w:r w:rsidR="00D36A25" w:rsidRPr="00B80A37">
          <w:rPr>
            <w:rFonts w:ascii="Times New Roman" w:hAnsi="Times New Roman"/>
            <w:color w:val="000000"/>
            <w:w w:val="115"/>
            <w:sz w:val="21"/>
          </w:rPr>
          <w:t>r</w:t>
        </w:r>
      </w:ins>
      <w:del w:id="1111" w:author="David Quin" w:date="2018-12-06T13:11:00Z">
        <w:r w:rsidRPr="00B80A37" w:rsidDel="00D36A25">
          <w:rPr>
            <w:rFonts w:ascii="Times New Roman" w:hAnsi="Times New Roman"/>
            <w:color w:val="000000"/>
            <w:w w:val="115"/>
            <w:sz w:val="21"/>
          </w:rPr>
          <w:delText>R</w:delText>
        </w:r>
      </w:del>
      <w:r w:rsidRPr="00B80A37">
        <w:rPr>
          <w:rFonts w:ascii="Times New Roman" w:hAnsi="Times New Roman"/>
          <w:color w:val="000000"/>
          <w:w w:val="115"/>
          <w:sz w:val="21"/>
        </w:rPr>
        <w:t>obustness to the weighting scheme</w:t>
      </w:r>
    </w:p>
    <w:p w14:paraId="2F8ED800" w14:textId="77777777" w:rsidR="003A20D6" w:rsidRPr="00B80A37" w:rsidRDefault="002B38CB">
      <w:pPr>
        <w:spacing w:before="180" w:line="206" w:lineRule="auto"/>
        <w:ind w:left="3960"/>
        <w:rPr>
          <w:rFonts w:ascii="Arial" w:hAnsi="Arial"/>
          <w:color w:val="000000"/>
          <w:spacing w:val="-2"/>
          <w:sz w:val="13"/>
        </w:rPr>
      </w:pPr>
      <w:r w:rsidRPr="00B80A37">
        <w:rPr>
          <w:rFonts w:ascii="Arial" w:hAnsi="Arial"/>
          <w:color w:val="000000"/>
          <w:spacing w:val="-2"/>
          <w:sz w:val="13"/>
        </w:rPr>
        <w:t>Goods: All</w:t>
      </w:r>
    </w:p>
    <w:p w14:paraId="16013751" w14:textId="77777777" w:rsidR="003A20D6" w:rsidRPr="00B80A37" w:rsidRDefault="002B38CB">
      <w:pPr>
        <w:tabs>
          <w:tab w:val="right" w:pos="6609"/>
        </w:tabs>
        <w:spacing w:before="108"/>
        <w:ind w:left="2160"/>
        <w:rPr>
          <w:rFonts w:ascii="Tahoma" w:hAnsi="Tahoma"/>
          <w:color w:val="000000"/>
          <w:spacing w:val="1"/>
          <w:sz w:val="8"/>
        </w:rPr>
      </w:pPr>
      <w:r w:rsidRPr="00B80A37">
        <w:rPr>
          <w:rFonts w:ascii="Tahoma" w:hAnsi="Tahoma"/>
          <w:color w:val="000000"/>
          <w:spacing w:val="1"/>
          <w:sz w:val="8"/>
        </w:rPr>
        <w:t>(a) Multiplicative transport costs, Air</w:t>
      </w:r>
      <w:r w:rsidRPr="00B80A37">
        <w:rPr>
          <w:rFonts w:ascii="Tahoma" w:hAnsi="Tahoma"/>
          <w:color w:val="000000"/>
          <w:spacing w:val="1"/>
          <w:sz w:val="8"/>
        </w:rPr>
        <w:tab/>
        <w:t>(d) Multiplicative transport costs, Vessel</w:t>
      </w:r>
    </w:p>
    <w:tbl>
      <w:tblPr>
        <w:tblW w:w="0" w:type="auto"/>
        <w:tblInd w:w="1278" w:type="dxa"/>
        <w:tblLayout w:type="fixed"/>
        <w:tblCellMar>
          <w:left w:w="0" w:type="dxa"/>
          <w:right w:w="0" w:type="dxa"/>
        </w:tblCellMar>
        <w:tblLook w:val="0000" w:firstRow="0" w:lastRow="0" w:firstColumn="0" w:lastColumn="0" w:noHBand="0" w:noVBand="0"/>
      </w:tblPr>
      <w:tblGrid>
        <w:gridCol w:w="288"/>
        <w:gridCol w:w="256"/>
        <w:gridCol w:w="187"/>
        <w:gridCol w:w="2577"/>
        <w:gridCol w:w="2078"/>
        <w:gridCol w:w="536"/>
      </w:tblGrid>
      <w:tr w:rsidR="003A20D6" w:rsidRPr="00B80A37" w14:paraId="2E35E036" w14:textId="77777777">
        <w:trPr>
          <w:trHeight w:hRule="exact" w:val="270"/>
        </w:trPr>
        <w:tc>
          <w:tcPr>
            <w:tcW w:w="288" w:type="dxa"/>
            <w:vMerge w:val="restart"/>
            <w:tcBorders>
              <w:top w:val="none" w:sz="0" w:space="0" w:color="000000"/>
              <w:left w:val="single" w:sz="2" w:space="0" w:color="000000"/>
              <w:bottom w:val="none" w:sz="0" w:space="0" w:color="000000"/>
              <w:right w:val="single" w:sz="2" w:space="0" w:color="000000"/>
            </w:tcBorders>
          </w:tcPr>
          <w:p w14:paraId="47B3E48F" w14:textId="77777777" w:rsidR="003A20D6" w:rsidRPr="00B80A37" w:rsidRDefault="002B38CB">
            <w:pPr>
              <w:spacing w:line="408" w:lineRule="auto"/>
              <w:ind w:left="144"/>
              <w:jc w:val="both"/>
              <w:rPr>
                <w:rFonts w:ascii="Times New Roman" w:hAnsi="Times New Roman"/>
                <w:color w:val="000000"/>
                <w:sz w:val="6"/>
              </w:rPr>
            </w:pPr>
            <w:r w:rsidRPr="00B80A37">
              <w:rPr>
                <w:rFonts w:ascii="Times New Roman" w:hAnsi="Times New Roman"/>
                <w:color w:val="000000"/>
                <w:sz w:val="6"/>
              </w:rPr>
              <w:t xml:space="preserve">125 </w:t>
            </w:r>
            <w:r w:rsidRPr="00B80A37">
              <w:rPr>
                <w:rFonts w:ascii="Times New Roman" w:hAnsi="Times New Roman"/>
                <w:color w:val="000000"/>
                <w:spacing w:val="4"/>
                <w:sz w:val="6"/>
              </w:rPr>
              <w:t xml:space="preserve">100 </w:t>
            </w:r>
            <w:r w:rsidRPr="00B80A37">
              <w:rPr>
                <w:rFonts w:ascii="Times New Roman" w:hAnsi="Times New Roman"/>
                <w:color w:val="000000"/>
                <w:spacing w:val="9"/>
                <w:sz w:val="6"/>
              </w:rPr>
              <w:t xml:space="preserve">75 </w:t>
            </w:r>
            <w:r w:rsidRPr="00B80A37">
              <w:rPr>
                <w:rFonts w:ascii="Times New Roman" w:hAnsi="Times New Roman"/>
                <w:color w:val="000000"/>
                <w:spacing w:val="8"/>
                <w:sz w:val="6"/>
              </w:rPr>
              <w:t xml:space="preserve">50 </w:t>
            </w:r>
            <w:r w:rsidRPr="00B80A37">
              <w:rPr>
                <w:rFonts w:ascii="Arial" w:hAnsi="Arial"/>
                <w:color w:val="000000"/>
                <w:spacing w:val="8"/>
                <w:sz w:val="6"/>
              </w:rPr>
              <w:t>-</w:t>
            </w:r>
            <w:r w:rsidRPr="00B80A37">
              <w:rPr>
                <w:rFonts w:ascii="Times New Roman" w:hAnsi="Times New Roman"/>
                <w:color w:val="000000"/>
                <w:spacing w:val="8"/>
                <w:sz w:val="6"/>
              </w:rPr>
              <w:t xml:space="preserve">25 </w:t>
            </w:r>
            <w:r w:rsidRPr="00B80A37">
              <w:rPr>
                <w:rFonts w:ascii="Arial" w:hAnsi="Arial"/>
                <w:color w:val="000000"/>
                <w:spacing w:val="8"/>
                <w:sz w:val="6"/>
              </w:rPr>
              <w:t>-</w:t>
            </w:r>
          </w:p>
        </w:tc>
        <w:tc>
          <w:tcPr>
            <w:tcW w:w="256" w:type="dxa"/>
            <w:vMerge w:val="restart"/>
            <w:tcBorders>
              <w:top w:val="none" w:sz="0" w:space="0" w:color="000000"/>
              <w:left w:val="single" w:sz="2" w:space="0" w:color="000000"/>
              <w:bottom w:val="none" w:sz="0" w:space="0" w:color="000000"/>
              <w:right w:val="none" w:sz="0" w:space="0" w:color="000000"/>
            </w:tcBorders>
          </w:tcPr>
          <w:p w14:paraId="5B541C63" w14:textId="77777777" w:rsidR="003A20D6" w:rsidRPr="00B80A37" w:rsidRDefault="003A20D6">
            <w:pPr>
              <w:rPr>
                <w:rFonts w:ascii="Times New Roman" w:hAnsi="Times New Roman"/>
                <w:color w:val="000000"/>
                <w:sz w:val="20"/>
              </w:rPr>
            </w:pPr>
          </w:p>
        </w:tc>
        <w:tc>
          <w:tcPr>
            <w:tcW w:w="187" w:type="dxa"/>
            <w:vMerge w:val="restart"/>
            <w:tcBorders>
              <w:top w:val="none" w:sz="0" w:space="0" w:color="000000"/>
              <w:left w:val="none" w:sz="0" w:space="0" w:color="000000"/>
              <w:bottom w:val="none" w:sz="0" w:space="0" w:color="000000"/>
              <w:right w:val="none" w:sz="0" w:space="0" w:color="000000"/>
            </w:tcBorders>
          </w:tcPr>
          <w:p w14:paraId="44D1E50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tcPr>
          <w:p w14:paraId="434BCF9A" w14:textId="77777777" w:rsidR="003A20D6" w:rsidRPr="00B80A37" w:rsidRDefault="002B38CB">
            <w:pPr>
              <w:spacing w:before="36"/>
              <w:jc w:val="center"/>
              <w:rPr>
                <w:rFonts w:ascii="Times New Roman" w:hAnsi="Times New Roman"/>
                <w:color w:val="000000"/>
                <w:sz w:val="6"/>
              </w:rPr>
            </w:pPr>
            <w:r w:rsidRPr="00B80A37">
              <w:rPr>
                <w:rFonts w:ascii="Times New Roman" w:hAnsi="Times New Roman"/>
                <w:color w:val="000000"/>
                <w:sz w:val="6"/>
              </w:rPr>
              <w:t>125</w:t>
            </w:r>
          </w:p>
          <w:p w14:paraId="4E68182B" w14:textId="77777777" w:rsidR="003A20D6" w:rsidRPr="00B80A37" w:rsidRDefault="002B38CB">
            <w:pPr>
              <w:spacing w:before="36"/>
              <w:jc w:val="center"/>
              <w:rPr>
                <w:rFonts w:ascii="Times New Roman" w:hAnsi="Times New Roman"/>
                <w:color w:val="000000"/>
                <w:spacing w:val="4"/>
                <w:sz w:val="6"/>
              </w:rPr>
            </w:pPr>
            <w:r w:rsidRPr="00B80A37">
              <w:rPr>
                <w:rFonts w:ascii="Times New Roman" w:hAnsi="Times New Roman"/>
                <w:color w:val="000000"/>
                <w:spacing w:val="4"/>
                <w:sz w:val="6"/>
              </w:rPr>
              <w:t xml:space="preserve">100 </w:t>
            </w:r>
            <w:r w:rsidRPr="00B80A37">
              <w:rPr>
                <w:rFonts w:ascii="Courier New" w:hAnsi="Courier New"/>
                <w:color w:val="000000"/>
                <w:spacing w:val="4"/>
                <w:sz w:val="6"/>
              </w:rPr>
              <w:t>-</w:t>
            </w:r>
          </w:p>
        </w:tc>
        <w:tc>
          <w:tcPr>
            <w:tcW w:w="2078" w:type="dxa"/>
            <w:vMerge w:val="restart"/>
            <w:tcBorders>
              <w:top w:val="none" w:sz="0" w:space="0" w:color="000000"/>
              <w:left w:val="single" w:sz="2" w:space="0" w:color="000000"/>
              <w:bottom w:val="none" w:sz="0" w:space="0" w:color="000000"/>
              <w:right w:val="none" w:sz="0" w:space="0" w:color="000000"/>
            </w:tcBorders>
          </w:tcPr>
          <w:p w14:paraId="0A73FF91" w14:textId="77777777" w:rsidR="003A20D6" w:rsidRPr="00B80A37" w:rsidRDefault="003A20D6">
            <w:pPr>
              <w:rPr>
                <w:rFonts w:ascii="Times New Roman" w:hAnsi="Times New Roman"/>
                <w:color w:val="000000"/>
                <w:sz w:val="20"/>
              </w:rPr>
            </w:pPr>
          </w:p>
        </w:tc>
        <w:tc>
          <w:tcPr>
            <w:tcW w:w="536" w:type="dxa"/>
            <w:vMerge w:val="restart"/>
            <w:tcBorders>
              <w:top w:val="none" w:sz="0" w:space="0" w:color="000000"/>
              <w:left w:val="none" w:sz="0" w:space="0" w:color="000000"/>
              <w:bottom w:val="none" w:sz="0" w:space="0" w:color="000000"/>
              <w:right w:val="none" w:sz="0" w:space="0" w:color="000000"/>
            </w:tcBorders>
          </w:tcPr>
          <w:p w14:paraId="1F201E44" w14:textId="77777777" w:rsidR="003A20D6" w:rsidRPr="00B80A37" w:rsidRDefault="003A20D6">
            <w:pPr>
              <w:rPr>
                <w:rFonts w:ascii="Times New Roman" w:hAnsi="Times New Roman"/>
                <w:color w:val="000000"/>
                <w:sz w:val="20"/>
              </w:rPr>
            </w:pPr>
          </w:p>
        </w:tc>
      </w:tr>
      <w:tr w:rsidR="003A20D6" w:rsidRPr="00B80A37" w14:paraId="66BE8C92" w14:textId="77777777">
        <w:trPr>
          <w:trHeight w:hRule="exact" w:val="320"/>
        </w:trPr>
        <w:tc>
          <w:tcPr>
            <w:tcW w:w="288" w:type="dxa"/>
            <w:vMerge/>
            <w:tcBorders>
              <w:top w:val="none" w:sz="0" w:space="0" w:color="000000"/>
              <w:left w:val="single" w:sz="2" w:space="0" w:color="000000"/>
              <w:bottom w:val="single" w:sz="2" w:space="0" w:color="000000"/>
              <w:right w:val="single" w:sz="2" w:space="0" w:color="000000"/>
            </w:tcBorders>
          </w:tcPr>
          <w:p w14:paraId="63E7325C" w14:textId="77777777" w:rsidR="003A20D6" w:rsidRPr="00B80A37" w:rsidRDefault="003A20D6"/>
        </w:tc>
        <w:tc>
          <w:tcPr>
            <w:tcW w:w="256" w:type="dxa"/>
            <w:vMerge/>
            <w:tcBorders>
              <w:top w:val="none" w:sz="0" w:space="0" w:color="000000"/>
              <w:left w:val="single" w:sz="2" w:space="0" w:color="000000"/>
              <w:bottom w:val="single" w:sz="2" w:space="0" w:color="000000"/>
              <w:right w:val="none" w:sz="0" w:space="0" w:color="000000"/>
            </w:tcBorders>
          </w:tcPr>
          <w:p w14:paraId="3783DCD9" w14:textId="77777777" w:rsidR="003A20D6" w:rsidRPr="00B80A37" w:rsidRDefault="003A20D6"/>
        </w:tc>
        <w:tc>
          <w:tcPr>
            <w:tcW w:w="187" w:type="dxa"/>
            <w:vMerge/>
            <w:tcBorders>
              <w:top w:val="none" w:sz="0" w:space="0" w:color="000000"/>
              <w:left w:val="none" w:sz="0" w:space="0" w:color="000000"/>
              <w:bottom w:val="single" w:sz="2" w:space="0" w:color="000000"/>
              <w:right w:val="none" w:sz="0" w:space="0" w:color="000000"/>
            </w:tcBorders>
          </w:tcPr>
          <w:p w14:paraId="58BC3A1C" w14:textId="77777777" w:rsidR="003A20D6" w:rsidRPr="00B80A37" w:rsidRDefault="003A20D6"/>
        </w:tc>
        <w:tc>
          <w:tcPr>
            <w:tcW w:w="2577" w:type="dxa"/>
            <w:tcBorders>
              <w:top w:val="single" w:sz="2" w:space="0" w:color="000000"/>
              <w:left w:val="none" w:sz="0" w:space="0" w:color="000000"/>
              <w:bottom w:val="single" w:sz="2" w:space="0" w:color="000000"/>
              <w:right w:val="single" w:sz="2" w:space="0" w:color="000000"/>
            </w:tcBorders>
          </w:tcPr>
          <w:p w14:paraId="480E36BD" w14:textId="77777777" w:rsidR="003A20D6" w:rsidRPr="00B80A37" w:rsidRDefault="002B38CB">
            <w:pPr>
              <w:spacing w:line="96" w:lineRule="exact"/>
              <w:ind w:left="2448"/>
              <w:jc w:val="center"/>
              <w:rPr>
                <w:rFonts w:ascii="Times New Roman" w:hAnsi="Times New Roman"/>
                <w:color w:val="000000"/>
                <w:spacing w:val="3"/>
                <w:sz w:val="6"/>
              </w:rPr>
            </w:pPr>
            <w:r w:rsidRPr="00B80A37">
              <w:rPr>
                <w:rFonts w:ascii="Times New Roman" w:hAnsi="Times New Roman"/>
                <w:color w:val="000000"/>
                <w:spacing w:val="3"/>
                <w:sz w:val="6"/>
              </w:rPr>
              <w:t xml:space="preserve">75 </w:t>
            </w:r>
            <w:r w:rsidRPr="00B80A37">
              <w:rPr>
                <w:rFonts w:ascii="Arial" w:hAnsi="Arial"/>
                <w:color w:val="000000"/>
                <w:spacing w:val="3"/>
                <w:sz w:val="6"/>
              </w:rPr>
              <w:t xml:space="preserve">- </w:t>
            </w:r>
            <w:r w:rsidRPr="00B80A37">
              <w:rPr>
                <w:rFonts w:ascii="Arial" w:hAnsi="Arial"/>
                <w:color w:val="000000"/>
                <w:spacing w:val="3"/>
                <w:sz w:val="6"/>
              </w:rPr>
              <w:br/>
            </w:r>
            <w:r w:rsidRPr="00B80A37">
              <w:rPr>
                <w:rFonts w:ascii="Times New Roman" w:hAnsi="Times New Roman"/>
                <w:color w:val="000000"/>
                <w:sz w:val="6"/>
              </w:rPr>
              <w:t>50</w:t>
            </w:r>
            <w:r w:rsidRPr="00B80A37">
              <w:rPr>
                <w:rFonts w:ascii="Times New Roman" w:hAnsi="Times New Roman"/>
                <w:color w:val="000000"/>
                <w:sz w:val="6"/>
                <w:vertAlign w:val="superscript"/>
              </w:rPr>
              <w:t>-</w:t>
            </w:r>
            <w:r w:rsidRPr="00B80A37">
              <w:rPr>
                <w:rFonts w:ascii="Times New Roman" w:hAnsi="Times New Roman"/>
                <w:color w:val="000000"/>
                <w:sz w:val="20"/>
              </w:rPr>
              <w:t xml:space="preserve"> </w:t>
            </w:r>
            <w:r w:rsidRPr="00B80A37">
              <w:rPr>
                <w:rFonts w:ascii="Times New Roman" w:hAnsi="Times New Roman"/>
                <w:color w:val="000000"/>
                <w:sz w:val="20"/>
              </w:rPr>
              <w:br/>
            </w:r>
            <w:r w:rsidRPr="00B80A37">
              <w:rPr>
                <w:rFonts w:ascii="Times New Roman" w:hAnsi="Times New Roman"/>
                <w:color w:val="000000"/>
                <w:spacing w:val="-4"/>
                <w:sz w:val="6"/>
              </w:rPr>
              <w:t xml:space="preserve">255 </w:t>
            </w:r>
            <w:r w:rsidRPr="00B80A37">
              <w:rPr>
                <w:rFonts w:ascii="Arial" w:hAnsi="Arial"/>
                <w:color w:val="000000"/>
                <w:spacing w:val="-4"/>
                <w:sz w:val="6"/>
              </w:rPr>
              <w:t>-</w:t>
            </w:r>
          </w:p>
        </w:tc>
        <w:tc>
          <w:tcPr>
            <w:tcW w:w="2078" w:type="dxa"/>
            <w:vMerge/>
            <w:tcBorders>
              <w:top w:val="none" w:sz="0" w:space="0" w:color="000000"/>
              <w:left w:val="single" w:sz="2" w:space="0" w:color="000000"/>
              <w:bottom w:val="single" w:sz="2" w:space="0" w:color="000000"/>
              <w:right w:val="none" w:sz="0" w:space="0" w:color="000000"/>
            </w:tcBorders>
          </w:tcPr>
          <w:p w14:paraId="6456C015" w14:textId="77777777" w:rsidR="003A20D6" w:rsidRPr="00B80A37" w:rsidRDefault="003A20D6"/>
        </w:tc>
        <w:tc>
          <w:tcPr>
            <w:tcW w:w="536" w:type="dxa"/>
            <w:vMerge/>
            <w:tcBorders>
              <w:top w:val="none" w:sz="0" w:space="0" w:color="000000"/>
              <w:left w:val="none" w:sz="0" w:space="0" w:color="000000"/>
              <w:bottom w:val="single" w:sz="2" w:space="0" w:color="000000"/>
              <w:right w:val="none" w:sz="0" w:space="0" w:color="000000"/>
            </w:tcBorders>
          </w:tcPr>
          <w:p w14:paraId="6F13D425" w14:textId="77777777" w:rsidR="003A20D6" w:rsidRPr="00B80A37" w:rsidRDefault="003A20D6"/>
        </w:tc>
      </w:tr>
      <w:tr w:rsidR="003A20D6" w:rsidRPr="00B80A37" w14:paraId="6E9E48BA" w14:textId="77777777">
        <w:trPr>
          <w:trHeight w:hRule="exact" w:val="400"/>
        </w:trPr>
        <w:tc>
          <w:tcPr>
            <w:tcW w:w="544" w:type="dxa"/>
            <w:gridSpan w:val="2"/>
            <w:tcBorders>
              <w:top w:val="single" w:sz="2" w:space="0" w:color="000000"/>
              <w:left w:val="single" w:sz="2" w:space="0" w:color="000000"/>
              <w:bottom w:val="none" w:sz="0" w:space="0" w:color="000000"/>
              <w:right w:val="none" w:sz="0" w:space="0" w:color="000000"/>
            </w:tcBorders>
          </w:tcPr>
          <w:p w14:paraId="3723A411"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6D59F0A5"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none" w:sz="0" w:space="0" w:color="000000"/>
              <w:right w:val="none" w:sz="0" w:space="0" w:color="000000"/>
            </w:tcBorders>
          </w:tcPr>
          <w:p w14:paraId="2E71ED4B"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63A919C1" w14:textId="77777777" w:rsidR="003A20D6" w:rsidRPr="00B80A37" w:rsidRDefault="002B38CB">
            <w:pPr>
              <w:tabs>
                <w:tab w:val="right" w:pos="3970"/>
              </w:tabs>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proofErr w:type="spellStart"/>
            <w:r w:rsidRPr="00B80A37">
              <w:rPr>
                <w:rFonts w:ascii="Arial" w:hAnsi="Arial"/>
                <w:color w:val="000000"/>
                <w:w w:val="110"/>
                <w:sz w:val="11"/>
              </w:rPr>
              <w:t>year</w:t>
            </w:r>
            <w:proofErr w:type="spellEnd"/>
          </w:p>
        </w:tc>
        <w:tc>
          <w:tcPr>
            <w:tcW w:w="536" w:type="dxa"/>
            <w:tcBorders>
              <w:top w:val="single" w:sz="2" w:space="0" w:color="000000"/>
              <w:left w:val="none" w:sz="0" w:space="0" w:color="000000"/>
              <w:bottom w:val="none" w:sz="0" w:space="0" w:color="000000"/>
              <w:right w:val="none" w:sz="0" w:space="0" w:color="000000"/>
            </w:tcBorders>
          </w:tcPr>
          <w:p w14:paraId="694DF433"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7406FE45" w14:textId="77777777">
        <w:trPr>
          <w:trHeight w:hRule="exact" w:val="256"/>
        </w:trPr>
        <w:tc>
          <w:tcPr>
            <w:tcW w:w="544" w:type="dxa"/>
            <w:gridSpan w:val="2"/>
            <w:tcBorders>
              <w:top w:val="none" w:sz="0" w:space="0" w:color="000000"/>
              <w:left w:val="single" w:sz="2" w:space="0" w:color="000000"/>
              <w:bottom w:val="none" w:sz="0" w:space="0" w:color="000000"/>
              <w:right w:val="none" w:sz="0" w:space="0" w:color="000000"/>
            </w:tcBorders>
          </w:tcPr>
          <w:p w14:paraId="4958FF9B"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7652B6D8" w14:textId="77777777" w:rsidR="003A20D6" w:rsidRPr="00B80A37" w:rsidRDefault="003A20D6">
            <w:pPr>
              <w:rPr>
                <w:rFonts w:ascii="Times New Roman" w:hAnsi="Times New Roman"/>
                <w:color w:val="000000"/>
                <w:sz w:val="20"/>
              </w:rPr>
            </w:pPr>
          </w:p>
        </w:tc>
        <w:tc>
          <w:tcPr>
            <w:tcW w:w="4655" w:type="dxa"/>
            <w:gridSpan w:val="2"/>
            <w:tcBorders>
              <w:top w:val="none" w:sz="0" w:space="0" w:color="000000"/>
              <w:left w:val="none" w:sz="0" w:space="0" w:color="000000"/>
              <w:bottom w:val="none" w:sz="0" w:space="0" w:color="000000"/>
              <w:right w:val="none" w:sz="0" w:space="0" w:color="000000"/>
            </w:tcBorders>
            <w:vAlign w:val="bottom"/>
          </w:tcPr>
          <w:p w14:paraId="5E3D7EFE" w14:textId="77777777" w:rsidR="003A20D6" w:rsidRPr="00B80A37" w:rsidRDefault="002B38CB">
            <w:pPr>
              <w:tabs>
                <w:tab w:val="right" w:pos="4507"/>
              </w:tabs>
              <w:spacing w:before="108"/>
              <w:ind w:right="93"/>
              <w:jc w:val="right"/>
              <w:rPr>
                <w:rFonts w:ascii="Arial" w:hAnsi="Arial"/>
                <w:color w:val="000000"/>
                <w:sz w:val="8"/>
              </w:rPr>
            </w:pPr>
            <w:r w:rsidRPr="00B80A37">
              <w:rPr>
                <w:rFonts w:ascii="Arial" w:hAnsi="Arial"/>
                <w:color w:val="000000"/>
                <w:sz w:val="8"/>
              </w:rPr>
              <w:t>(b) Additive transport costs, Air</w:t>
            </w:r>
            <w:r w:rsidRPr="00B80A37">
              <w:rPr>
                <w:rFonts w:ascii="Arial" w:hAnsi="Arial"/>
                <w:color w:val="000000"/>
                <w:sz w:val="8"/>
              </w:rPr>
              <w:tab/>
            </w:r>
            <w:r w:rsidRPr="00B80A37">
              <w:rPr>
                <w:rFonts w:ascii="Arial" w:hAnsi="Arial"/>
                <w:color w:val="000000"/>
                <w:spacing w:val="1"/>
                <w:sz w:val="8"/>
              </w:rPr>
              <w:t>(e) Additive transport costs, Vessel</w:t>
            </w:r>
          </w:p>
        </w:tc>
        <w:tc>
          <w:tcPr>
            <w:tcW w:w="536" w:type="dxa"/>
            <w:tcBorders>
              <w:top w:val="none" w:sz="0" w:space="0" w:color="000000"/>
              <w:left w:val="none" w:sz="0" w:space="0" w:color="000000"/>
              <w:bottom w:val="none" w:sz="0" w:space="0" w:color="000000"/>
              <w:right w:val="none" w:sz="0" w:space="0" w:color="000000"/>
            </w:tcBorders>
          </w:tcPr>
          <w:p w14:paraId="783DC04B" w14:textId="77777777" w:rsidR="003A20D6" w:rsidRPr="00B80A37" w:rsidRDefault="003A20D6">
            <w:pPr>
              <w:rPr>
                <w:rFonts w:ascii="Times New Roman" w:hAnsi="Times New Roman"/>
                <w:color w:val="000000"/>
                <w:sz w:val="20"/>
              </w:rPr>
            </w:pPr>
          </w:p>
        </w:tc>
      </w:tr>
      <w:tr w:rsidR="003A20D6" w:rsidRPr="00B80A37" w14:paraId="2375A636" w14:textId="77777777">
        <w:trPr>
          <w:trHeight w:hRule="exact" w:val="140"/>
        </w:trPr>
        <w:tc>
          <w:tcPr>
            <w:tcW w:w="288" w:type="dxa"/>
            <w:tcBorders>
              <w:top w:val="none" w:sz="0" w:space="0" w:color="000000"/>
              <w:left w:val="single" w:sz="2" w:space="0" w:color="000000"/>
              <w:bottom w:val="none" w:sz="0" w:space="0" w:color="000000"/>
              <w:right w:val="single" w:sz="2" w:space="0" w:color="000000"/>
            </w:tcBorders>
            <w:vAlign w:val="center"/>
          </w:tcPr>
          <w:p w14:paraId="4B55952D"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125</w:t>
            </w:r>
          </w:p>
        </w:tc>
        <w:tc>
          <w:tcPr>
            <w:tcW w:w="256" w:type="dxa"/>
            <w:tcBorders>
              <w:top w:val="none" w:sz="0" w:space="0" w:color="000000"/>
              <w:left w:val="single" w:sz="2" w:space="0" w:color="000000"/>
              <w:bottom w:val="none" w:sz="0" w:space="0" w:color="000000"/>
              <w:right w:val="none" w:sz="0" w:space="0" w:color="000000"/>
            </w:tcBorders>
          </w:tcPr>
          <w:p w14:paraId="2D48BFC8"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vAlign w:val="center"/>
          </w:tcPr>
          <w:p w14:paraId="5AF22CBA" w14:textId="77777777" w:rsidR="003A20D6" w:rsidRPr="00B80A37" w:rsidRDefault="002B38CB">
            <w:pPr>
              <w:jc w:val="center"/>
              <w:rPr>
                <w:rFonts w:ascii="Times New Roman" w:hAnsi="Times New Roman"/>
                <w:color w:val="90353B"/>
                <w:sz w:val="14"/>
              </w:rPr>
            </w:pPr>
            <w:r w:rsidRPr="00B80A37">
              <w:rPr>
                <w:rFonts w:ascii="Times New Roman" w:hAnsi="Times New Roman"/>
                <w:color w:val="90353B"/>
                <w:sz w:val="14"/>
              </w:rPr>
              <w:t>•</w:t>
            </w:r>
          </w:p>
        </w:tc>
        <w:tc>
          <w:tcPr>
            <w:tcW w:w="2577" w:type="dxa"/>
            <w:tcBorders>
              <w:top w:val="none" w:sz="0" w:space="0" w:color="000000"/>
              <w:left w:val="none" w:sz="0" w:space="0" w:color="000000"/>
              <w:bottom w:val="none" w:sz="0" w:space="0" w:color="000000"/>
              <w:right w:val="single" w:sz="2" w:space="0" w:color="000000"/>
            </w:tcBorders>
            <w:vAlign w:val="center"/>
          </w:tcPr>
          <w:p w14:paraId="17AAC9F1"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125</w:t>
            </w:r>
          </w:p>
        </w:tc>
        <w:tc>
          <w:tcPr>
            <w:tcW w:w="2078" w:type="dxa"/>
            <w:tcBorders>
              <w:top w:val="none" w:sz="0" w:space="0" w:color="000000"/>
              <w:left w:val="single" w:sz="2" w:space="0" w:color="000000"/>
              <w:bottom w:val="none" w:sz="0" w:space="0" w:color="000000"/>
              <w:right w:val="none" w:sz="0" w:space="0" w:color="000000"/>
            </w:tcBorders>
          </w:tcPr>
          <w:p w14:paraId="0E11EB62"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07FD75B" w14:textId="77777777" w:rsidR="003A20D6" w:rsidRPr="00B80A37" w:rsidRDefault="003A20D6">
            <w:pPr>
              <w:rPr>
                <w:rFonts w:ascii="Times New Roman" w:hAnsi="Times New Roman"/>
                <w:color w:val="000000"/>
                <w:sz w:val="20"/>
              </w:rPr>
            </w:pPr>
          </w:p>
        </w:tc>
      </w:tr>
      <w:tr w:rsidR="003A20D6" w:rsidRPr="00B80A37" w14:paraId="5627A196" w14:textId="77777777">
        <w:trPr>
          <w:trHeight w:hRule="exact" w:val="101"/>
        </w:trPr>
        <w:tc>
          <w:tcPr>
            <w:tcW w:w="288" w:type="dxa"/>
            <w:tcBorders>
              <w:top w:val="none" w:sz="0" w:space="0" w:color="000000"/>
              <w:left w:val="single" w:sz="2" w:space="0" w:color="000000"/>
              <w:bottom w:val="none" w:sz="0" w:space="0" w:color="000000"/>
              <w:right w:val="single" w:sz="2" w:space="0" w:color="000000"/>
            </w:tcBorders>
            <w:vAlign w:val="center"/>
          </w:tcPr>
          <w:p w14:paraId="73762B86"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100</w:t>
            </w:r>
          </w:p>
        </w:tc>
        <w:tc>
          <w:tcPr>
            <w:tcW w:w="256" w:type="dxa"/>
            <w:tcBorders>
              <w:top w:val="none" w:sz="0" w:space="0" w:color="000000"/>
              <w:left w:val="single" w:sz="2" w:space="0" w:color="000000"/>
              <w:bottom w:val="none" w:sz="0" w:space="0" w:color="000000"/>
              <w:right w:val="none" w:sz="0" w:space="0" w:color="000000"/>
            </w:tcBorders>
          </w:tcPr>
          <w:p w14:paraId="17709F94"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6A6B9D2"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55338AF3" w14:textId="77777777" w:rsidR="003A20D6" w:rsidRPr="00B80A37" w:rsidRDefault="002B38CB">
            <w:pPr>
              <w:numPr>
                <w:ilvl w:val="0"/>
                <w:numId w:val="4"/>
              </w:numPr>
              <w:ind w:left="0" w:right="3"/>
              <w:jc w:val="right"/>
              <w:rPr>
                <w:rFonts w:ascii="Times New Roman" w:hAnsi="Times New Roman"/>
                <w:color w:val="000000"/>
                <w:spacing w:val="127"/>
                <w:sz w:val="6"/>
              </w:rPr>
            </w:pPr>
            <w:r w:rsidRPr="00B80A37">
              <w:rPr>
                <w:rFonts w:ascii="Times New Roman" w:hAnsi="Times New Roman"/>
                <w:color w:val="000000"/>
                <w:spacing w:val="127"/>
                <w:sz w:val="6"/>
              </w:rPr>
              <w:t>100</w:t>
            </w:r>
          </w:p>
        </w:tc>
        <w:tc>
          <w:tcPr>
            <w:tcW w:w="2078" w:type="dxa"/>
            <w:tcBorders>
              <w:top w:val="none" w:sz="0" w:space="0" w:color="000000"/>
              <w:left w:val="single" w:sz="2" w:space="0" w:color="000000"/>
              <w:bottom w:val="none" w:sz="0" w:space="0" w:color="000000"/>
              <w:right w:val="none" w:sz="0" w:space="0" w:color="000000"/>
            </w:tcBorders>
          </w:tcPr>
          <w:p w14:paraId="35666811"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34B31B35" w14:textId="77777777" w:rsidR="003A20D6" w:rsidRPr="00B80A37" w:rsidRDefault="003A20D6">
            <w:pPr>
              <w:rPr>
                <w:rFonts w:ascii="Times New Roman" w:hAnsi="Times New Roman"/>
                <w:color w:val="000000"/>
                <w:sz w:val="20"/>
              </w:rPr>
            </w:pPr>
          </w:p>
        </w:tc>
      </w:tr>
      <w:tr w:rsidR="003A20D6" w:rsidRPr="00B80A37" w14:paraId="59DCC5AF"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496ECF75"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75</w:t>
            </w:r>
          </w:p>
        </w:tc>
        <w:tc>
          <w:tcPr>
            <w:tcW w:w="256" w:type="dxa"/>
            <w:tcBorders>
              <w:top w:val="none" w:sz="0" w:space="0" w:color="000000"/>
              <w:left w:val="single" w:sz="2" w:space="0" w:color="000000"/>
              <w:bottom w:val="none" w:sz="0" w:space="0" w:color="000000"/>
              <w:right w:val="none" w:sz="0" w:space="0" w:color="000000"/>
            </w:tcBorders>
          </w:tcPr>
          <w:p w14:paraId="3B199EC9"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0ED5258"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0B7CE532"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75</w:t>
            </w:r>
            <w:r w:rsidRPr="00B80A37">
              <w:rPr>
                <w:rFonts w:ascii="Times New Roman" w:hAnsi="Times New Roman"/>
                <w:color w:val="000000"/>
                <w:sz w:val="6"/>
                <w:vertAlign w:val="superscript"/>
              </w:rPr>
              <w:t>-</w:t>
            </w:r>
          </w:p>
        </w:tc>
        <w:tc>
          <w:tcPr>
            <w:tcW w:w="2078" w:type="dxa"/>
            <w:tcBorders>
              <w:top w:val="none" w:sz="0" w:space="0" w:color="000000"/>
              <w:left w:val="single" w:sz="2" w:space="0" w:color="000000"/>
              <w:bottom w:val="none" w:sz="0" w:space="0" w:color="000000"/>
              <w:right w:val="none" w:sz="0" w:space="0" w:color="000000"/>
            </w:tcBorders>
          </w:tcPr>
          <w:p w14:paraId="51715FDE"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0577A40A" w14:textId="77777777" w:rsidR="003A20D6" w:rsidRPr="00B80A37" w:rsidRDefault="003A20D6">
            <w:pPr>
              <w:rPr>
                <w:rFonts w:ascii="Times New Roman" w:hAnsi="Times New Roman"/>
                <w:color w:val="000000"/>
                <w:sz w:val="20"/>
              </w:rPr>
            </w:pPr>
          </w:p>
        </w:tc>
      </w:tr>
      <w:tr w:rsidR="003A20D6" w:rsidRPr="00B80A37" w14:paraId="5254512A"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0598B14E" w14:textId="77777777" w:rsidR="003A20D6" w:rsidRPr="00B80A37" w:rsidRDefault="002B38CB">
            <w:pPr>
              <w:ind w:right="4"/>
              <w:jc w:val="right"/>
              <w:rPr>
                <w:rFonts w:ascii="Times New Roman" w:hAnsi="Times New Roman"/>
                <w:color w:val="000000"/>
                <w:spacing w:val="8"/>
                <w:sz w:val="6"/>
              </w:rPr>
            </w:pPr>
            <w:r w:rsidRPr="00B80A37">
              <w:rPr>
                <w:rFonts w:ascii="Times New Roman" w:hAnsi="Times New Roman"/>
                <w:color w:val="000000"/>
                <w:spacing w:val="8"/>
                <w:sz w:val="6"/>
              </w:rPr>
              <w:t xml:space="preserve">50 </w:t>
            </w:r>
            <w:r w:rsidRPr="00B80A37">
              <w:rPr>
                <w:rFonts w:ascii="Arial" w:hAnsi="Arial"/>
                <w:color w:val="000000"/>
                <w:spacing w:val="8"/>
                <w:sz w:val="6"/>
              </w:rPr>
              <w:t>-</w:t>
            </w:r>
          </w:p>
        </w:tc>
        <w:tc>
          <w:tcPr>
            <w:tcW w:w="256" w:type="dxa"/>
            <w:tcBorders>
              <w:top w:val="none" w:sz="0" w:space="0" w:color="000000"/>
              <w:left w:val="single" w:sz="2" w:space="0" w:color="000000"/>
              <w:bottom w:val="none" w:sz="0" w:space="0" w:color="000000"/>
              <w:right w:val="none" w:sz="0" w:space="0" w:color="000000"/>
            </w:tcBorders>
          </w:tcPr>
          <w:p w14:paraId="4DD6B1EF"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40750B4B"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tcPr>
          <w:p w14:paraId="653F248B" w14:textId="77777777" w:rsidR="003A20D6" w:rsidRPr="00B80A37" w:rsidRDefault="003A20D6">
            <w:pPr>
              <w:rPr>
                <w:rFonts w:ascii="Times New Roman" w:hAnsi="Times New Roman"/>
                <w:color w:val="000000"/>
                <w:sz w:val="20"/>
              </w:rPr>
            </w:pPr>
          </w:p>
        </w:tc>
        <w:tc>
          <w:tcPr>
            <w:tcW w:w="2078" w:type="dxa"/>
            <w:tcBorders>
              <w:top w:val="none" w:sz="0" w:space="0" w:color="000000"/>
              <w:left w:val="single" w:sz="2" w:space="0" w:color="000000"/>
              <w:bottom w:val="none" w:sz="0" w:space="0" w:color="000000"/>
              <w:right w:val="none" w:sz="0" w:space="0" w:color="000000"/>
            </w:tcBorders>
          </w:tcPr>
          <w:p w14:paraId="4269E2B4"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732AF70B" w14:textId="77777777" w:rsidR="003A20D6" w:rsidRPr="00B80A37" w:rsidRDefault="003A20D6">
            <w:pPr>
              <w:rPr>
                <w:rFonts w:ascii="Times New Roman" w:hAnsi="Times New Roman"/>
                <w:color w:val="000000"/>
                <w:sz w:val="20"/>
              </w:rPr>
            </w:pPr>
          </w:p>
        </w:tc>
      </w:tr>
      <w:tr w:rsidR="003A20D6" w:rsidRPr="00B80A37" w14:paraId="25551634" w14:textId="77777777">
        <w:trPr>
          <w:trHeight w:hRule="exact" w:val="119"/>
        </w:trPr>
        <w:tc>
          <w:tcPr>
            <w:tcW w:w="288" w:type="dxa"/>
            <w:tcBorders>
              <w:top w:val="none" w:sz="0" w:space="0" w:color="000000"/>
              <w:left w:val="single" w:sz="2" w:space="0" w:color="000000"/>
              <w:bottom w:val="single" w:sz="2" w:space="0" w:color="000000"/>
              <w:right w:val="single" w:sz="2" w:space="0" w:color="000000"/>
            </w:tcBorders>
            <w:vAlign w:val="center"/>
          </w:tcPr>
          <w:p w14:paraId="07BA8EF4"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25</w:t>
            </w:r>
            <w:r w:rsidRPr="00B80A37">
              <w:rPr>
                <w:rFonts w:ascii="Times New Roman" w:hAnsi="Times New Roman"/>
                <w:color w:val="000000"/>
                <w:sz w:val="6"/>
                <w:vertAlign w:val="superscript"/>
              </w:rPr>
              <w:t>-</w:t>
            </w:r>
          </w:p>
        </w:tc>
        <w:tc>
          <w:tcPr>
            <w:tcW w:w="256" w:type="dxa"/>
            <w:tcBorders>
              <w:top w:val="none" w:sz="0" w:space="0" w:color="000000"/>
              <w:left w:val="single" w:sz="2" w:space="0" w:color="000000"/>
              <w:bottom w:val="single" w:sz="2" w:space="0" w:color="000000"/>
              <w:right w:val="none" w:sz="0" w:space="0" w:color="000000"/>
            </w:tcBorders>
          </w:tcPr>
          <w:p w14:paraId="1B0AE030"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single" w:sz="2" w:space="0" w:color="000000"/>
              <w:right w:val="none" w:sz="0" w:space="0" w:color="000000"/>
            </w:tcBorders>
          </w:tcPr>
          <w:p w14:paraId="0B475819"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vAlign w:val="center"/>
          </w:tcPr>
          <w:p w14:paraId="4B0B7592" w14:textId="77777777" w:rsidR="003A20D6" w:rsidRPr="00B80A37" w:rsidRDefault="002B38CB">
            <w:pPr>
              <w:ind w:right="3"/>
              <w:jc w:val="right"/>
              <w:rPr>
                <w:rFonts w:ascii="Times New Roman" w:hAnsi="Times New Roman"/>
                <w:color w:val="000000"/>
                <w:spacing w:val="8"/>
                <w:sz w:val="6"/>
              </w:rPr>
            </w:pPr>
            <w:r w:rsidRPr="00B80A37">
              <w:rPr>
                <w:rFonts w:ascii="Times New Roman" w:hAnsi="Times New Roman"/>
                <w:color w:val="000000"/>
                <w:spacing w:val="8"/>
                <w:sz w:val="6"/>
              </w:rPr>
              <w:t>25</w:t>
            </w:r>
            <w:r w:rsidRPr="00B80A37">
              <w:rPr>
                <w:rFonts w:ascii="Times New Roman" w:hAnsi="Times New Roman"/>
                <w:color w:val="000000"/>
                <w:spacing w:val="8"/>
                <w:sz w:val="6"/>
                <w:vertAlign w:val="superscript"/>
              </w:rPr>
              <w:t>-</w:t>
            </w:r>
            <w:r w:rsidRPr="00B80A37">
              <w:rPr>
                <w:rFonts w:ascii="Times New Roman" w:hAnsi="Times New Roman"/>
                <w:color w:val="000000"/>
                <w:spacing w:val="8"/>
                <w:sz w:val="6"/>
              </w:rPr>
              <w:t xml:space="preserve"> </w:t>
            </w:r>
          </w:p>
        </w:tc>
        <w:tc>
          <w:tcPr>
            <w:tcW w:w="2078" w:type="dxa"/>
            <w:tcBorders>
              <w:top w:val="none" w:sz="0" w:space="0" w:color="000000"/>
              <w:left w:val="single" w:sz="2" w:space="0" w:color="000000"/>
              <w:bottom w:val="single" w:sz="2" w:space="0" w:color="000000"/>
              <w:right w:val="none" w:sz="0" w:space="0" w:color="000000"/>
            </w:tcBorders>
          </w:tcPr>
          <w:p w14:paraId="11AA4E9D"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single" w:sz="2" w:space="0" w:color="000000"/>
              <w:right w:val="none" w:sz="0" w:space="0" w:color="000000"/>
            </w:tcBorders>
          </w:tcPr>
          <w:p w14:paraId="4D969814" w14:textId="77777777" w:rsidR="003A20D6" w:rsidRPr="00B80A37" w:rsidRDefault="003A20D6">
            <w:pPr>
              <w:rPr>
                <w:rFonts w:ascii="Times New Roman" w:hAnsi="Times New Roman"/>
                <w:color w:val="000000"/>
                <w:sz w:val="20"/>
              </w:rPr>
            </w:pPr>
          </w:p>
        </w:tc>
      </w:tr>
      <w:tr w:rsidR="003A20D6" w:rsidRPr="00B80A37" w14:paraId="0791AE64" w14:textId="77777777">
        <w:trPr>
          <w:trHeight w:hRule="exact" w:val="403"/>
        </w:trPr>
        <w:tc>
          <w:tcPr>
            <w:tcW w:w="544" w:type="dxa"/>
            <w:gridSpan w:val="2"/>
            <w:tcBorders>
              <w:top w:val="single" w:sz="2" w:space="0" w:color="000000"/>
              <w:left w:val="single" w:sz="2" w:space="0" w:color="000000"/>
              <w:bottom w:val="none" w:sz="0" w:space="0" w:color="000000"/>
              <w:right w:val="none" w:sz="0" w:space="0" w:color="000000"/>
            </w:tcBorders>
          </w:tcPr>
          <w:p w14:paraId="4C4181B0"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08190AA4"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none" w:sz="0" w:space="0" w:color="000000"/>
              <w:right w:val="none" w:sz="0" w:space="0" w:color="000000"/>
            </w:tcBorders>
          </w:tcPr>
          <w:p w14:paraId="43B9F6EA"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504257D5" w14:textId="77777777" w:rsidR="003A20D6" w:rsidRPr="00B80A37" w:rsidRDefault="002B38CB">
            <w:pPr>
              <w:tabs>
                <w:tab w:val="right" w:pos="3970"/>
              </w:tabs>
              <w:spacing w:before="36" w:line="216" w:lineRule="auto"/>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proofErr w:type="spellStart"/>
            <w:r w:rsidRPr="00B80A37">
              <w:rPr>
                <w:rFonts w:ascii="Arial" w:hAnsi="Arial"/>
                <w:color w:val="000000"/>
                <w:w w:val="110"/>
                <w:sz w:val="11"/>
              </w:rPr>
              <w:t>year</w:t>
            </w:r>
            <w:proofErr w:type="spellEnd"/>
          </w:p>
        </w:tc>
        <w:tc>
          <w:tcPr>
            <w:tcW w:w="536" w:type="dxa"/>
            <w:tcBorders>
              <w:top w:val="single" w:sz="2" w:space="0" w:color="000000"/>
              <w:left w:val="none" w:sz="0" w:space="0" w:color="000000"/>
              <w:bottom w:val="none" w:sz="0" w:space="0" w:color="000000"/>
              <w:right w:val="none" w:sz="0" w:space="0" w:color="000000"/>
            </w:tcBorders>
          </w:tcPr>
          <w:p w14:paraId="1C3064A4"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23E0A0B8" w14:textId="77777777">
        <w:trPr>
          <w:trHeight w:hRule="exact" w:val="259"/>
        </w:trPr>
        <w:tc>
          <w:tcPr>
            <w:tcW w:w="544" w:type="dxa"/>
            <w:gridSpan w:val="2"/>
            <w:tcBorders>
              <w:top w:val="none" w:sz="0" w:space="0" w:color="000000"/>
              <w:left w:val="single" w:sz="2" w:space="0" w:color="000000"/>
              <w:bottom w:val="none" w:sz="0" w:space="0" w:color="000000"/>
              <w:right w:val="none" w:sz="0" w:space="0" w:color="000000"/>
            </w:tcBorders>
          </w:tcPr>
          <w:p w14:paraId="7ADBD863"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F0958A8" w14:textId="77777777" w:rsidR="003A20D6" w:rsidRPr="00B80A37" w:rsidRDefault="003A20D6">
            <w:pPr>
              <w:rPr>
                <w:rFonts w:ascii="Times New Roman" w:hAnsi="Times New Roman"/>
                <w:color w:val="000000"/>
                <w:sz w:val="20"/>
              </w:rPr>
            </w:pPr>
          </w:p>
        </w:tc>
        <w:tc>
          <w:tcPr>
            <w:tcW w:w="4655" w:type="dxa"/>
            <w:gridSpan w:val="2"/>
            <w:tcBorders>
              <w:top w:val="none" w:sz="0" w:space="0" w:color="000000"/>
              <w:left w:val="none" w:sz="0" w:space="0" w:color="000000"/>
              <w:bottom w:val="none" w:sz="0" w:space="0" w:color="000000"/>
              <w:right w:val="none" w:sz="0" w:space="0" w:color="000000"/>
            </w:tcBorders>
            <w:vAlign w:val="bottom"/>
          </w:tcPr>
          <w:p w14:paraId="049B0744" w14:textId="77777777" w:rsidR="003A20D6" w:rsidRPr="00B80A37" w:rsidRDefault="002B38CB">
            <w:pPr>
              <w:tabs>
                <w:tab w:val="right" w:pos="4435"/>
              </w:tabs>
              <w:spacing w:before="108"/>
              <w:ind w:right="183"/>
              <w:jc w:val="right"/>
              <w:rPr>
                <w:rFonts w:ascii="Arial" w:hAnsi="Arial"/>
                <w:color w:val="000000"/>
                <w:sz w:val="8"/>
              </w:rPr>
            </w:pPr>
            <w:r w:rsidRPr="00B80A37">
              <w:rPr>
                <w:rFonts w:ascii="Arial" w:hAnsi="Arial"/>
                <w:color w:val="000000"/>
                <w:sz w:val="8"/>
              </w:rPr>
              <w:t>(c) Total transport costs, Air</w:t>
            </w:r>
            <w:r w:rsidRPr="00B80A37">
              <w:rPr>
                <w:rFonts w:ascii="Arial" w:hAnsi="Arial"/>
                <w:color w:val="000000"/>
                <w:sz w:val="8"/>
              </w:rPr>
              <w:tab/>
            </w:r>
            <w:r w:rsidRPr="00B80A37">
              <w:rPr>
                <w:rFonts w:ascii="Arial" w:hAnsi="Arial"/>
                <w:color w:val="000000"/>
                <w:spacing w:val="1"/>
                <w:sz w:val="8"/>
              </w:rPr>
              <w:t>(f) Total transport costs, Vessel</w:t>
            </w:r>
          </w:p>
        </w:tc>
        <w:tc>
          <w:tcPr>
            <w:tcW w:w="536" w:type="dxa"/>
            <w:tcBorders>
              <w:top w:val="none" w:sz="0" w:space="0" w:color="000000"/>
              <w:left w:val="none" w:sz="0" w:space="0" w:color="000000"/>
              <w:bottom w:val="none" w:sz="0" w:space="0" w:color="000000"/>
              <w:right w:val="none" w:sz="0" w:space="0" w:color="000000"/>
            </w:tcBorders>
          </w:tcPr>
          <w:p w14:paraId="4A727433" w14:textId="77777777" w:rsidR="003A20D6" w:rsidRPr="00B80A37" w:rsidRDefault="003A20D6">
            <w:pPr>
              <w:rPr>
                <w:rFonts w:ascii="Times New Roman" w:hAnsi="Times New Roman"/>
                <w:color w:val="000000"/>
                <w:sz w:val="20"/>
              </w:rPr>
            </w:pPr>
          </w:p>
        </w:tc>
      </w:tr>
      <w:tr w:rsidR="003A20D6" w:rsidRPr="00B80A37" w14:paraId="4A4D501C" w14:textId="77777777">
        <w:trPr>
          <w:trHeight w:hRule="exact" w:val="126"/>
        </w:trPr>
        <w:tc>
          <w:tcPr>
            <w:tcW w:w="288" w:type="dxa"/>
            <w:tcBorders>
              <w:top w:val="none" w:sz="0" w:space="0" w:color="000000"/>
              <w:left w:val="single" w:sz="2" w:space="0" w:color="000000"/>
              <w:bottom w:val="none" w:sz="0" w:space="0" w:color="000000"/>
              <w:right w:val="single" w:sz="2" w:space="0" w:color="000000"/>
            </w:tcBorders>
            <w:vAlign w:val="center"/>
          </w:tcPr>
          <w:p w14:paraId="7B8284AA"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125</w:t>
            </w:r>
          </w:p>
        </w:tc>
        <w:tc>
          <w:tcPr>
            <w:tcW w:w="256" w:type="dxa"/>
            <w:tcBorders>
              <w:top w:val="none" w:sz="0" w:space="0" w:color="000000"/>
              <w:left w:val="single" w:sz="2" w:space="0" w:color="000000"/>
              <w:bottom w:val="none" w:sz="0" w:space="0" w:color="000000"/>
              <w:right w:val="none" w:sz="0" w:space="0" w:color="000000"/>
            </w:tcBorders>
          </w:tcPr>
          <w:p w14:paraId="59285515"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7B54F30C"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04FD0D32"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125</w:t>
            </w:r>
          </w:p>
        </w:tc>
        <w:tc>
          <w:tcPr>
            <w:tcW w:w="2078" w:type="dxa"/>
            <w:tcBorders>
              <w:top w:val="none" w:sz="0" w:space="0" w:color="000000"/>
              <w:left w:val="single" w:sz="2" w:space="0" w:color="000000"/>
              <w:bottom w:val="none" w:sz="0" w:space="0" w:color="000000"/>
              <w:right w:val="none" w:sz="0" w:space="0" w:color="000000"/>
            </w:tcBorders>
          </w:tcPr>
          <w:p w14:paraId="7AEFF820"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30ECFF8" w14:textId="77777777" w:rsidR="003A20D6" w:rsidRPr="00B80A37" w:rsidRDefault="003A20D6">
            <w:pPr>
              <w:rPr>
                <w:rFonts w:ascii="Times New Roman" w:hAnsi="Times New Roman"/>
                <w:color w:val="000000"/>
                <w:sz w:val="20"/>
              </w:rPr>
            </w:pPr>
          </w:p>
        </w:tc>
      </w:tr>
      <w:tr w:rsidR="003A20D6" w:rsidRPr="00B80A37" w14:paraId="7792D010" w14:textId="77777777">
        <w:trPr>
          <w:trHeight w:hRule="exact" w:val="112"/>
        </w:trPr>
        <w:tc>
          <w:tcPr>
            <w:tcW w:w="288" w:type="dxa"/>
            <w:tcBorders>
              <w:top w:val="none" w:sz="0" w:space="0" w:color="000000"/>
              <w:left w:val="single" w:sz="2" w:space="0" w:color="000000"/>
              <w:bottom w:val="none" w:sz="0" w:space="0" w:color="000000"/>
              <w:right w:val="single" w:sz="2" w:space="0" w:color="000000"/>
            </w:tcBorders>
            <w:vAlign w:val="center"/>
          </w:tcPr>
          <w:p w14:paraId="1307150C"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100</w:t>
            </w:r>
          </w:p>
        </w:tc>
        <w:tc>
          <w:tcPr>
            <w:tcW w:w="256" w:type="dxa"/>
            <w:tcBorders>
              <w:top w:val="none" w:sz="0" w:space="0" w:color="000000"/>
              <w:left w:val="single" w:sz="2" w:space="0" w:color="000000"/>
              <w:bottom w:val="none" w:sz="0" w:space="0" w:color="000000"/>
              <w:right w:val="none" w:sz="0" w:space="0" w:color="000000"/>
            </w:tcBorders>
          </w:tcPr>
          <w:p w14:paraId="11BF1CCB"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BC04A6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4AF2FCCD"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100</w:t>
            </w:r>
          </w:p>
        </w:tc>
        <w:tc>
          <w:tcPr>
            <w:tcW w:w="2078" w:type="dxa"/>
            <w:tcBorders>
              <w:top w:val="none" w:sz="0" w:space="0" w:color="000000"/>
              <w:left w:val="single" w:sz="2" w:space="0" w:color="000000"/>
              <w:bottom w:val="none" w:sz="0" w:space="0" w:color="000000"/>
              <w:right w:val="none" w:sz="0" w:space="0" w:color="000000"/>
            </w:tcBorders>
          </w:tcPr>
          <w:p w14:paraId="66D924E7"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3369A95B" w14:textId="77777777" w:rsidR="003A20D6" w:rsidRPr="00B80A37" w:rsidRDefault="003A20D6">
            <w:pPr>
              <w:rPr>
                <w:rFonts w:ascii="Times New Roman" w:hAnsi="Times New Roman"/>
                <w:color w:val="000000"/>
                <w:sz w:val="20"/>
              </w:rPr>
            </w:pPr>
          </w:p>
        </w:tc>
      </w:tr>
      <w:tr w:rsidR="003A20D6" w:rsidRPr="00B80A37" w14:paraId="7D1FEB92"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5644E501"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75</w:t>
            </w:r>
          </w:p>
        </w:tc>
        <w:tc>
          <w:tcPr>
            <w:tcW w:w="256" w:type="dxa"/>
            <w:tcBorders>
              <w:top w:val="none" w:sz="0" w:space="0" w:color="000000"/>
              <w:left w:val="single" w:sz="2" w:space="0" w:color="000000"/>
              <w:bottom w:val="none" w:sz="0" w:space="0" w:color="000000"/>
              <w:right w:val="none" w:sz="0" w:space="0" w:color="000000"/>
            </w:tcBorders>
          </w:tcPr>
          <w:p w14:paraId="2C12467C"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426C4D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6E5A0BA6"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75</w:t>
            </w:r>
          </w:p>
        </w:tc>
        <w:tc>
          <w:tcPr>
            <w:tcW w:w="2078" w:type="dxa"/>
            <w:tcBorders>
              <w:top w:val="none" w:sz="0" w:space="0" w:color="000000"/>
              <w:left w:val="single" w:sz="2" w:space="0" w:color="000000"/>
              <w:bottom w:val="none" w:sz="0" w:space="0" w:color="000000"/>
              <w:right w:val="none" w:sz="0" w:space="0" w:color="000000"/>
            </w:tcBorders>
          </w:tcPr>
          <w:p w14:paraId="0F7DCB34"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7E952F2" w14:textId="77777777" w:rsidR="003A20D6" w:rsidRPr="00B80A37" w:rsidRDefault="003A20D6">
            <w:pPr>
              <w:rPr>
                <w:rFonts w:ascii="Times New Roman" w:hAnsi="Times New Roman"/>
                <w:color w:val="000000"/>
                <w:sz w:val="20"/>
              </w:rPr>
            </w:pPr>
          </w:p>
        </w:tc>
      </w:tr>
      <w:tr w:rsidR="003A20D6" w:rsidRPr="00B80A37" w14:paraId="6A5EDF1C"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4C9D4230"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50</w:t>
            </w:r>
          </w:p>
        </w:tc>
        <w:tc>
          <w:tcPr>
            <w:tcW w:w="256" w:type="dxa"/>
            <w:tcBorders>
              <w:top w:val="none" w:sz="0" w:space="0" w:color="000000"/>
              <w:left w:val="single" w:sz="2" w:space="0" w:color="000000"/>
              <w:bottom w:val="none" w:sz="0" w:space="0" w:color="000000"/>
              <w:right w:val="none" w:sz="0" w:space="0" w:color="000000"/>
            </w:tcBorders>
          </w:tcPr>
          <w:p w14:paraId="480118E8"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D256494"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4E907BF9"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50</w:t>
            </w:r>
          </w:p>
        </w:tc>
        <w:tc>
          <w:tcPr>
            <w:tcW w:w="2078" w:type="dxa"/>
            <w:tcBorders>
              <w:top w:val="none" w:sz="0" w:space="0" w:color="000000"/>
              <w:left w:val="single" w:sz="2" w:space="0" w:color="000000"/>
              <w:bottom w:val="none" w:sz="0" w:space="0" w:color="000000"/>
              <w:right w:val="none" w:sz="0" w:space="0" w:color="000000"/>
            </w:tcBorders>
          </w:tcPr>
          <w:p w14:paraId="17F0E330"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0F487937" w14:textId="77777777" w:rsidR="003A20D6" w:rsidRPr="00B80A37" w:rsidRDefault="003A20D6">
            <w:pPr>
              <w:rPr>
                <w:rFonts w:ascii="Times New Roman" w:hAnsi="Times New Roman"/>
                <w:color w:val="000000"/>
                <w:sz w:val="20"/>
              </w:rPr>
            </w:pPr>
          </w:p>
        </w:tc>
      </w:tr>
      <w:tr w:rsidR="003A20D6" w:rsidRPr="00B80A37" w14:paraId="1EEF9DF2" w14:textId="77777777">
        <w:trPr>
          <w:trHeight w:hRule="exact" w:val="123"/>
        </w:trPr>
        <w:tc>
          <w:tcPr>
            <w:tcW w:w="288" w:type="dxa"/>
            <w:tcBorders>
              <w:top w:val="none" w:sz="0" w:space="0" w:color="000000"/>
              <w:left w:val="single" w:sz="2" w:space="0" w:color="000000"/>
              <w:bottom w:val="single" w:sz="2" w:space="0" w:color="000000"/>
              <w:right w:val="single" w:sz="2" w:space="0" w:color="000000"/>
            </w:tcBorders>
            <w:vAlign w:val="center"/>
          </w:tcPr>
          <w:p w14:paraId="54A234D9"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25</w:t>
            </w:r>
          </w:p>
        </w:tc>
        <w:tc>
          <w:tcPr>
            <w:tcW w:w="256" w:type="dxa"/>
            <w:tcBorders>
              <w:top w:val="none" w:sz="0" w:space="0" w:color="000000"/>
              <w:left w:val="single" w:sz="2" w:space="0" w:color="000000"/>
              <w:bottom w:val="single" w:sz="2" w:space="0" w:color="000000"/>
              <w:right w:val="none" w:sz="0" w:space="0" w:color="000000"/>
            </w:tcBorders>
          </w:tcPr>
          <w:p w14:paraId="6DD25673"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single" w:sz="2" w:space="0" w:color="000000"/>
              <w:right w:val="none" w:sz="0" w:space="0" w:color="000000"/>
            </w:tcBorders>
          </w:tcPr>
          <w:p w14:paraId="394B7004"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vAlign w:val="center"/>
          </w:tcPr>
          <w:p w14:paraId="1E151535"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25</w:t>
            </w:r>
          </w:p>
        </w:tc>
        <w:tc>
          <w:tcPr>
            <w:tcW w:w="2078" w:type="dxa"/>
            <w:tcBorders>
              <w:top w:val="none" w:sz="0" w:space="0" w:color="000000"/>
              <w:left w:val="single" w:sz="2" w:space="0" w:color="000000"/>
              <w:bottom w:val="single" w:sz="2" w:space="0" w:color="000000"/>
              <w:right w:val="none" w:sz="0" w:space="0" w:color="000000"/>
            </w:tcBorders>
          </w:tcPr>
          <w:p w14:paraId="29DB5E3C"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single" w:sz="2" w:space="0" w:color="000000"/>
              <w:right w:val="none" w:sz="0" w:space="0" w:color="000000"/>
            </w:tcBorders>
          </w:tcPr>
          <w:p w14:paraId="5FBADE50" w14:textId="77777777" w:rsidR="003A20D6" w:rsidRPr="00B80A37" w:rsidRDefault="003A20D6">
            <w:pPr>
              <w:rPr>
                <w:rFonts w:ascii="Times New Roman" w:hAnsi="Times New Roman"/>
                <w:color w:val="000000"/>
                <w:sz w:val="20"/>
              </w:rPr>
            </w:pPr>
          </w:p>
        </w:tc>
      </w:tr>
      <w:tr w:rsidR="003A20D6" w:rsidRPr="00B80A37" w14:paraId="4573EEEB" w14:textId="77777777">
        <w:trPr>
          <w:trHeight w:hRule="exact" w:val="471"/>
        </w:trPr>
        <w:tc>
          <w:tcPr>
            <w:tcW w:w="544" w:type="dxa"/>
            <w:gridSpan w:val="2"/>
            <w:tcBorders>
              <w:top w:val="single" w:sz="2" w:space="0" w:color="000000"/>
              <w:left w:val="single" w:sz="2" w:space="0" w:color="000000"/>
              <w:bottom w:val="none" w:sz="0" w:space="0" w:color="000000"/>
              <w:right w:val="none" w:sz="0" w:space="0" w:color="000000"/>
            </w:tcBorders>
          </w:tcPr>
          <w:p w14:paraId="698B228E"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19B99308"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single" w:sz="2" w:space="0" w:color="000000"/>
              <w:right w:val="none" w:sz="0" w:space="0" w:color="000000"/>
            </w:tcBorders>
          </w:tcPr>
          <w:p w14:paraId="7F4A4D87"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608D3A03" w14:textId="77777777" w:rsidR="003A20D6" w:rsidRPr="00B80A37" w:rsidRDefault="002B38CB">
            <w:pPr>
              <w:tabs>
                <w:tab w:val="right" w:pos="3970"/>
              </w:tabs>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proofErr w:type="spellStart"/>
            <w:r w:rsidRPr="00B80A37">
              <w:rPr>
                <w:rFonts w:ascii="Arial" w:hAnsi="Arial"/>
                <w:color w:val="000000"/>
                <w:w w:val="110"/>
                <w:sz w:val="11"/>
              </w:rPr>
              <w:t>year</w:t>
            </w:r>
            <w:proofErr w:type="spellEnd"/>
          </w:p>
        </w:tc>
        <w:tc>
          <w:tcPr>
            <w:tcW w:w="536" w:type="dxa"/>
            <w:tcBorders>
              <w:top w:val="single" w:sz="2" w:space="0" w:color="000000"/>
              <w:left w:val="none" w:sz="0" w:space="0" w:color="000000"/>
              <w:bottom w:val="none" w:sz="0" w:space="0" w:color="000000"/>
              <w:right w:val="none" w:sz="0" w:space="0" w:color="000000"/>
            </w:tcBorders>
          </w:tcPr>
          <w:p w14:paraId="24F77C9A"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69C5E67A" w14:textId="77777777">
        <w:trPr>
          <w:trHeight w:hRule="exact" w:val="144"/>
        </w:trPr>
        <w:tc>
          <w:tcPr>
            <w:tcW w:w="544" w:type="dxa"/>
            <w:gridSpan w:val="2"/>
            <w:vMerge w:val="restart"/>
            <w:tcBorders>
              <w:top w:val="none" w:sz="0" w:space="0" w:color="000000"/>
              <w:left w:val="single" w:sz="2" w:space="0" w:color="000000"/>
              <w:bottom w:val="none" w:sz="0" w:space="0" w:color="000000"/>
              <w:right w:val="none" w:sz="0" w:space="0" w:color="000000"/>
            </w:tcBorders>
          </w:tcPr>
          <w:p w14:paraId="0BA19872" w14:textId="77777777" w:rsidR="003A20D6" w:rsidRPr="00B80A37" w:rsidRDefault="003A20D6">
            <w:pPr>
              <w:rPr>
                <w:rFonts w:ascii="Times New Roman" w:hAnsi="Times New Roman"/>
                <w:color w:val="000000"/>
                <w:sz w:val="20"/>
              </w:rPr>
            </w:pPr>
          </w:p>
        </w:tc>
        <w:tc>
          <w:tcPr>
            <w:tcW w:w="187" w:type="dxa"/>
            <w:vMerge w:val="restart"/>
            <w:tcBorders>
              <w:top w:val="none" w:sz="0" w:space="0" w:color="000000"/>
              <w:left w:val="none" w:sz="0" w:space="0" w:color="000000"/>
              <w:bottom w:val="none" w:sz="0" w:space="0" w:color="000000"/>
              <w:right w:val="none" w:sz="0" w:space="0" w:color="000000"/>
            </w:tcBorders>
          </w:tcPr>
          <w:p w14:paraId="5162168B" w14:textId="77777777" w:rsidR="003A20D6" w:rsidRPr="00B80A37" w:rsidRDefault="003A20D6">
            <w:pPr>
              <w:rPr>
                <w:rFonts w:ascii="Times New Roman" w:hAnsi="Times New Roman"/>
                <w:color w:val="000000"/>
                <w:sz w:val="20"/>
              </w:rPr>
            </w:pPr>
          </w:p>
        </w:tc>
        <w:tc>
          <w:tcPr>
            <w:tcW w:w="2577" w:type="dxa"/>
            <w:tcBorders>
              <w:top w:val="single" w:sz="2" w:space="0" w:color="000000"/>
              <w:left w:val="none" w:sz="0" w:space="0" w:color="000000"/>
              <w:bottom w:val="single" w:sz="2" w:space="0" w:color="000000"/>
              <w:right w:val="single" w:sz="2" w:space="0" w:color="000000"/>
            </w:tcBorders>
          </w:tcPr>
          <w:p w14:paraId="3B07B720" w14:textId="77777777" w:rsidR="003A20D6" w:rsidRPr="00B80A37" w:rsidRDefault="003A20D6">
            <w:pPr>
              <w:rPr>
                <w:rFonts w:ascii="Times New Roman" w:hAnsi="Times New Roman"/>
                <w:color w:val="000000"/>
                <w:sz w:val="20"/>
              </w:rPr>
            </w:pPr>
          </w:p>
        </w:tc>
        <w:tc>
          <w:tcPr>
            <w:tcW w:w="2078" w:type="dxa"/>
            <w:vMerge w:val="restart"/>
            <w:tcBorders>
              <w:top w:val="single" w:sz="2" w:space="0" w:color="000000"/>
              <w:left w:val="single" w:sz="2" w:space="0" w:color="000000"/>
              <w:bottom w:val="none" w:sz="0" w:space="0" w:color="000000"/>
              <w:right w:val="none" w:sz="0" w:space="0" w:color="000000"/>
            </w:tcBorders>
            <w:vAlign w:val="center"/>
          </w:tcPr>
          <w:p w14:paraId="32091E4B" w14:textId="77777777" w:rsidR="003A20D6" w:rsidRPr="00B80A37" w:rsidRDefault="002B38CB">
            <w:pPr>
              <w:ind w:right="591"/>
              <w:jc w:val="right"/>
              <w:rPr>
                <w:rFonts w:ascii="Arial" w:hAnsi="Arial"/>
                <w:color w:val="000000"/>
                <w:spacing w:val="-2"/>
                <w:sz w:val="10"/>
              </w:rPr>
            </w:pPr>
            <w:r w:rsidRPr="00B80A37">
              <w:rPr>
                <w:rFonts w:ascii="Arial" w:hAnsi="Arial"/>
                <w:color w:val="000000"/>
                <w:spacing w:val="-2"/>
                <w:sz w:val="10"/>
              </w:rPr>
              <w:t>Transport cost</w:t>
            </w:r>
          </w:p>
        </w:tc>
        <w:tc>
          <w:tcPr>
            <w:tcW w:w="536" w:type="dxa"/>
            <w:vMerge w:val="restart"/>
            <w:tcBorders>
              <w:top w:val="none" w:sz="0" w:space="0" w:color="000000"/>
              <w:left w:val="none" w:sz="0" w:space="0" w:color="000000"/>
              <w:bottom w:val="none" w:sz="0" w:space="0" w:color="000000"/>
              <w:right w:val="none" w:sz="0" w:space="0" w:color="000000"/>
            </w:tcBorders>
          </w:tcPr>
          <w:p w14:paraId="22DBEAA8" w14:textId="77777777" w:rsidR="003A20D6" w:rsidRPr="00B80A37" w:rsidRDefault="003A20D6">
            <w:pPr>
              <w:rPr>
                <w:rFonts w:ascii="Times New Roman" w:hAnsi="Times New Roman"/>
                <w:color w:val="000000"/>
                <w:sz w:val="20"/>
              </w:rPr>
            </w:pPr>
          </w:p>
        </w:tc>
      </w:tr>
      <w:tr w:rsidR="003A20D6" w:rsidRPr="00B80A37" w14:paraId="09058F21" w14:textId="77777777">
        <w:trPr>
          <w:trHeight w:hRule="exact" w:val="140"/>
        </w:trPr>
        <w:tc>
          <w:tcPr>
            <w:tcW w:w="544" w:type="dxa"/>
            <w:gridSpan w:val="2"/>
            <w:vMerge/>
            <w:tcBorders>
              <w:top w:val="none" w:sz="0" w:space="0" w:color="000000"/>
              <w:left w:val="single" w:sz="2" w:space="0" w:color="000000"/>
              <w:bottom w:val="none" w:sz="0" w:space="0" w:color="000000"/>
              <w:right w:val="none" w:sz="0" w:space="0" w:color="000000"/>
            </w:tcBorders>
          </w:tcPr>
          <w:p w14:paraId="6827C00B" w14:textId="77777777" w:rsidR="003A20D6" w:rsidRPr="00B80A37" w:rsidRDefault="003A20D6"/>
        </w:tc>
        <w:tc>
          <w:tcPr>
            <w:tcW w:w="187" w:type="dxa"/>
            <w:vMerge/>
            <w:tcBorders>
              <w:top w:val="none" w:sz="0" w:space="0" w:color="000000"/>
              <w:left w:val="none" w:sz="0" w:space="0" w:color="000000"/>
              <w:bottom w:val="none" w:sz="0" w:space="0" w:color="000000"/>
              <w:right w:val="none" w:sz="0" w:space="0" w:color="000000"/>
            </w:tcBorders>
          </w:tcPr>
          <w:p w14:paraId="57FF4B26" w14:textId="77777777" w:rsidR="003A20D6" w:rsidRPr="00B80A37" w:rsidRDefault="003A20D6"/>
        </w:tc>
        <w:tc>
          <w:tcPr>
            <w:tcW w:w="2577" w:type="dxa"/>
            <w:tcBorders>
              <w:top w:val="single" w:sz="2" w:space="0" w:color="000000"/>
              <w:left w:val="none" w:sz="0" w:space="0" w:color="000000"/>
              <w:bottom w:val="single" w:sz="2" w:space="0" w:color="000000"/>
              <w:right w:val="single" w:sz="2" w:space="0" w:color="000000"/>
            </w:tcBorders>
          </w:tcPr>
          <w:p w14:paraId="77F2D2E2" w14:textId="77777777" w:rsidR="003A20D6" w:rsidRPr="00B80A37" w:rsidRDefault="002B38CB">
            <w:pPr>
              <w:ind w:right="3"/>
              <w:jc w:val="right"/>
              <w:rPr>
                <w:rFonts w:ascii="Arial" w:hAnsi="Arial"/>
                <w:color w:val="000000"/>
                <w:spacing w:val="-2"/>
                <w:sz w:val="10"/>
              </w:rPr>
            </w:pPr>
            <w:r w:rsidRPr="00B80A37">
              <w:rPr>
                <w:rFonts w:ascii="Arial" w:hAnsi="Arial"/>
                <w:color w:val="000000"/>
                <w:spacing w:val="-2"/>
                <w:sz w:val="10"/>
              </w:rPr>
              <w:t>TC, excluding composition effects</w:t>
            </w:r>
          </w:p>
        </w:tc>
        <w:tc>
          <w:tcPr>
            <w:tcW w:w="2078" w:type="dxa"/>
            <w:vMerge/>
            <w:tcBorders>
              <w:top w:val="none" w:sz="0" w:space="0" w:color="000000"/>
              <w:left w:val="single" w:sz="2" w:space="0" w:color="000000"/>
              <w:bottom w:val="single" w:sz="2" w:space="0" w:color="000000"/>
              <w:right w:val="none" w:sz="0" w:space="0" w:color="000000"/>
            </w:tcBorders>
            <w:vAlign w:val="center"/>
          </w:tcPr>
          <w:p w14:paraId="39911F63" w14:textId="77777777" w:rsidR="003A20D6" w:rsidRPr="00B80A37" w:rsidRDefault="003A20D6"/>
        </w:tc>
        <w:tc>
          <w:tcPr>
            <w:tcW w:w="536" w:type="dxa"/>
            <w:vMerge/>
            <w:tcBorders>
              <w:top w:val="none" w:sz="0" w:space="0" w:color="000000"/>
              <w:left w:val="none" w:sz="0" w:space="0" w:color="000000"/>
              <w:bottom w:val="none" w:sz="0" w:space="0" w:color="000000"/>
              <w:right w:val="none" w:sz="0" w:space="0" w:color="000000"/>
            </w:tcBorders>
          </w:tcPr>
          <w:p w14:paraId="0F6DF967" w14:textId="77777777" w:rsidR="003A20D6" w:rsidRPr="00B80A37" w:rsidRDefault="003A20D6"/>
        </w:tc>
      </w:tr>
    </w:tbl>
    <w:p w14:paraId="3550ACFF" w14:textId="77777777" w:rsidR="003A20D6" w:rsidRPr="00B80A37" w:rsidRDefault="003A20D6">
      <w:pPr>
        <w:spacing w:after="727" w:line="20" w:lineRule="exact"/>
      </w:pPr>
    </w:p>
    <w:p w14:paraId="1DA0058F" w14:textId="048ED04A" w:rsidR="003A20D6" w:rsidRPr="00B80A37" w:rsidRDefault="002B38CB" w:rsidP="00BA38CF">
      <w:pPr>
        <w:spacing w:line="324" w:lineRule="auto"/>
        <w:ind w:right="72" w:firstLine="288"/>
        <w:jc w:val="both"/>
        <w:rPr>
          <w:rFonts w:ascii="Times New Roman" w:hAnsi="Times New Roman"/>
          <w:color w:val="000000"/>
          <w:spacing w:val="-4"/>
          <w:w w:val="115"/>
          <w:sz w:val="21"/>
        </w:rPr>
      </w:pPr>
      <w:r w:rsidRPr="00B80A37">
        <w:rPr>
          <w:rFonts w:ascii="Times New Roman" w:hAnsi="Times New Roman"/>
          <w:color w:val="000000"/>
          <w:spacing w:val="-1"/>
          <w:w w:val="115"/>
          <w:sz w:val="21"/>
        </w:rPr>
        <w:t>The comparison of Figure 8 (applying Hummels, 2007</w:t>
      </w:r>
      <w:del w:id="1112" w:author="David Quin" w:date="2018-12-06T13:11:00Z">
        <w:r w:rsidRPr="00B80A37" w:rsidDel="00D36A25">
          <w:rPr>
            <w:rFonts w:ascii="Times New Roman" w:hAnsi="Times New Roman"/>
            <w:color w:val="000000"/>
            <w:spacing w:val="-1"/>
            <w:w w:val="115"/>
            <w:sz w:val="21"/>
          </w:rPr>
          <w:delText>'s</w:delText>
        </w:r>
      </w:del>
      <w:r w:rsidRPr="00B80A37">
        <w:rPr>
          <w:rFonts w:ascii="Times New Roman" w:hAnsi="Times New Roman"/>
          <w:color w:val="000000"/>
          <w:spacing w:val="-1"/>
          <w:w w:val="115"/>
          <w:sz w:val="21"/>
        </w:rPr>
        <w:t xml:space="preserve"> weighting scheme) and Figure </w:t>
      </w:r>
      <w:r w:rsidRPr="00B80A37">
        <w:rPr>
          <w:rFonts w:ascii="Times New Roman" w:hAnsi="Times New Roman"/>
          <w:color w:val="000000"/>
          <w:w w:val="115"/>
          <w:sz w:val="21"/>
        </w:rPr>
        <w:t xml:space="preserve">4 (applying our weighting scheme) </w:t>
      </w:r>
      <w:del w:id="1113" w:author="David Quin" w:date="2018-12-06T13:12:00Z">
        <w:r w:rsidRPr="00B80A37" w:rsidDel="00D36A25">
          <w:rPr>
            <w:rFonts w:ascii="Times New Roman" w:hAnsi="Times New Roman"/>
            <w:color w:val="000000"/>
            <w:w w:val="115"/>
            <w:sz w:val="21"/>
          </w:rPr>
          <w:delText xml:space="preserve">drives </w:delText>
        </w:r>
      </w:del>
      <w:ins w:id="1114" w:author="David Quin" w:date="2018-12-06T13:12:00Z">
        <w:r w:rsidR="00D36A25" w:rsidRPr="00B80A37">
          <w:rPr>
            <w:rFonts w:ascii="Times New Roman" w:hAnsi="Times New Roman"/>
            <w:color w:val="000000"/>
            <w:w w:val="115"/>
            <w:sz w:val="21"/>
          </w:rPr>
          <w:t xml:space="preserve">prompts </w:t>
        </w:r>
      </w:ins>
      <w:r w:rsidRPr="00B80A37">
        <w:rPr>
          <w:rFonts w:ascii="Times New Roman" w:hAnsi="Times New Roman"/>
          <w:color w:val="000000"/>
          <w:w w:val="115"/>
          <w:sz w:val="21"/>
        </w:rPr>
        <w:t xml:space="preserve">two comments. First, differences do show up, </w:t>
      </w:r>
      <w:r w:rsidRPr="00B80A37">
        <w:rPr>
          <w:rFonts w:ascii="Times New Roman" w:hAnsi="Times New Roman"/>
          <w:color w:val="000000"/>
          <w:spacing w:val="2"/>
          <w:w w:val="115"/>
          <w:sz w:val="21"/>
        </w:rPr>
        <w:t xml:space="preserve">in particular for the multiplicative component of </w:t>
      </w:r>
      <w:ins w:id="1115" w:author="David Quin" w:date="2018-12-06T13:12:00Z">
        <w:r w:rsidR="00D36A25" w:rsidRPr="00B80A37">
          <w:rPr>
            <w:rFonts w:ascii="Times New Roman" w:hAnsi="Times New Roman"/>
            <w:color w:val="000000"/>
            <w:spacing w:val="2"/>
            <w:w w:val="115"/>
            <w:sz w:val="21"/>
          </w:rPr>
          <w:t>a</w:t>
        </w:r>
      </w:ins>
      <w:del w:id="1116" w:author="David Quin" w:date="2018-12-06T13:12:00Z">
        <w:r w:rsidRPr="00B80A37" w:rsidDel="00D36A25">
          <w:rPr>
            <w:rFonts w:ascii="Times New Roman" w:hAnsi="Times New Roman"/>
            <w:color w:val="000000"/>
            <w:spacing w:val="2"/>
            <w:w w:val="115"/>
            <w:sz w:val="21"/>
          </w:rPr>
          <w:delText>A</w:delText>
        </w:r>
      </w:del>
      <w:ins w:id="1117" w:author="David Quin" w:date="2018-12-06T13:12:00Z">
        <w:r w:rsidR="00D36A25" w:rsidRPr="00B80A37">
          <w:rPr>
            <w:rFonts w:ascii="Times New Roman" w:hAnsi="Times New Roman"/>
            <w:color w:val="000000"/>
            <w:spacing w:val="2"/>
            <w:w w:val="115"/>
            <w:sz w:val="21"/>
          </w:rPr>
          <w:t>ir</w:t>
        </w:r>
      </w:ins>
      <w:del w:id="1118" w:author="David Quin" w:date="2018-12-06T13:12:00Z">
        <w:r w:rsidRPr="00B80A37" w:rsidDel="00D36A25">
          <w:rPr>
            <w:rFonts w:ascii="Times New Roman" w:hAnsi="Times New Roman"/>
            <w:color w:val="000000"/>
            <w:spacing w:val="2"/>
            <w:w w:val="115"/>
            <w:sz w:val="21"/>
          </w:rPr>
          <w:delText>ir</w:delText>
        </w:r>
      </w:del>
      <w:r w:rsidRPr="00B80A37">
        <w:rPr>
          <w:rFonts w:ascii="Times New Roman" w:hAnsi="Times New Roman"/>
          <w:color w:val="000000"/>
          <w:spacing w:val="2"/>
          <w:w w:val="115"/>
          <w:sz w:val="21"/>
        </w:rPr>
        <w:t xml:space="preserve"> transport. This suggests that the</w:t>
      </w:r>
      <w:r w:rsidR="00BA38CF" w:rsidRPr="00B80A37">
        <w:rPr>
          <w:rFonts w:ascii="Times New Roman" w:hAnsi="Times New Roman"/>
          <w:color w:val="000000"/>
          <w:spacing w:val="2"/>
          <w:w w:val="115"/>
          <w:sz w:val="21"/>
        </w:rPr>
        <w:t xml:space="preserve"> </w:t>
      </w:r>
      <w:r w:rsidRPr="00B80A37">
        <w:rPr>
          <w:rFonts w:ascii="Times New Roman" w:hAnsi="Times New Roman"/>
          <w:color w:val="000000"/>
          <w:spacing w:val="-4"/>
          <w:w w:val="115"/>
          <w:sz w:val="21"/>
        </w:rPr>
        <w:t>weighting scheme is not innocuous in the time trend decomposition exercise. However, Fig</w:t>
      </w:r>
      <w:r w:rsidRPr="00B80A37">
        <w:rPr>
          <w:rFonts w:ascii="Times New Roman" w:hAnsi="Times New Roman"/>
          <w:color w:val="000000"/>
          <w:spacing w:val="-4"/>
          <w:w w:val="115"/>
          <w:sz w:val="21"/>
        </w:rPr>
        <w:softHyphen/>
      </w:r>
      <w:r w:rsidRPr="00B80A37">
        <w:rPr>
          <w:rFonts w:ascii="Times New Roman" w:hAnsi="Times New Roman"/>
          <w:color w:val="000000"/>
          <w:spacing w:val="-1"/>
          <w:w w:val="115"/>
          <w:sz w:val="21"/>
        </w:rPr>
        <w:t xml:space="preserve">ure 8 also shows that the composition effects have contributed to strengthen the decrease </w:t>
      </w:r>
      <w:r w:rsidRPr="00B80A37">
        <w:rPr>
          <w:rFonts w:ascii="Times New Roman" w:hAnsi="Times New Roman"/>
          <w:color w:val="000000"/>
          <w:w w:val="115"/>
          <w:sz w:val="21"/>
        </w:rPr>
        <w:t xml:space="preserve">in the "ceteris paribus" transport costs in </w:t>
      </w:r>
      <w:ins w:id="1119" w:author="David Quin" w:date="2018-12-06T13:12:00Z">
        <w:r w:rsidR="00D36A25" w:rsidRPr="00B80A37">
          <w:rPr>
            <w:rFonts w:ascii="Times New Roman" w:hAnsi="Times New Roman"/>
            <w:color w:val="000000"/>
            <w:w w:val="115"/>
            <w:sz w:val="21"/>
          </w:rPr>
          <w:t>a</w:t>
        </w:r>
      </w:ins>
      <w:del w:id="1120" w:author="David Quin" w:date="2018-12-06T13:12:00Z">
        <w:r w:rsidRPr="00B80A37" w:rsidDel="00D36A25">
          <w:rPr>
            <w:rFonts w:ascii="Times New Roman" w:hAnsi="Times New Roman"/>
            <w:color w:val="000000"/>
            <w:w w:val="115"/>
            <w:sz w:val="21"/>
          </w:rPr>
          <w:delText>A</w:delText>
        </w:r>
      </w:del>
      <w:r w:rsidRPr="00B80A37">
        <w:rPr>
          <w:rFonts w:ascii="Times New Roman" w:hAnsi="Times New Roman"/>
          <w:color w:val="000000"/>
          <w:w w:val="115"/>
          <w:sz w:val="21"/>
        </w:rPr>
        <w:t xml:space="preserve">ir transport (in Figure 8, panel (a), overall </w:t>
      </w:r>
      <w:r w:rsidRPr="00B80A37">
        <w:rPr>
          <w:rFonts w:ascii="Times New Roman" w:hAnsi="Times New Roman"/>
          <w:color w:val="000000"/>
          <w:spacing w:val="-3"/>
          <w:w w:val="115"/>
          <w:sz w:val="21"/>
        </w:rPr>
        <w:t xml:space="preserve">transport costs have decreased more </w:t>
      </w:r>
      <w:del w:id="1121" w:author="David Quin" w:date="2018-12-06T13:12:00Z">
        <w:r w:rsidRPr="00B80A37" w:rsidDel="00D36A25">
          <w:rPr>
            <w:rFonts w:ascii="Times New Roman" w:hAnsi="Times New Roman"/>
            <w:color w:val="000000"/>
            <w:spacing w:val="-3"/>
            <w:w w:val="115"/>
            <w:sz w:val="21"/>
          </w:rPr>
          <w:delText xml:space="preserve">that </w:delText>
        </w:r>
      </w:del>
      <w:ins w:id="1122" w:author="David Quin" w:date="2018-12-06T13:12:00Z">
        <w:r w:rsidR="00D36A25" w:rsidRPr="00B80A37">
          <w:rPr>
            <w:rFonts w:ascii="Times New Roman" w:hAnsi="Times New Roman"/>
            <w:color w:val="000000"/>
            <w:spacing w:val="-3"/>
            <w:w w:val="115"/>
            <w:sz w:val="21"/>
          </w:rPr>
          <w:t xml:space="preserve">than </w:t>
        </w:r>
      </w:ins>
      <w:r w:rsidRPr="00B80A37">
        <w:rPr>
          <w:rFonts w:ascii="Times New Roman" w:hAnsi="Times New Roman"/>
          <w:color w:val="000000"/>
          <w:spacing w:val="-3"/>
          <w:w w:val="115"/>
          <w:sz w:val="21"/>
        </w:rPr>
        <w:t xml:space="preserve">the fitted component), in accordance with the </w:t>
      </w:r>
      <w:r w:rsidRPr="00B80A37">
        <w:rPr>
          <w:rFonts w:ascii="Times New Roman" w:hAnsi="Times New Roman"/>
          <w:color w:val="000000"/>
          <w:spacing w:val="-4"/>
          <w:w w:val="115"/>
          <w:sz w:val="21"/>
        </w:rPr>
        <w:t xml:space="preserve">conclusions drawn from Figure 4, rather than partly offsetting this decline, as argued by </w:t>
      </w:r>
      <w:r w:rsidRPr="00B80A37">
        <w:rPr>
          <w:rFonts w:ascii="Times New Roman" w:hAnsi="Times New Roman"/>
          <w:color w:val="000000"/>
          <w:w w:val="115"/>
          <w:sz w:val="21"/>
        </w:rPr>
        <w:t xml:space="preserve">Hummels (2007). This confirms that it is the functional form and precisely the modeling </w:t>
      </w:r>
      <w:r w:rsidRPr="00B80A37">
        <w:rPr>
          <w:rFonts w:ascii="Times New Roman" w:hAnsi="Times New Roman"/>
          <w:color w:val="000000"/>
          <w:spacing w:val="-2"/>
          <w:w w:val="115"/>
          <w:sz w:val="21"/>
        </w:rPr>
        <w:t xml:space="preserve">of the additive component, rather than the weighting scheme, that is key in understanding </w:t>
      </w:r>
      <w:r w:rsidRPr="00B80A37">
        <w:rPr>
          <w:rFonts w:ascii="Times New Roman" w:hAnsi="Times New Roman"/>
          <w:color w:val="000000"/>
          <w:spacing w:val="-1"/>
          <w:w w:val="115"/>
          <w:sz w:val="21"/>
        </w:rPr>
        <w:t xml:space="preserve">the underlying determinants of the overall transport costs time trends, as pointed out in </w:t>
      </w:r>
      <w:r w:rsidRPr="00B80A37">
        <w:rPr>
          <w:rFonts w:ascii="Times New Roman" w:hAnsi="Times New Roman"/>
          <w:color w:val="000000"/>
          <w:w w:val="115"/>
          <w:sz w:val="21"/>
        </w:rPr>
        <w:t>Section 3.</w:t>
      </w:r>
    </w:p>
    <w:p w14:paraId="1F020BD4" w14:textId="77777777" w:rsidR="003A20D6" w:rsidRPr="00B80A37" w:rsidRDefault="002B38CB">
      <w:pPr>
        <w:spacing w:before="396" w:line="206" w:lineRule="auto"/>
        <w:rPr>
          <w:rFonts w:ascii="Times New Roman" w:hAnsi="Times New Roman"/>
          <w:b/>
          <w:color w:val="000000"/>
          <w:spacing w:val="24"/>
          <w:sz w:val="28"/>
        </w:rPr>
      </w:pPr>
      <w:r w:rsidRPr="00B80A37">
        <w:rPr>
          <w:rFonts w:ascii="Times New Roman" w:hAnsi="Times New Roman"/>
          <w:b/>
          <w:color w:val="000000"/>
          <w:spacing w:val="24"/>
          <w:sz w:val="28"/>
        </w:rPr>
        <w:t>5 Conclusion</w:t>
      </w:r>
    </w:p>
    <w:p w14:paraId="2C8C856E" w14:textId="618230C2" w:rsidR="003A20D6" w:rsidRPr="00B80A37" w:rsidRDefault="002B38CB">
      <w:pPr>
        <w:spacing w:before="288" w:line="324" w:lineRule="auto"/>
        <w:ind w:right="72"/>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This paper empirically studies the magnitude of additive costs in international transport costs, by exploiting the differences between the import and the export prices. Using SITC </w:t>
      </w:r>
      <w:r w:rsidRPr="00B80A37">
        <w:rPr>
          <w:rFonts w:ascii="Times New Roman" w:hAnsi="Times New Roman"/>
          <w:color w:val="000000"/>
          <w:spacing w:val="-4"/>
          <w:w w:val="115"/>
          <w:sz w:val="21"/>
        </w:rPr>
        <w:t xml:space="preserve">3 and 4- digit </w:t>
      </w:r>
      <w:ins w:id="1123" w:author="David Quin" w:date="2018-12-06T13:13:00Z">
        <w:r w:rsidR="003A2DCF" w:rsidRPr="00B80A37">
          <w:rPr>
            <w:rFonts w:ascii="Times New Roman" w:hAnsi="Times New Roman"/>
            <w:color w:val="000000"/>
            <w:spacing w:val="-4"/>
            <w:w w:val="115"/>
            <w:sz w:val="21"/>
          </w:rPr>
          <w:t xml:space="preserve">CIF-FAS </w:t>
        </w:r>
      </w:ins>
      <w:del w:id="1124" w:author="David Quin" w:date="2018-12-06T13:13:00Z">
        <w:r w:rsidRPr="00B80A37" w:rsidDel="003A2DCF">
          <w:rPr>
            <w:rFonts w:ascii="Times New Roman" w:hAnsi="Times New Roman"/>
            <w:color w:val="000000"/>
            <w:spacing w:val="-4"/>
            <w:w w:val="115"/>
            <w:sz w:val="21"/>
          </w:rPr>
          <w:delText xml:space="preserve">cif-fas </w:delText>
        </w:r>
      </w:del>
      <w:r w:rsidRPr="00B80A37">
        <w:rPr>
          <w:rFonts w:ascii="Times New Roman" w:hAnsi="Times New Roman"/>
          <w:color w:val="000000"/>
          <w:spacing w:val="-4"/>
          <w:w w:val="115"/>
          <w:sz w:val="21"/>
        </w:rPr>
        <w:t xml:space="preserve">unit values taken from the US import database over 1974-2013, we </w:t>
      </w:r>
      <w:r w:rsidRPr="00B80A37">
        <w:rPr>
          <w:rFonts w:ascii="Times New Roman" w:hAnsi="Times New Roman"/>
          <w:color w:val="000000"/>
          <w:w w:val="115"/>
          <w:sz w:val="21"/>
        </w:rPr>
        <w:t xml:space="preserve">estimate the two components (additive and ad-valorem) of transport costs, by transport mode (air or ocean). Two main findings emerge from our results. First, we provide a </w:t>
      </w:r>
      <w:r w:rsidRPr="00B80A37">
        <w:rPr>
          <w:rFonts w:ascii="Times New Roman" w:hAnsi="Times New Roman"/>
          <w:color w:val="000000"/>
          <w:spacing w:val="-4"/>
          <w:w w:val="115"/>
          <w:sz w:val="21"/>
        </w:rPr>
        <w:t xml:space="preserve">quantitative measure of both the additive and the ad-valorem transport </w:t>
      </w:r>
      <w:ins w:id="1125" w:author="David Quin" w:date="2018-12-06T13:13:00Z">
        <w:r w:rsidR="003A2DCF" w:rsidRPr="00B80A37">
          <w:rPr>
            <w:rFonts w:ascii="Times New Roman" w:hAnsi="Times New Roman"/>
            <w:color w:val="000000"/>
            <w:spacing w:val="-4"/>
            <w:w w:val="115"/>
            <w:sz w:val="21"/>
          </w:rPr>
          <w:t>costs</w:t>
        </w:r>
      </w:ins>
      <w:del w:id="1126" w:author="David Quin" w:date="2018-12-06T13:13:00Z">
        <w:r w:rsidRPr="00B80A37" w:rsidDel="003A2DCF">
          <w:rPr>
            <w:rFonts w:ascii="Times New Roman" w:hAnsi="Times New Roman"/>
            <w:color w:val="000000"/>
            <w:spacing w:val="-4"/>
            <w:w w:val="115"/>
            <w:sz w:val="21"/>
          </w:rPr>
          <w:delText>cost</w:delText>
        </w:r>
      </w:del>
      <w:r w:rsidRPr="00B80A37">
        <w:rPr>
          <w:rFonts w:ascii="Times New Roman" w:hAnsi="Times New Roman"/>
          <w:color w:val="000000"/>
          <w:spacing w:val="-4"/>
          <w:w w:val="115"/>
          <w:sz w:val="21"/>
        </w:rPr>
        <w:t xml:space="preserve">. We find that </w:t>
      </w:r>
      <w:r w:rsidRPr="00B80A37">
        <w:rPr>
          <w:rFonts w:ascii="Times New Roman" w:hAnsi="Times New Roman"/>
          <w:color w:val="000000"/>
          <w:w w:val="115"/>
          <w:sz w:val="21"/>
        </w:rPr>
        <w:t xml:space="preserve">additive costs are quantitatively sizable: They amount to 2.8% of the export price unit </w:t>
      </w:r>
      <w:r w:rsidRPr="00B80A37">
        <w:rPr>
          <w:rFonts w:ascii="Times New Roman" w:hAnsi="Times New Roman"/>
          <w:color w:val="000000"/>
          <w:spacing w:val="-3"/>
          <w:w w:val="115"/>
          <w:sz w:val="21"/>
        </w:rPr>
        <w:t xml:space="preserve">values for ocean shipping, </w:t>
      </w:r>
      <w:ins w:id="1127" w:author="David Quin" w:date="2018-12-06T13:13:00Z">
        <w:r w:rsidR="003A2DCF" w:rsidRPr="00B80A37">
          <w:rPr>
            <w:rFonts w:ascii="Times New Roman" w:hAnsi="Times New Roman"/>
            <w:color w:val="000000"/>
            <w:spacing w:val="-3"/>
            <w:w w:val="115"/>
            <w:sz w:val="21"/>
          </w:rPr>
          <w:t xml:space="preserve">and </w:t>
        </w:r>
      </w:ins>
      <w:r w:rsidRPr="00B80A37">
        <w:rPr>
          <w:rFonts w:ascii="Times New Roman" w:hAnsi="Times New Roman"/>
          <w:color w:val="000000"/>
          <w:spacing w:val="-3"/>
          <w:w w:val="115"/>
          <w:sz w:val="21"/>
        </w:rPr>
        <w:t xml:space="preserve">1.8% for air transport. This is slightly lower </w:t>
      </w:r>
      <w:del w:id="1128" w:author="David Quin" w:date="2018-12-06T13:13:00Z">
        <w:r w:rsidRPr="00B80A37" w:rsidDel="003A2DCF">
          <w:rPr>
            <w:rFonts w:ascii="Times New Roman" w:hAnsi="Times New Roman"/>
            <w:color w:val="000000"/>
            <w:spacing w:val="-3"/>
            <w:w w:val="115"/>
            <w:sz w:val="21"/>
          </w:rPr>
          <w:delText xml:space="preserve">that </w:delText>
        </w:r>
      </w:del>
      <w:ins w:id="1129" w:author="David Quin" w:date="2018-12-06T13:13:00Z">
        <w:r w:rsidR="003A2DCF" w:rsidRPr="00B80A37">
          <w:rPr>
            <w:rFonts w:ascii="Times New Roman" w:hAnsi="Times New Roman"/>
            <w:color w:val="000000"/>
            <w:spacing w:val="-3"/>
            <w:w w:val="115"/>
            <w:sz w:val="21"/>
          </w:rPr>
          <w:t xml:space="preserve">than </w:t>
        </w:r>
      </w:ins>
      <w:r w:rsidRPr="00B80A37">
        <w:rPr>
          <w:rFonts w:ascii="Times New Roman" w:hAnsi="Times New Roman"/>
          <w:color w:val="000000"/>
          <w:spacing w:val="-3"/>
          <w:w w:val="115"/>
          <w:sz w:val="21"/>
        </w:rPr>
        <w:t xml:space="preserve">the estimated </w:t>
      </w:r>
      <w:r w:rsidRPr="00B80A37">
        <w:rPr>
          <w:rFonts w:ascii="Times New Roman" w:hAnsi="Times New Roman"/>
          <w:color w:val="000000"/>
          <w:spacing w:val="-2"/>
          <w:w w:val="115"/>
          <w:sz w:val="21"/>
        </w:rPr>
        <w:t xml:space="preserve">values for the </w:t>
      </w:r>
      <w:del w:id="1130" w:author="David Quin" w:date="2018-12-06T13:13:00Z">
        <w:r w:rsidRPr="00B80A37" w:rsidDel="003A2DCF">
          <w:rPr>
            <w:rFonts w:ascii="Times New Roman" w:hAnsi="Times New Roman"/>
            <w:color w:val="000000"/>
            <w:spacing w:val="-2"/>
            <w:w w:val="115"/>
            <w:sz w:val="21"/>
          </w:rPr>
          <w:delText>d</w:delText>
        </w:r>
      </w:del>
      <w:ins w:id="1131" w:author="David Quin" w:date="2018-12-06T13:13:00Z">
        <w:r w:rsidR="003A2DCF" w:rsidRPr="00B80A37">
          <w:rPr>
            <w:rFonts w:ascii="Times New Roman" w:hAnsi="Times New Roman"/>
            <w:color w:val="000000"/>
            <w:spacing w:val="-2"/>
            <w:w w:val="115"/>
            <w:sz w:val="21"/>
          </w:rPr>
          <w:t>ad-valorem</w:t>
        </w:r>
      </w:ins>
      <w:del w:id="1132" w:author="David Quin" w:date="2018-12-06T13:13:00Z">
        <w:r w:rsidRPr="00B80A37" w:rsidDel="003A2DCF">
          <w:rPr>
            <w:rFonts w:ascii="Times New Roman" w:hAnsi="Times New Roman"/>
            <w:color w:val="000000"/>
            <w:spacing w:val="-2"/>
            <w:w w:val="115"/>
            <w:sz w:val="21"/>
          </w:rPr>
          <w:delText>-valorem</w:delText>
        </w:r>
      </w:del>
      <w:r w:rsidRPr="00B80A37">
        <w:rPr>
          <w:rFonts w:ascii="Times New Roman" w:hAnsi="Times New Roman"/>
          <w:color w:val="000000"/>
          <w:spacing w:val="-2"/>
          <w:w w:val="115"/>
          <w:sz w:val="21"/>
        </w:rPr>
        <w:t xml:space="preserve"> costs, around 2.5% (vessel) and 3.2% (air) as mean values over </w:t>
      </w:r>
      <w:r w:rsidRPr="00B80A37">
        <w:rPr>
          <w:rFonts w:ascii="Times New Roman" w:hAnsi="Times New Roman"/>
          <w:color w:val="000000"/>
          <w:spacing w:val="-3"/>
          <w:w w:val="115"/>
          <w:sz w:val="21"/>
        </w:rPr>
        <w:t xml:space="preserve">1974-2013. Further, modeling the additive component significantly improves the quality of </w:t>
      </w:r>
      <w:r w:rsidRPr="00B80A37">
        <w:rPr>
          <w:rFonts w:ascii="Times New Roman" w:hAnsi="Times New Roman"/>
          <w:color w:val="000000"/>
          <w:spacing w:val="-4"/>
          <w:w w:val="115"/>
          <w:sz w:val="21"/>
        </w:rPr>
        <w:t xml:space="preserve">fit of the regression. Second, we show the importance of integrating the additive component </w:t>
      </w:r>
      <w:r w:rsidRPr="00B80A37">
        <w:rPr>
          <w:rFonts w:ascii="Times New Roman" w:hAnsi="Times New Roman"/>
          <w:color w:val="000000"/>
          <w:w w:val="115"/>
          <w:sz w:val="21"/>
        </w:rPr>
        <w:t xml:space="preserve">in accounting for the time trend of international transport costs. Allowing for a varying </w:t>
      </w:r>
      <w:r w:rsidRPr="00B80A37">
        <w:rPr>
          <w:rFonts w:ascii="Times New Roman" w:hAnsi="Times New Roman"/>
          <w:color w:val="000000"/>
          <w:spacing w:val="-3"/>
          <w:w w:val="115"/>
          <w:sz w:val="21"/>
        </w:rPr>
        <w:t xml:space="preserve">share of additive costs in </w:t>
      </w:r>
      <w:ins w:id="1133" w:author="David Quin" w:date="2018-12-06T13:14:00Z">
        <w:r w:rsidR="003A2DCF" w:rsidRPr="00B80A37">
          <w:rPr>
            <w:rFonts w:ascii="Times New Roman" w:hAnsi="Times New Roman"/>
            <w:color w:val="000000"/>
            <w:spacing w:val="-3"/>
            <w:w w:val="115"/>
            <w:sz w:val="21"/>
          </w:rPr>
          <w:t xml:space="preserve">the </w:t>
        </w:r>
      </w:ins>
      <w:r w:rsidRPr="00B80A37">
        <w:rPr>
          <w:rFonts w:ascii="Times New Roman" w:hAnsi="Times New Roman"/>
          <w:color w:val="000000"/>
          <w:spacing w:val="-3"/>
          <w:w w:val="115"/>
          <w:sz w:val="21"/>
        </w:rPr>
        <w:t xml:space="preserve">product/country/time dimension, we find that the decrease of </w:t>
      </w:r>
      <w:r w:rsidRPr="00B80A37">
        <w:rPr>
          <w:rFonts w:ascii="Times New Roman" w:hAnsi="Times New Roman"/>
          <w:color w:val="000000"/>
          <w:w w:val="115"/>
          <w:sz w:val="21"/>
        </w:rPr>
        <w:lastRenderedPageBreak/>
        <w:t xml:space="preserve">international transport costs observed in the data is mostly attributable to a reduction in </w:t>
      </w:r>
      <w:r w:rsidRPr="00B80A37">
        <w:rPr>
          <w:rFonts w:ascii="Times New Roman" w:hAnsi="Times New Roman"/>
          <w:color w:val="000000"/>
          <w:spacing w:val="-1"/>
          <w:w w:val="115"/>
          <w:sz w:val="21"/>
        </w:rPr>
        <w:t xml:space="preserve">the </w:t>
      </w:r>
      <w:r w:rsidRPr="00B80A37">
        <w:rPr>
          <w:rFonts w:ascii="Times New Roman" w:hAnsi="Times New Roman"/>
          <w:i/>
          <w:color w:val="000000"/>
          <w:spacing w:val="-1"/>
        </w:rPr>
        <w:t xml:space="preserve">pure </w:t>
      </w:r>
      <w:r w:rsidRPr="00B80A37">
        <w:rPr>
          <w:rFonts w:ascii="Times New Roman" w:hAnsi="Times New Roman"/>
          <w:color w:val="000000"/>
          <w:spacing w:val="-1"/>
          <w:w w:val="115"/>
          <w:sz w:val="21"/>
        </w:rPr>
        <w:t xml:space="preserve">transport costs, with trade pattern composition effects playing a small role. If </w:t>
      </w:r>
      <w:r w:rsidRPr="00B80A37">
        <w:rPr>
          <w:rFonts w:ascii="Times New Roman" w:hAnsi="Times New Roman"/>
          <w:color w:val="000000"/>
          <w:spacing w:val="-4"/>
          <w:w w:val="115"/>
          <w:sz w:val="21"/>
        </w:rPr>
        <w:t xml:space="preserve">anything, trade composition effects have contributed to </w:t>
      </w:r>
      <w:ins w:id="1134" w:author="David Quin" w:date="2018-12-06T13:14:00Z">
        <w:r w:rsidR="003A2DCF" w:rsidRPr="00B80A37">
          <w:rPr>
            <w:rFonts w:ascii="Times New Roman" w:hAnsi="Times New Roman"/>
            <w:color w:val="000000"/>
            <w:spacing w:val="-4"/>
            <w:w w:val="115"/>
            <w:sz w:val="21"/>
          </w:rPr>
          <w:t xml:space="preserve">amplifying </w:t>
        </w:r>
      </w:ins>
      <w:del w:id="1135" w:author="David Quin" w:date="2018-12-06T13:14:00Z">
        <w:r w:rsidRPr="00B80A37" w:rsidDel="003A2DCF">
          <w:rPr>
            <w:rFonts w:ascii="Times New Roman" w:hAnsi="Times New Roman"/>
            <w:color w:val="000000"/>
            <w:spacing w:val="-4"/>
            <w:w w:val="115"/>
            <w:sz w:val="21"/>
          </w:rPr>
          <w:delText xml:space="preserve">amplify </w:delText>
        </w:r>
      </w:del>
      <w:r w:rsidRPr="00B80A37">
        <w:rPr>
          <w:rFonts w:ascii="Times New Roman" w:hAnsi="Times New Roman"/>
          <w:color w:val="000000"/>
          <w:spacing w:val="-4"/>
          <w:w w:val="115"/>
          <w:sz w:val="21"/>
        </w:rPr>
        <w:t xml:space="preserve">the reduction in the pure </w:t>
      </w:r>
      <w:r w:rsidRPr="00B80A37">
        <w:rPr>
          <w:rFonts w:ascii="Times New Roman" w:hAnsi="Times New Roman"/>
          <w:color w:val="000000"/>
          <w:spacing w:val="2"/>
          <w:w w:val="115"/>
          <w:sz w:val="21"/>
        </w:rPr>
        <w:t xml:space="preserve">transport costs in maritime transport. In both aspects, our results </w:t>
      </w:r>
      <w:del w:id="1136" w:author="David Quin" w:date="2018-12-06T13:14:00Z">
        <w:r w:rsidRPr="00B80A37" w:rsidDel="003A2DCF">
          <w:rPr>
            <w:rFonts w:ascii="Times New Roman" w:hAnsi="Times New Roman"/>
            <w:color w:val="000000"/>
            <w:spacing w:val="2"/>
            <w:w w:val="115"/>
            <w:sz w:val="21"/>
          </w:rPr>
          <w:delText xml:space="preserve">point </w:delText>
        </w:r>
      </w:del>
      <w:ins w:id="1137" w:author="David Quin" w:date="2018-12-06T13:14:00Z">
        <w:r w:rsidR="003A2DCF" w:rsidRPr="00B80A37">
          <w:rPr>
            <w:rFonts w:ascii="Times New Roman" w:hAnsi="Times New Roman"/>
            <w:color w:val="000000"/>
            <w:spacing w:val="2"/>
            <w:w w:val="115"/>
            <w:sz w:val="21"/>
          </w:rPr>
          <w:t xml:space="preserve">highlight </w:t>
        </w:r>
      </w:ins>
      <w:r w:rsidRPr="00B80A37">
        <w:rPr>
          <w:rFonts w:ascii="Times New Roman" w:hAnsi="Times New Roman"/>
          <w:color w:val="000000"/>
          <w:spacing w:val="2"/>
          <w:w w:val="115"/>
          <w:sz w:val="21"/>
        </w:rPr>
        <w:t xml:space="preserve">the importance </w:t>
      </w:r>
      <w:r w:rsidRPr="00B80A37">
        <w:rPr>
          <w:rFonts w:ascii="Times New Roman" w:hAnsi="Times New Roman"/>
          <w:color w:val="000000"/>
          <w:w w:val="115"/>
          <w:sz w:val="21"/>
        </w:rPr>
        <w:t>of the additive component in accounting for international transport costs.</w:t>
      </w:r>
    </w:p>
    <w:p w14:paraId="25E79665" w14:textId="2A239E4E" w:rsidR="003A20D6" w:rsidRPr="00B80A37" w:rsidRDefault="002B38CB">
      <w:pPr>
        <w:spacing w:before="72" w:line="324" w:lineRule="auto"/>
        <w:ind w:right="72"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Our results could be extended in two main ways. On the empirical side, one may want </w:t>
      </w:r>
      <w:r w:rsidRPr="00B80A37">
        <w:rPr>
          <w:rFonts w:ascii="Times New Roman" w:hAnsi="Times New Roman"/>
          <w:color w:val="000000"/>
          <w:spacing w:val="1"/>
          <w:w w:val="115"/>
          <w:sz w:val="21"/>
        </w:rPr>
        <w:t xml:space="preserve">to go deeper </w:t>
      </w:r>
      <w:del w:id="1138" w:author="David Quin" w:date="2018-12-06T13:14:00Z">
        <w:r w:rsidRPr="00B80A37" w:rsidDel="003A2DCF">
          <w:rPr>
            <w:rFonts w:ascii="Times New Roman" w:hAnsi="Times New Roman"/>
            <w:color w:val="000000"/>
            <w:spacing w:val="1"/>
            <w:w w:val="115"/>
            <w:sz w:val="21"/>
          </w:rPr>
          <w:delText xml:space="preserve">in </w:delText>
        </w:r>
      </w:del>
      <w:ins w:id="1139" w:author="David Quin" w:date="2018-12-06T13:14:00Z">
        <w:r w:rsidR="003A2DCF" w:rsidRPr="00B80A37">
          <w:rPr>
            <w:rFonts w:ascii="Times New Roman" w:hAnsi="Times New Roman"/>
            <w:color w:val="000000"/>
            <w:spacing w:val="1"/>
            <w:w w:val="115"/>
            <w:sz w:val="21"/>
          </w:rPr>
          <w:t xml:space="preserve">into </w:t>
        </w:r>
      </w:ins>
      <w:r w:rsidRPr="00B80A37">
        <w:rPr>
          <w:rFonts w:ascii="Times New Roman" w:hAnsi="Times New Roman"/>
          <w:color w:val="000000"/>
          <w:spacing w:val="1"/>
          <w:w w:val="115"/>
          <w:sz w:val="21"/>
        </w:rPr>
        <w:t>the structural determinants of (pure) transport costs</w:t>
      </w:r>
      <w:ins w:id="1140" w:author="David Quin" w:date="2018-12-06T13:14:00Z">
        <w:r w:rsidR="003A2DCF" w:rsidRPr="00B80A37">
          <w:rPr>
            <w:rFonts w:ascii="Times New Roman" w:hAnsi="Times New Roman"/>
            <w:color w:val="000000"/>
            <w:spacing w:val="1"/>
            <w:w w:val="115"/>
            <w:sz w:val="21"/>
          </w:rPr>
          <w:t xml:space="preserve"> – </w:t>
        </w:r>
      </w:ins>
      <w:del w:id="1141" w:author="David Quin" w:date="2018-12-06T13:14:00Z">
        <w:r w:rsidRPr="00B80A37" w:rsidDel="003A2DCF">
          <w:rPr>
            <w:rFonts w:ascii="Times New Roman" w:hAnsi="Times New Roman"/>
            <w:color w:val="000000"/>
            <w:spacing w:val="1"/>
            <w:w w:val="115"/>
            <w:sz w:val="21"/>
          </w:rPr>
          <w:delText xml:space="preserve">, </w:delText>
        </w:r>
      </w:del>
      <w:r w:rsidRPr="00B80A37">
        <w:rPr>
          <w:rFonts w:ascii="Times New Roman" w:hAnsi="Times New Roman"/>
          <w:color w:val="000000"/>
          <w:spacing w:val="1"/>
          <w:w w:val="115"/>
          <w:sz w:val="21"/>
        </w:rPr>
        <w:t xml:space="preserve">i.e. identify the </w:t>
      </w:r>
      <w:r w:rsidRPr="00B80A37">
        <w:rPr>
          <w:rFonts w:ascii="Times New Roman" w:hAnsi="Times New Roman"/>
          <w:color w:val="000000"/>
          <w:w w:val="115"/>
          <w:sz w:val="21"/>
        </w:rPr>
        <w:t xml:space="preserve">respective roles of handling costs, insurance and freight at the root of the gap between export and import prices. On the theoretical side, our results can be used to explore the </w:t>
      </w:r>
      <w:r w:rsidRPr="00B80A37">
        <w:rPr>
          <w:rFonts w:ascii="Times New Roman" w:hAnsi="Times New Roman"/>
          <w:color w:val="000000"/>
          <w:spacing w:val="-5"/>
          <w:w w:val="115"/>
          <w:sz w:val="21"/>
        </w:rPr>
        <w:t xml:space="preserve">role of additive costs in shaping international trade flows in an international trade theory </w:t>
      </w:r>
      <w:r w:rsidRPr="00B80A37">
        <w:rPr>
          <w:rFonts w:ascii="Times New Roman" w:hAnsi="Times New Roman"/>
          <w:color w:val="000000"/>
          <w:spacing w:val="-1"/>
          <w:w w:val="115"/>
          <w:sz w:val="21"/>
        </w:rPr>
        <w:t xml:space="preserve">perspective and in affecting the international transmission of business cycles. This is left </w:t>
      </w:r>
      <w:r w:rsidRPr="00B80A37">
        <w:rPr>
          <w:rFonts w:ascii="Times New Roman" w:hAnsi="Times New Roman"/>
          <w:color w:val="000000"/>
          <w:w w:val="115"/>
          <w:sz w:val="21"/>
        </w:rPr>
        <w:t>for further research.</w:t>
      </w:r>
    </w:p>
    <w:p w14:paraId="40815478"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C9246C7" w14:textId="6189C530" w:rsidR="003A20D6" w:rsidRPr="00B80A37" w:rsidRDefault="002B38CB">
      <w:pPr>
        <w:spacing w:line="213" w:lineRule="auto"/>
        <w:rPr>
          <w:rFonts w:ascii="Times New Roman" w:hAnsi="Times New Roman"/>
          <w:b/>
          <w:color w:val="000000"/>
          <w:spacing w:val="8"/>
          <w:sz w:val="27"/>
        </w:rPr>
      </w:pPr>
      <w:r w:rsidRPr="00B80A37">
        <w:rPr>
          <w:rFonts w:ascii="Times New Roman" w:hAnsi="Times New Roman"/>
          <w:b/>
          <w:color w:val="000000"/>
          <w:spacing w:val="8"/>
          <w:sz w:val="27"/>
        </w:rPr>
        <w:lastRenderedPageBreak/>
        <w:t>References</w:t>
      </w:r>
    </w:p>
    <w:p w14:paraId="52B20933" w14:textId="77777777" w:rsidR="003A20D6" w:rsidRPr="00B80A37" w:rsidRDefault="002B38CB">
      <w:pPr>
        <w:spacing w:before="288" w:line="314" w:lineRule="auto"/>
        <w:ind w:left="216" w:right="72" w:hanging="216"/>
        <w:rPr>
          <w:rFonts w:ascii="Times New Roman" w:hAnsi="Times New Roman"/>
          <w:color w:val="000000"/>
          <w:spacing w:val="16"/>
          <w:w w:val="105"/>
          <w:sz w:val="17"/>
        </w:rPr>
      </w:pPr>
      <w:r w:rsidRPr="00B80A37">
        <w:rPr>
          <w:rFonts w:ascii="Times New Roman" w:hAnsi="Times New Roman"/>
          <w:color w:val="000000"/>
          <w:spacing w:val="16"/>
          <w:w w:val="105"/>
          <w:sz w:val="17"/>
        </w:rPr>
        <w:t xml:space="preserve">ALCHIAN, </w:t>
      </w:r>
      <w:r w:rsidRPr="00B80A37">
        <w:rPr>
          <w:rFonts w:ascii="Times New Roman" w:hAnsi="Times New Roman"/>
          <w:color w:val="000000"/>
          <w:spacing w:val="16"/>
          <w:sz w:val="21"/>
        </w:rPr>
        <w:t xml:space="preserve">A. A. and ALLEN, W. R. (1964), </w:t>
      </w:r>
      <w:r w:rsidRPr="00B80A37">
        <w:rPr>
          <w:rFonts w:ascii="Times New Roman" w:hAnsi="Times New Roman"/>
          <w:i/>
          <w:color w:val="000000"/>
          <w:spacing w:val="16"/>
        </w:rPr>
        <w:t xml:space="preserve">University Economics, </w:t>
      </w:r>
      <w:r w:rsidRPr="00B80A37">
        <w:rPr>
          <w:rFonts w:ascii="Times New Roman" w:hAnsi="Times New Roman"/>
          <w:color w:val="000000"/>
          <w:spacing w:val="16"/>
          <w:sz w:val="21"/>
        </w:rPr>
        <w:t xml:space="preserve">Belmont, CA: </w:t>
      </w:r>
      <w:r w:rsidRPr="00B80A37">
        <w:rPr>
          <w:rFonts w:ascii="Times New Roman" w:hAnsi="Times New Roman"/>
          <w:color w:val="000000"/>
          <w:spacing w:val="10"/>
          <w:sz w:val="21"/>
        </w:rPr>
        <w:t>Wadsworth Publishing Company.</w:t>
      </w:r>
    </w:p>
    <w:p w14:paraId="1317B941" w14:textId="77777777" w:rsidR="003A20D6" w:rsidRPr="00B80A37" w:rsidRDefault="002B38CB">
      <w:pPr>
        <w:spacing w:before="180" w:line="319" w:lineRule="auto"/>
        <w:jc w:val="center"/>
        <w:rPr>
          <w:rFonts w:ascii="Times New Roman" w:hAnsi="Times New Roman"/>
          <w:color w:val="000000"/>
          <w:spacing w:val="7"/>
          <w:sz w:val="21"/>
        </w:rPr>
      </w:pPr>
      <w:r w:rsidRPr="00B80A37">
        <w:rPr>
          <w:rFonts w:ascii="Times New Roman" w:hAnsi="Times New Roman"/>
          <w:color w:val="000000"/>
          <w:spacing w:val="7"/>
          <w:sz w:val="21"/>
        </w:rPr>
        <w:t xml:space="preserve">ALESSANDRIA, G., KABOSKI, J. and MIDRIGAN, V. (2010), "Inventories, Lumpy Trade, </w:t>
      </w:r>
      <w:r w:rsidRPr="00B80A37">
        <w:rPr>
          <w:rFonts w:ascii="Times New Roman" w:hAnsi="Times New Roman"/>
          <w:color w:val="000000"/>
          <w:spacing w:val="7"/>
          <w:sz w:val="21"/>
        </w:rPr>
        <w:br/>
      </w:r>
      <w:r w:rsidRPr="00B80A37">
        <w:rPr>
          <w:rFonts w:ascii="Times New Roman" w:hAnsi="Times New Roman"/>
          <w:color w:val="000000"/>
          <w:spacing w:val="10"/>
          <w:sz w:val="21"/>
        </w:rPr>
        <w:t xml:space="preserve">and Large Devaluations", </w:t>
      </w:r>
      <w:r w:rsidRPr="00B80A37">
        <w:rPr>
          <w:rFonts w:ascii="Times New Roman" w:hAnsi="Times New Roman"/>
          <w:i/>
          <w:color w:val="000000"/>
          <w:spacing w:val="10"/>
        </w:rPr>
        <w:t xml:space="preserve">American Economic Review, vol. </w:t>
      </w:r>
      <w:r w:rsidRPr="00B80A37">
        <w:rPr>
          <w:rFonts w:ascii="Times New Roman" w:hAnsi="Times New Roman"/>
          <w:color w:val="000000"/>
          <w:spacing w:val="10"/>
          <w:sz w:val="21"/>
        </w:rPr>
        <w:t>100 n° 5: pp. 2304-39.</w:t>
      </w:r>
    </w:p>
    <w:p w14:paraId="102AB048" w14:textId="77777777" w:rsidR="003A20D6" w:rsidRPr="00B80A37" w:rsidRDefault="002B38CB">
      <w:pPr>
        <w:spacing w:before="180" w:line="304" w:lineRule="auto"/>
        <w:ind w:left="216" w:right="72" w:hanging="216"/>
        <w:rPr>
          <w:rFonts w:ascii="Times New Roman" w:hAnsi="Times New Roman"/>
          <w:color w:val="000000"/>
          <w:spacing w:val="10"/>
          <w:sz w:val="21"/>
        </w:rPr>
      </w:pPr>
      <w:r w:rsidRPr="00B80A37">
        <w:rPr>
          <w:rFonts w:ascii="Times New Roman" w:hAnsi="Times New Roman"/>
          <w:color w:val="000000"/>
          <w:spacing w:val="10"/>
          <w:sz w:val="21"/>
        </w:rPr>
        <w:t xml:space="preserve">ANDERSON, J. and VAN WINCOOP, E. (2004), "Trade Costs", </w:t>
      </w:r>
      <w:r w:rsidRPr="00B80A37">
        <w:rPr>
          <w:rFonts w:ascii="Times New Roman" w:hAnsi="Times New Roman"/>
          <w:i/>
          <w:color w:val="000000"/>
          <w:spacing w:val="10"/>
        </w:rPr>
        <w:t xml:space="preserve">Journal of Economic </w:t>
      </w:r>
      <w:r w:rsidRPr="00B80A37">
        <w:rPr>
          <w:rFonts w:ascii="Times New Roman" w:hAnsi="Times New Roman"/>
          <w:i/>
          <w:color w:val="000000"/>
          <w:spacing w:val="9"/>
        </w:rPr>
        <w:t xml:space="preserve">Literature, </w:t>
      </w:r>
      <w:r w:rsidRPr="00B80A37">
        <w:rPr>
          <w:rFonts w:ascii="Times New Roman" w:hAnsi="Times New Roman"/>
          <w:color w:val="000000"/>
          <w:spacing w:val="9"/>
          <w:sz w:val="21"/>
        </w:rPr>
        <w:t>vol. 42 n° 3: pp. 691-751.</w:t>
      </w:r>
    </w:p>
    <w:p w14:paraId="50B98070" w14:textId="77777777" w:rsidR="003A20D6" w:rsidRPr="00B80A37" w:rsidRDefault="002B38CB">
      <w:pPr>
        <w:spacing w:before="180" w:line="316" w:lineRule="auto"/>
        <w:ind w:left="216" w:right="72" w:hanging="216"/>
        <w:jc w:val="both"/>
        <w:rPr>
          <w:rFonts w:ascii="Times New Roman" w:hAnsi="Times New Roman"/>
          <w:color w:val="000000"/>
          <w:spacing w:val="8"/>
          <w:sz w:val="21"/>
        </w:rPr>
      </w:pPr>
      <w:r w:rsidRPr="00B80A37">
        <w:rPr>
          <w:rFonts w:ascii="Times New Roman" w:hAnsi="Times New Roman"/>
          <w:color w:val="000000"/>
          <w:spacing w:val="8"/>
          <w:sz w:val="21"/>
        </w:rPr>
        <w:t xml:space="preserve">ARVIS, J.-F., DUVAL, Y., SHEPHERD, B., UTOKTHAM, C. and RAJ, A. (2016), "Trade </w:t>
      </w:r>
      <w:r w:rsidRPr="00B80A37">
        <w:rPr>
          <w:rFonts w:ascii="Times New Roman" w:hAnsi="Times New Roman"/>
          <w:color w:val="000000"/>
          <w:spacing w:val="14"/>
          <w:sz w:val="21"/>
        </w:rPr>
        <w:t xml:space="preserve">costs in the developing world: 1996-2010", </w:t>
      </w:r>
      <w:r w:rsidRPr="00B80A37">
        <w:rPr>
          <w:rFonts w:ascii="Times New Roman" w:hAnsi="Times New Roman"/>
          <w:i/>
          <w:color w:val="000000"/>
          <w:spacing w:val="14"/>
        </w:rPr>
        <w:t xml:space="preserve">World Trade Review, </w:t>
      </w:r>
      <w:r w:rsidRPr="00B80A37">
        <w:rPr>
          <w:rFonts w:ascii="Times New Roman" w:hAnsi="Times New Roman"/>
          <w:color w:val="000000"/>
          <w:spacing w:val="14"/>
          <w:sz w:val="21"/>
        </w:rPr>
        <w:t xml:space="preserve">vol. 15 n° 3: pp. </w:t>
      </w:r>
      <w:r w:rsidRPr="00B80A37">
        <w:rPr>
          <w:rFonts w:ascii="Times New Roman" w:hAnsi="Times New Roman"/>
          <w:color w:val="000000"/>
          <w:sz w:val="21"/>
        </w:rPr>
        <w:t>451-474.</w:t>
      </w:r>
    </w:p>
    <w:p w14:paraId="7781310F" w14:textId="77777777" w:rsidR="003A20D6" w:rsidRPr="00B80A37" w:rsidRDefault="002B38CB">
      <w:pPr>
        <w:spacing w:before="216" w:line="316" w:lineRule="auto"/>
        <w:ind w:left="216" w:right="72" w:hanging="216"/>
        <w:jc w:val="both"/>
        <w:rPr>
          <w:rFonts w:ascii="Times New Roman" w:hAnsi="Times New Roman"/>
          <w:color w:val="000000"/>
          <w:spacing w:val="11"/>
          <w:sz w:val="21"/>
        </w:rPr>
      </w:pPr>
      <w:r w:rsidRPr="00B80A37">
        <w:rPr>
          <w:rFonts w:ascii="Times New Roman" w:hAnsi="Times New Roman"/>
          <w:color w:val="000000"/>
          <w:spacing w:val="11"/>
          <w:sz w:val="21"/>
        </w:rPr>
        <w:t xml:space="preserve">BEHAR, A. and VENABLES, A. J. (2011), "Transport costs and International Trade", in </w:t>
      </w:r>
      <w:r w:rsidRPr="00B80A37">
        <w:rPr>
          <w:rFonts w:ascii="Times New Roman" w:hAnsi="Times New Roman"/>
          <w:color w:val="000000"/>
          <w:spacing w:val="2"/>
          <w:sz w:val="21"/>
        </w:rPr>
        <w:t xml:space="preserve">A. DE PALMA, E. Q. R. V., R. LINDSEY (editor), A </w:t>
      </w:r>
      <w:r w:rsidRPr="00B80A37">
        <w:rPr>
          <w:rFonts w:ascii="Times New Roman" w:hAnsi="Times New Roman"/>
          <w:i/>
          <w:color w:val="000000"/>
          <w:spacing w:val="2"/>
        </w:rPr>
        <w:t xml:space="preserve">Handbook of Transport Economics, </w:t>
      </w:r>
      <w:r w:rsidRPr="00B80A37">
        <w:rPr>
          <w:rFonts w:ascii="Times New Roman" w:hAnsi="Times New Roman"/>
          <w:color w:val="000000"/>
          <w:spacing w:val="12"/>
          <w:sz w:val="21"/>
        </w:rPr>
        <w:t>Cheltenham: Edward Elgar Publishing Ltd., pp. 97-114.</w:t>
      </w:r>
    </w:p>
    <w:p w14:paraId="32440DA0"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BOSKER, M. and BURINGH, E. (2018), "Ice(berg) transport costs", CEPR Discussion </w:t>
      </w:r>
      <w:r w:rsidRPr="00B80A37">
        <w:rPr>
          <w:rFonts w:ascii="Times New Roman" w:hAnsi="Times New Roman"/>
          <w:color w:val="000000"/>
          <w:spacing w:val="8"/>
          <w:sz w:val="21"/>
        </w:rPr>
        <w:t>Papers 12660.</w:t>
      </w:r>
    </w:p>
    <w:p w14:paraId="77CB92A8"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DISDIER, A.-C. and HEAD, K. (2008), "The Puzzling Persistence of the Distance Effect </w:t>
      </w:r>
      <w:r w:rsidRPr="00B80A37">
        <w:rPr>
          <w:rFonts w:ascii="Times New Roman" w:hAnsi="Times New Roman"/>
          <w:color w:val="000000"/>
          <w:spacing w:val="10"/>
          <w:sz w:val="21"/>
        </w:rPr>
        <w:t xml:space="preserve">on Bilateral Trade", </w:t>
      </w:r>
      <w:r w:rsidRPr="00B80A37">
        <w:rPr>
          <w:rFonts w:ascii="Times New Roman" w:hAnsi="Times New Roman"/>
          <w:i/>
          <w:color w:val="000000"/>
          <w:spacing w:val="10"/>
        </w:rPr>
        <w:t xml:space="preserve">The Review of Economics and Statistics, </w:t>
      </w:r>
      <w:r w:rsidRPr="00B80A37">
        <w:rPr>
          <w:rFonts w:ascii="Times New Roman" w:hAnsi="Times New Roman"/>
          <w:color w:val="000000"/>
          <w:spacing w:val="10"/>
          <w:sz w:val="21"/>
        </w:rPr>
        <w:t>vol. 90 n° 1: pp. 37-48.</w:t>
      </w:r>
    </w:p>
    <w:p w14:paraId="57C62793" w14:textId="77777777" w:rsidR="003A20D6" w:rsidRPr="00B80A37" w:rsidRDefault="002B38CB">
      <w:pPr>
        <w:spacing w:before="180" w:line="312" w:lineRule="auto"/>
        <w:ind w:left="216" w:right="72" w:hanging="216"/>
        <w:jc w:val="both"/>
        <w:rPr>
          <w:rFonts w:ascii="Times New Roman" w:hAnsi="Times New Roman"/>
          <w:color w:val="000000"/>
          <w:spacing w:val="19"/>
          <w:sz w:val="21"/>
        </w:rPr>
      </w:pPr>
      <w:r w:rsidRPr="00B80A37">
        <w:rPr>
          <w:rFonts w:ascii="Times New Roman" w:hAnsi="Times New Roman"/>
          <w:color w:val="000000"/>
          <w:spacing w:val="19"/>
          <w:sz w:val="21"/>
        </w:rPr>
        <w:t xml:space="preserve">HEAD, K. and MAYER, T. (2004), "The empirics of agglomeration and trade", in </w:t>
      </w:r>
      <w:r w:rsidRPr="00B80A37">
        <w:rPr>
          <w:rFonts w:ascii="Times New Roman" w:hAnsi="Times New Roman"/>
          <w:color w:val="000000"/>
          <w:spacing w:val="7"/>
          <w:sz w:val="21"/>
        </w:rPr>
        <w:t xml:space="preserve">J.V. HENDERSON, J. T. (editor), </w:t>
      </w:r>
      <w:r w:rsidRPr="00B80A37">
        <w:rPr>
          <w:rFonts w:ascii="Times New Roman" w:hAnsi="Times New Roman"/>
          <w:i/>
          <w:color w:val="000000"/>
          <w:spacing w:val="7"/>
        </w:rPr>
        <w:t xml:space="preserve">Handbook of Regional ad Urban Economics, Volume </w:t>
      </w:r>
      <w:r w:rsidRPr="00B80A37">
        <w:rPr>
          <w:rFonts w:ascii="Times New Roman" w:hAnsi="Times New Roman"/>
          <w:i/>
          <w:color w:val="000000"/>
          <w:spacing w:val="11"/>
        </w:rPr>
        <w:t xml:space="preserve">IV, </w:t>
      </w:r>
      <w:r w:rsidRPr="00B80A37">
        <w:rPr>
          <w:rFonts w:ascii="Times New Roman" w:hAnsi="Times New Roman"/>
          <w:color w:val="000000"/>
          <w:spacing w:val="11"/>
          <w:sz w:val="21"/>
        </w:rPr>
        <w:t>Amsterdam: North-Holland, pp. 2609-2669.</w:t>
      </w:r>
    </w:p>
    <w:p w14:paraId="67E905A5" w14:textId="77777777" w:rsidR="003A20D6" w:rsidRPr="00B80A37" w:rsidRDefault="002B38CB">
      <w:pPr>
        <w:spacing w:before="180" w:line="307"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HORNOK, C. and KOREN, M. (2015a), "Administrative Barriers to Trade", </w:t>
      </w:r>
      <w:r w:rsidRPr="00B80A37">
        <w:rPr>
          <w:rFonts w:ascii="Times New Roman" w:hAnsi="Times New Roman"/>
          <w:i/>
          <w:color w:val="000000"/>
          <w:spacing w:val="9"/>
        </w:rPr>
        <w:t xml:space="preserve">Journal of International Economics, </w:t>
      </w:r>
      <w:r w:rsidRPr="00B80A37">
        <w:rPr>
          <w:rFonts w:ascii="Times New Roman" w:hAnsi="Times New Roman"/>
          <w:color w:val="000000"/>
          <w:spacing w:val="9"/>
          <w:sz w:val="21"/>
        </w:rPr>
        <w:t>vol. 96 n° 1: pp. 110-122.</w:t>
      </w:r>
    </w:p>
    <w:p w14:paraId="718A8393" w14:textId="77777777" w:rsidR="003A20D6" w:rsidRPr="00B80A37" w:rsidRDefault="002B38CB">
      <w:pPr>
        <w:spacing w:before="180" w:line="319" w:lineRule="auto"/>
        <w:ind w:left="216" w:right="72" w:hanging="216"/>
        <w:rPr>
          <w:rFonts w:ascii="Times New Roman" w:hAnsi="Times New Roman"/>
          <w:color w:val="000000"/>
          <w:spacing w:val="7"/>
          <w:sz w:val="21"/>
        </w:rPr>
      </w:pPr>
      <w:r w:rsidRPr="00B80A37">
        <w:rPr>
          <w:rFonts w:ascii="Times New Roman" w:hAnsi="Times New Roman"/>
          <w:color w:val="000000"/>
          <w:spacing w:val="7"/>
          <w:sz w:val="21"/>
        </w:rPr>
        <w:t>HORNOK, C. and KOREN, M. (2015b), "Per-Shipment Costs and the Lumpiness of Inter</w:t>
      </w:r>
      <w:r w:rsidRPr="00B80A37">
        <w:rPr>
          <w:rFonts w:ascii="Times New Roman" w:hAnsi="Times New Roman"/>
          <w:color w:val="000000"/>
          <w:spacing w:val="7"/>
          <w:sz w:val="21"/>
        </w:rPr>
        <w:softHyphen/>
      </w:r>
      <w:r w:rsidRPr="00B80A37">
        <w:rPr>
          <w:rFonts w:ascii="Times New Roman" w:hAnsi="Times New Roman"/>
          <w:color w:val="000000"/>
          <w:spacing w:val="10"/>
          <w:sz w:val="21"/>
        </w:rPr>
        <w:t xml:space="preserve">national Trade", </w:t>
      </w:r>
      <w:r w:rsidRPr="00B80A37">
        <w:rPr>
          <w:rFonts w:ascii="Times New Roman" w:hAnsi="Times New Roman"/>
          <w:i/>
          <w:color w:val="000000"/>
          <w:spacing w:val="10"/>
        </w:rPr>
        <w:t xml:space="preserve">Review of Economics and Statistics, </w:t>
      </w:r>
      <w:r w:rsidRPr="00B80A37">
        <w:rPr>
          <w:rFonts w:ascii="Times New Roman" w:hAnsi="Times New Roman"/>
          <w:color w:val="000000"/>
          <w:spacing w:val="10"/>
          <w:sz w:val="21"/>
        </w:rPr>
        <w:t>vol. 97 n° 2: pp. 525-530.</w:t>
      </w:r>
    </w:p>
    <w:p w14:paraId="69E6892C" w14:textId="7F52F6B3" w:rsidR="003A20D6" w:rsidRPr="00B80A37" w:rsidRDefault="002B38CB">
      <w:pPr>
        <w:spacing w:before="180" w:line="360"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HUMMELS, D. (1999), "Have International Transportation Costs Declined?", Working </w:t>
      </w:r>
      <w:r w:rsidRPr="00B80A37">
        <w:rPr>
          <w:rFonts w:ascii="Times New Roman" w:hAnsi="Times New Roman"/>
          <w:color w:val="000000"/>
          <w:spacing w:val="10"/>
          <w:sz w:val="21"/>
        </w:rPr>
        <w:t xml:space="preserve">paper, </w:t>
      </w:r>
      <w:del w:id="1142" w:author="David Quin" w:date="2018-12-03T14:30:00Z">
        <w:r w:rsidRPr="00B80A37" w:rsidDel="00B637CF">
          <w:rPr>
            <w:rFonts w:ascii="Times New Roman" w:hAnsi="Times New Roman"/>
            <w:color w:val="000000"/>
            <w:spacing w:val="10"/>
            <w:sz w:val="21"/>
          </w:rPr>
          <w:delText>purdue</w:delText>
        </w:r>
      </w:del>
      <w:ins w:id="1143" w:author="David Quin" w:date="2018-12-03T14:30:00Z">
        <w:r w:rsidR="00B637CF" w:rsidRPr="00B80A37">
          <w:rPr>
            <w:rFonts w:ascii="Times New Roman" w:hAnsi="Times New Roman"/>
            <w:color w:val="000000"/>
            <w:spacing w:val="10"/>
            <w:sz w:val="21"/>
          </w:rPr>
          <w:t>Purdue</w:t>
        </w:r>
      </w:ins>
      <w:r w:rsidRPr="00B80A37">
        <w:rPr>
          <w:rFonts w:ascii="Times New Roman" w:hAnsi="Times New Roman"/>
          <w:color w:val="000000"/>
          <w:spacing w:val="10"/>
          <w:sz w:val="21"/>
        </w:rPr>
        <w:t xml:space="preserve"> </w:t>
      </w:r>
      <w:ins w:id="1144" w:author="David Quin" w:date="2018-12-06T13:16:00Z">
        <w:r w:rsidR="0013703B" w:rsidRPr="00B80A37">
          <w:rPr>
            <w:rFonts w:ascii="Times New Roman" w:hAnsi="Times New Roman"/>
            <w:color w:val="000000"/>
            <w:spacing w:val="10"/>
            <w:sz w:val="21"/>
          </w:rPr>
          <w:t>University</w:t>
        </w:r>
      </w:ins>
      <w:del w:id="1145" w:author="David Quin" w:date="2018-12-06T13:16:00Z">
        <w:r w:rsidRPr="00B80A37" w:rsidDel="0013703B">
          <w:rPr>
            <w:rFonts w:ascii="Times New Roman" w:hAnsi="Times New Roman"/>
            <w:color w:val="000000"/>
            <w:spacing w:val="10"/>
            <w:sz w:val="21"/>
          </w:rPr>
          <w:delText>university</w:delText>
        </w:r>
      </w:del>
      <w:r w:rsidRPr="00B80A37">
        <w:rPr>
          <w:rFonts w:ascii="Times New Roman" w:hAnsi="Times New Roman"/>
          <w:color w:val="000000"/>
          <w:spacing w:val="10"/>
          <w:sz w:val="21"/>
        </w:rPr>
        <w:t>.</w:t>
      </w:r>
    </w:p>
    <w:p w14:paraId="4C29570B" w14:textId="77777777" w:rsidR="003A20D6" w:rsidRPr="00B80A37" w:rsidRDefault="002B38CB">
      <w:pPr>
        <w:spacing w:before="180" w:line="319" w:lineRule="auto"/>
        <w:ind w:left="216" w:right="72" w:hanging="216"/>
        <w:rPr>
          <w:rFonts w:ascii="Times New Roman" w:hAnsi="Times New Roman"/>
          <w:color w:val="000000"/>
          <w:spacing w:val="12"/>
          <w:sz w:val="21"/>
        </w:rPr>
      </w:pPr>
      <w:r w:rsidRPr="00B80A37">
        <w:rPr>
          <w:rFonts w:ascii="Times New Roman" w:hAnsi="Times New Roman"/>
          <w:color w:val="000000"/>
          <w:spacing w:val="12"/>
          <w:sz w:val="21"/>
        </w:rPr>
        <w:t xml:space="preserve">HUMMELS, D. (2007), "Transportation Costs and International Trade in the Second Era </w:t>
      </w:r>
      <w:r w:rsidRPr="00B80A37">
        <w:rPr>
          <w:rFonts w:ascii="Times New Roman" w:hAnsi="Times New Roman"/>
          <w:color w:val="000000"/>
          <w:spacing w:val="9"/>
          <w:sz w:val="21"/>
        </w:rPr>
        <w:t xml:space="preserve">of Globalization", </w:t>
      </w:r>
      <w:r w:rsidRPr="00B80A37">
        <w:rPr>
          <w:rFonts w:ascii="Times New Roman" w:hAnsi="Times New Roman"/>
          <w:i/>
          <w:color w:val="000000"/>
          <w:spacing w:val="9"/>
        </w:rPr>
        <w:t xml:space="preserve">Journal of Economic Perspectives, </w:t>
      </w:r>
      <w:r w:rsidRPr="00B80A37">
        <w:rPr>
          <w:rFonts w:ascii="Times New Roman" w:hAnsi="Times New Roman"/>
          <w:color w:val="000000"/>
          <w:spacing w:val="9"/>
          <w:sz w:val="21"/>
        </w:rPr>
        <w:t>vol. 21 n° 3: pp. 131-154.</w:t>
      </w:r>
    </w:p>
    <w:p w14:paraId="68FD16B6" w14:textId="77777777" w:rsidR="003A20D6" w:rsidRPr="00B80A37" w:rsidRDefault="002B38CB">
      <w:pPr>
        <w:spacing w:before="180" w:line="316" w:lineRule="auto"/>
        <w:ind w:left="216" w:right="72" w:hanging="216"/>
        <w:jc w:val="both"/>
        <w:rPr>
          <w:rFonts w:ascii="Times New Roman" w:hAnsi="Times New Roman"/>
          <w:color w:val="000000"/>
          <w:spacing w:val="10"/>
          <w:sz w:val="21"/>
        </w:rPr>
      </w:pPr>
      <w:r w:rsidRPr="00B80A37">
        <w:rPr>
          <w:rFonts w:ascii="Times New Roman" w:hAnsi="Times New Roman"/>
          <w:color w:val="000000"/>
          <w:spacing w:val="10"/>
          <w:sz w:val="21"/>
        </w:rPr>
        <w:t xml:space="preserve">HUMMELS, D. and SKIBA, S. (2004), "Shipping the Good Apples Out? An Empirical </w:t>
      </w:r>
      <w:r w:rsidRPr="00B80A37">
        <w:rPr>
          <w:rFonts w:ascii="Times New Roman" w:hAnsi="Times New Roman"/>
          <w:color w:val="000000"/>
          <w:spacing w:val="7"/>
          <w:sz w:val="21"/>
        </w:rPr>
        <w:t xml:space="preserve">Confirmation of the Alchian-Allen Conjecture", </w:t>
      </w:r>
      <w:r w:rsidRPr="00B80A37">
        <w:rPr>
          <w:rFonts w:ascii="Times New Roman" w:hAnsi="Times New Roman"/>
          <w:i/>
          <w:color w:val="000000"/>
          <w:spacing w:val="7"/>
        </w:rPr>
        <w:t xml:space="preserve">Journal of Political Economy, </w:t>
      </w:r>
      <w:r w:rsidRPr="00B80A37">
        <w:rPr>
          <w:rFonts w:ascii="Times New Roman" w:hAnsi="Times New Roman"/>
          <w:color w:val="000000"/>
          <w:spacing w:val="7"/>
          <w:sz w:val="21"/>
        </w:rPr>
        <w:t xml:space="preserve">vol. 112: </w:t>
      </w:r>
      <w:r w:rsidRPr="00B80A37">
        <w:rPr>
          <w:rFonts w:ascii="Times New Roman" w:hAnsi="Times New Roman"/>
          <w:color w:val="000000"/>
          <w:spacing w:val="8"/>
          <w:sz w:val="21"/>
        </w:rPr>
        <w:t>pp. 1384-1402.</w:t>
      </w:r>
    </w:p>
    <w:p w14:paraId="505D3C87" w14:textId="77777777" w:rsidR="003A20D6" w:rsidRPr="00B80A37" w:rsidRDefault="002B38CB">
      <w:pPr>
        <w:spacing w:before="144" w:line="314" w:lineRule="auto"/>
        <w:ind w:left="216" w:right="72" w:hanging="216"/>
        <w:jc w:val="both"/>
        <w:rPr>
          <w:rFonts w:ascii="Times New Roman" w:hAnsi="Times New Roman"/>
          <w:color w:val="000000"/>
          <w:spacing w:val="5"/>
          <w:sz w:val="21"/>
        </w:rPr>
      </w:pPr>
      <w:r w:rsidRPr="00B80A37">
        <w:rPr>
          <w:rFonts w:ascii="Times New Roman" w:hAnsi="Times New Roman"/>
          <w:color w:val="000000"/>
          <w:spacing w:val="5"/>
          <w:sz w:val="21"/>
        </w:rPr>
        <w:t xml:space="preserve">IRARRAZABAL, A., MOXNES, A. and OPROMOLLA, L. D. (2015), "The Tip of the Iceberg: </w:t>
      </w:r>
      <w:r w:rsidRPr="00B80A37">
        <w:rPr>
          <w:rFonts w:ascii="Times New Roman" w:hAnsi="Times New Roman"/>
          <w:color w:val="000000"/>
          <w:spacing w:val="6"/>
          <w:sz w:val="21"/>
        </w:rPr>
        <w:t xml:space="preserve">A Quantitative Framework for Estimating Trade Costs", </w:t>
      </w:r>
      <w:r w:rsidRPr="00B80A37">
        <w:rPr>
          <w:rFonts w:ascii="Times New Roman" w:hAnsi="Times New Roman"/>
          <w:i/>
          <w:color w:val="000000"/>
          <w:spacing w:val="6"/>
        </w:rPr>
        <w:t xml:space="preserve">The Review of Economics and </w:t>
      </w:r>
      <w:r w:rsidRPr="00B80A37">
        <w:rPr>
          <w:rFonts w:ascii="Times New Roman" w:hAnsi="Times New Roman"/>
          <w:i/>
          <w:color w:val="000000"/>
          <w:spacing w:val="10"/>
        </w:rPr>
        <w:t xml:space="preserve">Statistics, </w:t>
      </w:r>
      <w:r w:rsidRPr="00B80A37">
        <w:rPr>
          <w:rFonts w:ascii="Times New Roman" w:hAnsi="Times New Roman"/>
          <w:color w:val="000000"/>
          <w:spacing w:val="10"/>
          <w:sz w:val="21"/>
        </w:rPr>
        <w:t>vol. 97 n° 4: pp. 777-792.</w:t>
      </w:r>
    </w:p>
    <w:p w14:paraId="23E7DCEA"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1112B6A2" w14:textId="714A375E" w:rsidR="003A20D6" w:rsidRPr="00B80A37" w:rsidRDefault="002B38CB">
      <w:pPr>
        <w:spacing w:line="309" w:lineRule="auto"/>
        <w:ind w:left="216" w:right="72" w:hanging="216"/>
        <w:rPr>
          <w:rFonts w:ascii="Times New Roman" w:hAnsi="Times New Roman"/>
          <w:color w:val="000000"/>
          <w:spacing w:val="6"/>
          <w:sz w:val="21"/>
        </w:rPr>
      </w:pPr>
      <w:r w:rsidRPr="00B80A37">
        <w:rPr>
          <w:rFonts w:ascii="Times New Roman" w:hAnsi="Times New Roman"/>
          <w:color w:val="000000"/>
          <w:spacing w:val="6"/>
          <w:sz w:val="21"/>
        </w:rPr>
        <w:lastRenderedPageBreak/>
        <w:t xml:space="preserve">KROPF, A. and SAURE, P. (2016), "Fixed costs per shipment ", </w:t>
      </w:r>
      <w:r w:rsidRPr="00B80A37">
        <w:rPr>
          <w:rFonts w:ascii="Times New Roman" w:hAnsi="Times New Roman"/>
          <w:i/>
          <w:color w:val="000000"/>
          <w:spacing w:val="6"/>
        </w:rPr>
        <w:t xml:space="preserve">Journal of International </w:t>
      </w:r>
      <w:r w:rsidRPr="00B80A37">
        <w:rPr>
          <w:rFonts w:ascii="Times New Roman" w:hAnsi="Times New Roman"/>
          <w:i/>
          <w:color w:val="000000"/>
          <w:spacing w:val="8"/>
        </w:rPr>
        <w:t xml:space="preserve">Economics, </w:t>
      </w:r>
      <w:r w:rsidRPr="00B80A37">
        <w:rPr>
          <w:rFonts w:ascii="Times New Roman" w:hAnsi="Times New Roman"/>
          <w:color w:val="000000"/>
          <w:spacing w:val="8"/>
          <w:sz w:val="21"/>
        </w:rPr>
        <w:t>vol. 92: pp. 166-184.</w:t>
      </w:r>
    </w:p>
    <w:p w14:paraId="15F50C1E" w14:textId="609EBAAB" w:rsidR="003A20D6" w:rsidRPr="00B80A37" w:rsidRDefault="002B38CB">
      <w:pPr>
        <w:spacing w:before="180" w:line="314" w:lineRule="auto"/>
        <w:ind w:left="216" w:right="72" w:hanging="216"/>
        <w:jc w:val="both"/>
        <w:rPr>
          <w:rFonts w:ascii="Times New Roman" w:hAnsi="Times New Roman"/>
          <w:color w:val="000000"/>
          <w:spacing w:val="14"/>
          <w:sz w:val="21"/>
        </w:rPr>
      </w:pPr>
      <w:r w:rsidRPr="00B80A37">
        <w:rPr>
          <w:rFonts w:ascii="Times New Roman" w:hAnsi="Times New Roman"/>
          <w:color w:val="000000"/>
          <w:spacing w:val="14"/>
          <w:sz w:val="21"/>
        </w:rPr>
        <w:t xml:space="preserve">KRUGMAN, P. (1987), "Pricing-To-Market When the Exchange Rate </w:t>
      </w:r>
      <w:ins w:id="1146" w:author="David Quin" w:date="2018-12-06T13:17:00Z">
        <w:r w:rsidR="0013703B" w:rsidRPr="00B80A37">
          <w:rPr>
            <w:rFonts w:ascii="Times New Roman" w:hAnsi="Times New Roman"/>
            <w:color w:val="000000"/>
            <w:spacing w:val="14"/>
            <w:sz w:val="21"/>
          </w:rPr>
          <w:t xml:space="preserve">Changes", </w:t>
        </w:r>
      </w:ins>
      <w:del w:id="1147" w:author="David Quin" w:date="2018-12-06T13:17:00Z">
        <w:r w:rsidRPr="00B80A37" w:rsidDel="0013703B">
          <w:rPr>
            <w:rFonts w:ascii="Times New Roman" w:hAnsi="Times New Roman"/>
            <w:color w:val="000000"/>
            <w:spacing w:val="14"/>
            <w:sz w:val="21"/>
          </w:rPr>
          <w:delText xml:space="preserve">Changes ", </w:delText>
        </w:r>
      </w:del>
      <w:r w:rsidRPr="00B80A37">
        <w:rPr>
          <w:rFonts w:ascii="Times New Roman" w:hAnsi="Times New Roman"/>
          <w:color w:val="000000"/>
          <w:spacing w:val="14"/>
          <w:sz w:val="21"/>
        </w:rPr>
        <w:t xml:space="preserve">in </w:t>
      </w:r>
      <w:r w:rsidRPr="00B80A37">
        <w:rPr>
          <w:rFonts w:ascii="Times New Roman" w:hAnsi="Times New Roman"/>
          <w:color w:val="000000"/>
          <w:spacing w:val="9"/>
          <w:sz w:val="21"/>
        </w:rPr>
        <w:t xml:space="preserve">ARNDT, </w:t>
      </w:r>
      <w:r w:rsidRPr="00B80A37">
        <w:rPr>
          <w:rFonts w:ascii="Times New Roman" w:hAnsi="Times New Roman"/>
          <w:color w:val="000000"/>
          <w:spacing w:val="9"/>
        </w:rPr>
        <w:t xml:space="preserve">S. </w:t>
      </w:r>
      <w:r w:rsidRPr="00B80A37">
        <w:rPr>
          <w:rFonts w:ascii="Times New Roman" w:hAnsi="Times New Roman"/>
          <w:color w:val="000000"/>
          <w:spacing w:val="9"/>
          <w:sz w:val="21"/>
        </w:rPr>
        <w:t xml:space="preserve">and RICHARDSON, J. (editors), </w:t>
      </w:r>
      <w:r w:rsidRPr="00B80A37">
        <w:rPr>
          <w:rFonts w:ascii="Times New Roman" w:hAnsi="Times New Roman"/>
          <w:i/>
          <w:color w:val="000000"/>
          <w:spacing w:val="9"/>
        </w:rPr>
        <w:t xml:space="preserve">Real-Financial Linkages Among Open </w:t>
      </w:r>
      <w:r w:rsidRPr="00B80A37">
        <w:rPr>
          <w:rFonts w:ascii="Times New Roman" w:hAnsi="Times New Roman"/>
          <w:i/>
          <w:color w:val="000000"/>
          <w:spacing w:val="10"/>
        </w:rPr>
        <w:t xml:space="preserve">Economies, </w:t>
      </w:r>
      <w:r w:rsidRPr="00B80A37">
        <w:rPr>
          <w:rFonts w:ascii="Times New Roman" w:hAnsi="Times New Roman"/>
          <w:color w:val="000000"/>
          <w:spacing w:val="10"/>
          <w:sz w:val="21"/>
        </w:rPr>
        <w:t>MIT Press, Cambridge MA, pp. 49-70.</w:t>
      </w:r>
    </w:p>
    <w:p w14:paraId="74DE9544" w14:textId="4352F3AE" w:rsidR="003A20D6" w:rsidRPr="00B80A37" w:rsidRDefault="002B38CB">
      <w:pPr>
        <w:spacing w:before="180" w:line="312" w:lineRule="auto"/>
        <w:ind w:left="216" w:right="72" w:hanging="216"/>
        <w:jc w:val="both"/>
        <w:rPr>
          <w:rFonts w:ascii="Times New Roman" w:hAnsi="Times New Roman"/>
          <w:color w:val="000000"/>
          <w:spacing w:val="9"/>
          <w:sz w:val="21"/>
        </w:rPr>
      </w:pPr>
      <w:r w:rsidRPr="00B80A37">
        <w:rPr>
          <w:rFonts w:ascii="Times New Roman" w:hAnsi="Times New Roman"/>
          <w:color w:val="000000"/>
          <w:spacing w:val="9"/>
          <w:sz w:val="21"/>
        </w:rPr>
        <w:t xml:space="preserve">LAFOURCADE, M. and THISSE, J.-F. (2011), "New Economic Geography: the Role of </w:t>
      </w:r>
      <w:r w:rsidRPr="00B80A37">
        <w:rPr>
          <w:rFonts w:ascii="Times New Roman" w:hAnsi="Times New Roman"/>
          <w:color w:val="000000"/>
          <w:spacing w:val="12"/>
          <w:sz w:val="21"/>
        </w:rPr>
        <w:t xml:space="preserve">Transport </w:t>
      </w:r>
      <w:ins w:id="1148" w:author="David Quin" w:date="2018-12-06T13:17:00Z">
        <w:r w:rsidR="0013703B" w:rsidRPr="00B80A37">
          <w:rPr>
            <w:rFonts w:ascii="Times New Roman" w:hAnsi="Times New Roman"/>
            <w:color w:val="000000"/>
            <w:spacing w:val="12"/>
            <w:sz w:val="21"/>
          </w:rPr>
          <w:t xml:space="preserve">Costs", </w:t>
        </w:r>
      </w:ins>
      <w:del w:id="1149" w:author="David Quin" w:date="2018-12-06T13:17:00Z">
        <w:r w:rsidRPr="00B80A37" w:rsidDel="0013703B">
          <w:rPr>
            <w:rFonts w:ascii="Times New Roman" w:hAnsi="Times New Roman"/>
            <w:color w:val="000000"/>
            <w:spacing w:val="12"/>
            <w:sz w:val="21"/>
          </w:rPr>
          <w:delText xml:space="preserve">Costs ", </w:delText>
        </w:r>
      </w:del>
      <w:r w:rsidRPr="00B80A37">
        <w:rPr>
          <w:rFonts w:ascii="Times New Roman" w:hAnsi="Times New Roman"/>
          <w:color w:val="000000"/>
          <w:spacing w:val="12"/>
          <w:sz w:val="21"/>
        </w:rPr>
        <w:t xml:space="preserve">in A. DE PALMA, E. Q. R. V., R. LINDSEY (editor), A </w:t>
      </w:r>
      <w:r w:rsidRPr="00B80A37">
        <w:rPr>
          <w:rFonts w:ascii="Times New Roman" w:hAnsi="Times New Roman"/>
          <w:i/>
          <w:color w:val="000000"/>
          <w:spacing w:val="12"/>
        </w:rPr>
        <w:t xml:space="preserve">Handbook </w:t>
      </w:r>
      <w:r w:rsidRPr="00B80A37">
        <w:rPr>
          <w:rFonts w:ascii="Times New Roman" w:hAnsi="Times New Roman"/>
          <w:i/>
          <w:color w:val="000000"/>
          <w:spacing w:val="10"/>
        </w:rPr>
        <w:t xml:space="preserve">of Transport Economics, </w:t>
      </w:r>
      <w:r w:rsidRPr="00B80A37">
        <w:rPr>
          <w:rFonts w:ascii="Times New Roman" w:hAnsi="Times New Roman"/>
          <w:color w:val="000000"/>
          <w:spacing w:val="10"/>
          <w:sz w:val="21"/>
        </w:rPr>
        <w:t>Cheltenham: Edward Elgar Publishing Ltd., pp. 67-95.</w:t>
      </w:r>
    </w:p>
    <w:p w14:paraId="1A113EA7" w14:textId="404DBB3F" w:rsidR="003A20D6" w:rsidRPr="00B80A37" w:rsidRDefault="002B38CB">
      <w:pPr>
        <w:spacing w:before="180" w:line="360" w:lineRule="auto"/>
        <w:ind w:left="216" w:right="72" w:hanging="216"/>
        <w:rPr>
          <w:rFonts w:ascii="Times New Roman" w:hAnsi="Times New Roman"/>
          <w:color w:val="000000"/>
          <w:spacing w:val="7"/>
          <w:sz w:val="21"/>
        </w:rPr>
      </w:pPr>
      <w:r w:rsidRPr="00B80A37">
        <w:rPr>
          <w:rFonts w:ascii="Times New Roman" w:hAnsi="Times New Roman"/>
          <w:color w:val="000000"/>
          <w:spacing w:val="7"/>
          <w:sz w:val="21"/>
        </w:rPr>
        <w:t xml:space="preserve">LASHKARIPOUR, A. (2017), "The International Gains from Declining Transport </w:t>
      </w:r>
      <w:ins w:id="1150" w:author="David Quin" w:date="2018-12-06T13:17:00Z">
        <w:r w:rsidR="0013703B" w:rsidRPr="00B80A37">
          <w:rPr>
            <w:rFonts w:ascii="Times New Roman" w:hAnsi="Times New Roman"/>
            <w:color w:val="000000"/>
            <w:spacing w:val="12"/>
            <w:sz w:val="21"/>
          </w:rPr>
          <w:t xml:space="preserve">Costs", </w:t>
        </w:r>
      </w:ins>
      <w:del w:id="1151" w:author="David Quin" w:date="2018-12-06T13:17:00Z">
        <w:r w:rsidRPr="00B80A37" w:rsidDel="0013703B">
          <w:rPr>
            <w:rFonts w:ascii="Times New Roman" w:hAnsi="Times New Roman"/>
            <w:color w:val="000000"/>
            <w:spacing w:val="7"/>
            <w:sz w:val="21"/>
          </w:rPr>
          <w:delText xml:space="preserve">Costs ", </w:delText>
        </w:r>
      </w:del>
      <w:r w:rsidRPr="00B80A37">
        <w:rPr>
          <w:rFonts w:ascii="Times New Roman" w:hAnsi="Times New Roman"/>
          <w:color w:val="000000"/>
          <w:spacing w:val="8"/>
          <w:sz w:val="21"/>
        </w:rPr>
        <w:t>Mimeo Indiana University.</w:t>
      </w:r>
    </w:p>
    <w:p w14:paraId="229D4458" w14:textId="62ADD28A" w:rsidR="003A20D6" w:rsidRPr="00B80A37" w:rsidRDefault="002B38CB">
      <w:pPr>
        <w:spacing w:before="180" w:line="312" w:lineRule="auto"/>
        <w:ind w:left="216" w:right="72" w:hanging="216"/>
        <w:jc w:val="both"/>
        <w:rPr>
          <w:rFonts w:ascii="Times New Roman" w:hAnsi="Times New Roman"/>
          <w:color w:val="000000"/>
          <w:spacing w:val="8"/>
          <w:sz w:val="21"/>
        </w:rPr>
      </w:pPr>
      <w:r w:rsidRPr="00B80A37">
        <w:rPr>
          <w:rFonts w:ascii="Times New Roman" w:hAnsi="Times New Roman"/>
          <w:color w:val="000000"/>
          <w:spacing w:val="8"/>
          <w:sz w:val="21"/>
        </w:rPr>
        <w:t xml:space="preserve">LEVINSON, M. </w:t>
      </w:r>
      <w:r w:rsidRPr="00B80A37">
        <w:rPr>
          <w:rFonts w:ascii="Times New Roman" w:hAnsi="Times New Roman"/>
          <w:color w:val="000000"/>
          <w:spacing w:val="8"/>
        </w:rPr>
        <w:t xml:space="preserve">(2016), </w:t>
      </w:r>
      <w:r w:rsidRPr="00B80A37">
        <w:rPr>
          <w:rFonts w:ascii="Times New Roman" w:hAnsi="Times New Roman"/>
          <w:i/>
          <w:color w:val="000000"/>
          <w:spacing w:val="8"/>
        </w:rPr>
        <w:t xml:space="preserve">The Box: How the Shipping Container Made the World Smaller </w:t>
      </w:r>
      <w:r w:rsidRPr="00B80A37">
        <w:rPr>
          <w:rFonts w:ascii="Times New Roman" w:hAnsi="Times New Roman"/>
          <w:i/>
          <w:color w:val="000000"/>
          <w:spacing w:val="5"/>
        </w:rPr>
        <w:t>and the World Economy Bigger</w:t>
      </w:r>
      <w:ins w:id="1152" w:author="David Quin" w:date="2018-12-06T13:17:00Z">
        <w:r w:rsidR="0013703B" w:rsidRPr="00B80A37">
          <w:rPr>
            <w:rFonts w:ascii="Times New Roman" w:hAnsi="Times New Roman"/>
            <w:i/>
            <w:color w:val="000000"/>
            <w:spacing w:val="5"/>
          </w:rPr>
          <w:t xml:space="preserve"> </w:t>
        </w:r>
        <w:r w:rsidR="0013703B" w:rsidRPr="00B80A37">
          <w:rPr>
            <w:rFonts w:ascii="Times New Roman" w:hAnsi="Times New Roman"/>
            <w:color w:val="000000"/>
            <w:spacing w:val="5"/>
            <w:rPrChange w:id="1153" w:author="David Quin" w:date="2018-12-06T13:17:00Z">
              <w:rPr>
                <w:rFonts w:ascii="Times New Roman" w:hAnsi="Times New Roman"/>
                <w:i/>
                <w:color w:val="000000"/>
                <w:spacing w:val="5"/>
              </w:rPr>
            </w:rPrChange>
          </w:rPr>
          <w:t>(</w:t>
        </w:r>
      </w:ins>
      <w:del w:id="1154" w:author="David Quin" w:date="2018-12-06T13:17:00Z">
        <w:r w:rsidRPr="00B80A37" w:rsidDel="0013703B">
          <w:rPr>
            <w:rFonts w:ascii="Times New Roman" w:hAnsi="Times New Roman"/>
            <w:color w:val="000000"/>
            <w:spacing w:val="5"/>
            <w:rPrChange w:id="1155" w:author="David Quin" w:date="2018-12-06T13:17:00Z">
              <w:rPr>
                <w:rFonts w:ascii="Times New Roman" w:hAnsi="Times New Roman"/>
                <w:i/>
                <w:color w:val="000000"/>
                <w:spacing w:val="5"/>
              </w:rPr>
            </w:rPrChange>
          </w:rPr>
          <w:delText xml:space="preserve">, </w:delText>
        </w:r>
      </w:del>
      <w:r w:rsidRPr="00B80A37">
        <w:rPr>
          <w:rFonts w:ascii="Times New Roman" w:hAnsi="Times New Roman"/>
          <w:color w:val="000000"/>
          <w:spacing w:val="5"/>
          <w:rPrChange w:id="1156" w:author="David Quin" w:date="2018-12-06T13:17:00Z">
            <w:rPr>
              <w:rFonts w:ascii="Times New Roman" w:hAnsi="Times New Roman"/>
              <w:i/>
              <w:color w:val="000000"/>
              <w:spacing w:val="5"/>
            </w:rPr>
          </w:rPrChange>
        </w:rPr>
        <w:t>with a new chapter by the author</w:t>
      </w:r>
      <w:ins w:id="1157" w:author="David Quin" w:date="2018-12-06T13:17:00Z">
        <w:r w:rsidR="0013703B" w:rsidRPr="00B80A37">
          <w:rPr>
            <w:rFonts w:ascii="Times New Roman" w:hAnsi="Times New Roman"/>
            <w:color w:val="000000"/>
            <w:spacing w:val="5"/>
          </w:rPr>
          <w:t>)</w:t>
        </w:r>
      </w:ins>
      <w:r w:rsidRPr="00B80A37">
        <w:rPr>
          <w:rFonts w:ascii="Times New Roman" w:hAnsi="Times New Roman"/>
          <w:color w:val="000000"/>
          <w:spacing w:val="5"/>
          <w:rPrChange w:id="1158" w:author="David Quin" w:date="2018-12-06T13:17:00Z">
            <w:rPr>
              <w:rFonts w:ascii="Times New Roman" w:hAnsi="Times New Roman"/>
              <w:i/>
              <w:color w:val="000000"/>
              <w:spacing w:val="5"/>
            </w:rPr>
          </w:rPrChange>
        </w:rPr>
        <w:t>,</w:t>
      </w:r>
      <w:r w:rsidRPr="00B80A37">
        <w:rPr>
          <w:rFonts w:ascii="Times New Roman" w:hAnsi="Times New Roman"/>
          <w:i/>
          <w:color w:val="000000"/>
          <w:spacing w:val="5"/>
        </w:rPr>
        <w:t xml:space="preserve"> </w:t>
      </w:r>
      <w:r w:rsidRPr="00B80A37">
        <w:rPr>
          <w:rFonts w:ascii="Times New Roman" w:hAnsi="Times New Roman"/>
          <w:color w:val="000000"/>
          <w:spacing w:val="5"/>
          <w:sz w:val="21"/>
        </w:rPr>
        <w:t xml:space="preserve">Princeton University </w:t>
      </w:r>
      <w:r w:rsidRPr="00B80A37">
        <w:rPr>
          <w:rFonts w:ascii="Times New Roman" w:hAnsi="Times New Roman"/>
          <w:color w:val="000000"/>
          <w:sz w:val="21"/>
        </w:rPr>
        <w:t>Press.</w:t>
      </w:r>
    </w:p>
    <w:p w14:paraId="065395E0" w14:textId="77777777" w:rsidR="003A20D6" w:rsidRPr="00B80A37" w:rsidRDefault="002B38CB">
      <w:pPr>
        <w:spacing w:before="216" w:line="316" w:lineRule="auto"/>
        <w:ind w:left="216" w:right="72" w:hanging="216"/>
        <w:jc w:val="both"/>
        <w:rPr>
          <w:rFonts w:ascii="Times New Roman" w:hAnsi="Times New Roman"/>
          <w:color w:val="000000"/>
          <w:spacing w:val="12"/>
          <w:sz w:val="21"/>
        </w:rPr>
      </w:pPr>
      <w:r w:rsidRPr="00B80A37">
        <w:rPr>
          <w:rFonts w:ascii="Times New Roman" w:hAnsi="Times New Roman"/>
          <w:color w:val="000000"/>
          <w:spacing w:val="12"/>
          <w:sz w:val="21"/>
        </w:rPr>
        <w:t xml:space="preserve">LIMAO, N. and VENABLES, A. (2001), "Infrastructure, Geographical Disadvantage, </w:t>
      </w:r>
      <w:r w:rsidRPr="00B80A37">
        <w:rPr>
          <w:rFonts w:ascii="Times New Roman" w:hAnsi="Times New Roman"/>
          <w:color w:val="000000"/>
          <w:spacing w:val="14"/>
          <w:sz w:val="21"/>
        </w:rPr>
        <w:t xml:space="preserve">Transport Costs and Trade", </w:t>
      </w:r>
      <w:r w:rsidRPr="00B80A37">
        <w:rPr>
          <w:rFonts w:ascii="Times New Roman" w:hAnsi="Times New Roman"/>
          <w:i/>
          <w:color w:val="000000"/>
          <w:spacing w:val="14"/>
        </w:rPr>
        <w:t xml:space="preserve">World Bank Economic Review, </w:t>
      </w:r>
      <w:r w:rsidRPr="00B80A37">
        <w:rPr>
          <w:rFonts w:ascii="Times New Roman" w:hAnsi="Times New Roman"/>
          <w:color w:val="000000"/>
          <w:spacing w:val="14"/>
          <w:sz w:val="21"/>
        </w:rPr>
        <w:t>vol. 15 n° 3: pp. 451</w:t>
      </w:r>
      <w:r w:rsidRPr="00B80A37">
        <w:rPr>
          <w:rFonts w:ascii="Times New Roman" w:hAnsi="Times New Roman"/>
          <w:color w:val="000000"/>
          <w:spacing w:val="14"/>
          <w:sz w:val="21"/>
        </w:rPr>
        <w:softHyphen/>
      </w:r>
      <w:r w:rsidRPr="00B80A37">
        <w:rPr>
          <w:rFonts w:ascii="Times New Roman" w:hAnsi="Times New Roman"/>
          <w:color w:val="000000"/>
          <w:sz w:val="21"/>
        </w:rPr>
        <w:t>479.</w:t>
      </w:r>
    </w:p>
    <w:p w14:paraId="4FA964CD" w14:textId="1519B08A" w:rsidR="003A20D6" w:rsidRPr="00B80A37" w:rsidRDefault="002B38CB">
      <w:pPr>
        <w:spacing w:before="180" w:line="307"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MARTIN, J. (2012), "Markups, Quality, and Transport </w:t>
      </w:r>
      <w:ins w:id="1159" w:author="David Quin" w:date="2018-12-06T13:18:00Z">
        <w:r w:rsidR="0013703B" w:rsidRPr="00B80A37">
          <w:rPr>
            <w:rFonts w:ascii="Times New Roman" w:hAnsi="Times New Roman"/>
            <w:color w:val="000000"/>
            <w:spacing w:val="9"/>
            <w:sz w:val="21"/>
          </w:rPr>
          <w:t xml:space="preserve">Costs", </w:t>
        </w:r>
      </w:ins>
      <w:del w:id="1160" w:author="David Quin" w:date="2018-12-06T13:18:00Z">
        <w:r w:rsidRPr="00B80A37" w:rsidDel="0013703B">
          <w:rPr>
            <w:rFonts w:ascii="Times New Roman" w:hAnsi="Times New Roman"/>
            <w:color w:val="000000"/>
            <w:spacing w:val="9"/>
            <w:sz w:val="21"/>
          </w:rPr>
          <w:delText xml:space="preserve">Costs ", </w:delText>
        </w:r>
      </w:del>
      <w:r w:rsidRPr="00B80A37">
        <w:rPr>
          <w:rFonts w:ascii="Times New Roman" w:hAnsi="Times New Roman"/>
          <w:i/>
          <w:color w:val="000000"/>
          <w:spacing w:val="9"/>
        </w:rPr>
        <w:t>European Economic Re</w:t>
      </w:r>
      <w:r w:rsidRPr="00B80A37">
        <w:rPr>
          <w:rFonts w:ascii="Times New Roman" w:hAnsi="Times New Roman"/>
          <w:i/>
          <w:color w:val="000000"/>
          <w:spacing w:val="9"/>
        </w:rPr>
        <w:softHyphen/>
      </w:r>
      <w:r w:rsidRPr="00B80A37">
        <w:rPr>
          <w:rFonts w:ascii="Times New Roman" w:hAnsi="Times New Roman"/>
          <w:i/>
          <w:color w:val="000000"/>
          <w:spacing w:val="8"/>
        </w:rPr>
        <w:t xml:space="preserve">view, </w:t>
      </w:r>
      <w:r w:rsidRPr="00B80A37">
        <w:rPr>
          <w:rFonts w:ascii="Times New Roman" w:hAnsi="Times New Roman"/>
          <w:color w:val="000000"/>
          <w:spacing w:val="8"/>
          <w:sz w:val="21"/>
        </w:rPr>
        <w:t>vol. 56: pp. 777-791.</w:t>
      </w:r>
    </w:p>
    <w:p w14:paraId="308CEFAE" w14:textId="4084C54B" w:rsidR="003A20D6" w:rsidRPr="00B80A37" w:rsidRDefault="002B38CB">
      <w:pPr>
        <w:spacing w:before="180" w:line="309" w:lineRule="auto"/>
        <w:ind w:left="216" w:right="72" w:hanging="216"/>
        <w:rPr>
          <w:rFonts w:ascii="Times New Roman" w:hAnsi="Times New Roman"/>
          <w:color w:val="000000"/>
          <w:spacing w:val="6"/>
          <w:sz w:val="21"/>
        </w:rPr>
      </w:pPr>
      <w:r w:rsidRPr="00B80A37">
        <w:rPr>
          <w:rFonts w:ascii="Times New Roman" w:hAnsi="Times New Roman"/>
          <w:color w:val="000000"/>
          <w:spacing w:val="6"/>
          <w:sz w:val="21"/>
        </w:rPr>
        <w:t xml:space="preserve">MELITZ, M. </w:t>
      </w:r>
      <w:r w:rsidRPr="00B80A37">
        <w:rPr>
          <w:rFonts w:ascii="Times New Roman" w:hAnsi="Times New Roman"/>
          <w:color w:val="000000"/>
          <w:spacing w:val="6"/>
        </w:rPr>
        <w:t>(2003), "</w:t>
      </w:r>
      <w:r w:rsidRPr="00B80A37">
        <w:rPr>
          <w:rFonts w:ascii="Times New Roman" w:hAnsi="Times New Roman"/>
          <w:color w:val="000000"/>
          <w:spacing w:val="6"/>
          <w:sz w:val="21"/>
        </w:rPr>
        <w:t xml:space="preserve">The Impact of Trade on Intra-Industry Reallocations and Aggregate </w:t>
      </w:r>
      <w:r w:rsidRPr="00B80A37">
        <w:rPr>
          <w:rFonts w:ascii="Times New Roman" w:hAnsi="Times New Roman"/>
          <w:color w:val="000000"/>
          <w:spacing w:val="10"/>
          <w:sz w:val="21"/>
        </w:rPr>
        <w:t xml:space="preserve">Industry </w:t>
      </w:r>
      <w:ins w:id="1161" w:author="David Quin" w:date="2018-12-06T13:19:00Z">
        <w:r w:rsidR="0013703B" w:rsidRPr="00B80A37">
          <w:rPr>
            <w:rFonts w:ascii="Times New Roman" w:hAnsi="Times New Roman"/>
            <w:color w:val="000000"/>
            <w:spacing w:val="10"/>
            <w:sz w:val="21"/>
          </w:rPr>
          <w:t xml:space="preserve">Productivity", </w:t>
        </w:r>
      </w:ins>
      <w:del w:id="1162" w:author="David Quin" w:date="2018-12-06T13:19:00Z">
        <w:r w:rsidRPr="00B80A37" w:rsidDel="0013703B">
          <w:rPr>
            <w:rFonts w:ascii="Times New Roman" w:hAnsi="Times New Roman"/>
            <w:color w:val="000000"/>
            <w:spacing w:val="10"/>
            <w:sz w:val="21"/>
          </w:rPr>
          <w:delText xml:space="preserve">Productivity ", </w:delText>
        </w:r>
      </w:del>
      <w:r w:rsidRPr="00B80A37">
        <w:rPr>
          <w:rFonts w:ascii="Times New Roman" w:hAnsi="Times New Roman"/>
          <w:i/>
          <w:color w:val="000000"/>
          <w:spacing w:val="10"/>
        </w:rPr>
        <w:t xml:space="preserve">Econometrica, vol. </w:t>
      </w:r>
      <w:r w:rsidRPr="00B80A37">
        <w:rPr>
          <w:rFonts w:ascii="Times New Roman" w:hAnsi="Times New Roman"/>
          <w:color w:val="000000"/>
          <w:spacing w:val="10"/>
          <w:sz w:val="21"/>
        </w:rPr>
        <w:t>71 n° 6: pp. 1695-1725.</w:t>
      </w:r>
    </w:p>
    <w:p w14:paraId="29D3AC92" w14:textId="60A97B05" w:rsidR="003A20D6" w:rsidRPr="00B80A37" w:rsidRDefault="002B38CB">
      <w:pPr>
        <w:spacing w:before="180" w:line="319" w:lineRule="auto"/>
        <w:ind w:left="216" w:right="72" w:hanging="216"/>
        <w:rPr>
          <w:rFonts w:ascii="Times New Roman" w:hAnsi="Times New Roman"/>
          <w:color w:val="000000"/>
          <w:spacing w:val="14"/>
          <w:sz w:val="21"/>
        </w:rPr>
      </w:pPr>
      <w:r w:rsidRPr="00B80A37">
        <w:rPr>
          <w:rFonts w:ascii="Times New Roman" w:hAnsi="Times New Roman"/>
          <w:color w:val="000000"/>
          <w:spacing w:val="14"/>
          <w:sz w:val="21"/>
        </w:rPr>
        <w:t xml:space="preserve">NOVY, D. (2013), </w:t>
      </w:r>
      <w:ins w:id="1163" w:author="David Quin" w:date="2018-12-06T13:19:00Z">
        <w:r w:rsidR="0013703B" w:rsidRPr="00B80A37">
          <w:rPr>
            <w:rFonts w:ascii="Times New Roman" w:hAnsi="Times New Roman"/>
            <w:color w:val="000000"/>
            <w:spacing w:val="14"/>
            <w:sz w:val="21"/>
          </w:rPr>
          <w:t xml:space="preserve">"Gravity </w:t>
        </w:r>
      </w:ins>
      <w:del w:id="1164" w:author="David Quin" w:date="2018-12-06T13:19:00Z">
        <w:r w:rsidRPr="00B80A37" w:rsidDel="0013703B">
          <w:rPr>
            <w:rFonts w:ascii="Times New Roman" w:hAnsi="Times New Roman"/>
            <w:color w:val="000000"/>
            <w:spacing w:val="14"/>
            <w:sz w:val="21"/>
          </w:rPr>
          <w:delText xml:space="preserve">" Gravity </w:delText>
        </w:r>
      </w:del>
      <w:r w:rsidRPr="00B80A37">
        <w:rPr>
          <w:rFonts w:ascii="Times New Roman" w:hAnsi="Times New Roman"/>
          <w:color w:val="000000"/>
          <w:spacing w:val="14"/>
          <w:sz w:val="21"/>
        </w:rPr>
        <w:t xml:space="preserve">Redux: Measuring International Trade Costs with Panel </w:t>
      </w:r>
      <w:r w:rsidRPr="00B80A37">
        <w:rPr>
          <w:rFonts w:ascii="Times New Roman" w:hAnsi="Times New Roman"/>
          <w:color w:val="000000"/>
          <w:spacing w:val="11"/>
          <w:sz w:val="21"/>
        </w:rPr>
        <w:t xml:space="preserve">Data", </w:t>
      </w:r>
      <w:r w:rsidRPr="00B80A37">
        <w:rPr>
          <w:rFonts w:ascii="Times New Roman" w:hAnsi="Times New Roman"/>
          <w:i/>
          <w:color w:val="000000"/>
          <w:spacing w:val="11"/>
        </w:rPr>
        <w:t xml:space="preserve">Economic Inquiry, </w:t>
      </w:r>
      <w:r w:rsidRPr="00B80A37">
        <w:rPr>
          <w:rFonts w:ascii="Times New Roman" w:hAnsi="Times New Roman"/>
          <w:color w:val="000000"/>
          <w:spacing w:val="11"/>
          <w:sz w:val="21"/>
        </w:rPr>
        <w:t>vol. 51 n° 1: pp. 101-121.</w:t>
      </w:r>
    </w:p>
    <w:p w14:paraId="38902605" w14:textId="3B28ADC0" w:rsidR="003A20D6" w:rsidRPr="00B80A37" w:rsidRDefault="002B38CB">
      <w:pPr>
        <w:spacing w:before="180" w:line="314" w:lineRule="auto"/>
        <w:ind w:left="216" w:right="72" w:hanging="216"/>
        <w:rPr>
          <w:rFonts w:ascii="Times New Roman" w:hAnsi="Times New Roman"/>
          <w:color w:val="000000"/>
          <w:spacing w:val="12"/>
          <w:sz w:val="21"/>
        </w:rPr>
      </w:pPr>
      <w:r w:rsidRPr="00B80A37">
        <w:rPr>
          <w:rFonts w:ascii="Times New Roman" w:hAnsi="Times New Roman"/>
          <w:color w:val="000000"/>
          <w:spacing w:val="12"/>
          <w:sz w:val="21"/>
        </w:rPr>
        <w:t xml:space="preserve">SAMUELSON, P. (1954), "The Transfer Problem and Transport Costs, II: Analysis of </w:t>
      </w:r>
      <w:r w:rsidRPr="00B80A37">
        <w:rPr>
          <w:rFonts w:ascii="Times New Roman" w:hAnsi="Times New Roman"/>
          <w:color w:val="000000"/>
          <w:spacing w:val="9"/>
          <w:sz w:val="21"/>
        </w:rPr>
        <w:t xml:space="preserve">Effects of Trade </w:t>
      </w:r>
      <w:ins w:id="1165" w:author="David Quin" w:date="2018-12-06T13:19:00Z">
        <w:r w:rsidR="0013703B" w:rsidRPr="00B80A37">
          <w:rPr>
            <w:rFonts w:ascii="Times New Roman" w:hAnsi="Times New Roman"/>
            <w:color w:val="000000"/>
            <w:spacing w:val="9"/>
            <w:sz w:val="21"/>
          </w:rPr>
          <w:t xml:space="preserve">Impediments", </w:t>
        </w:r>
      </w:ins>
      <w:del w:id="1166" w:author="David Quin" w:date="2018-12-06T13:19:00Z">
        <w:r w:rsidRPr="00B80A37" w:rsidDel="0013703B">
          <w:rPr>
            <w:rFonts w:ascii="Times New Roman" w:hAnsi="Times New Roman"/>
            <w:color w:val="000000"/>
            <w:spacing w:val="9"/>
            <w:sz w:val="21"/>
          </w:rPr>
          <w:delText xml:space="preserve">Impediments ", </w:delText>
        </w:r>
      </w:del>
      <w:r w:rsidRPr="00B80A37">
        <w:rPr>
          <w:rFonts w:ascii="Times New Roman" w:hAnsi="Times New Roman"/>
          <w:i/>
          <w:color w:val="000000"/>
          <w:spacing w:val="9"/>
        </w:rPr>
        <w:t xml:space="preserve">Economic Journal, </w:t>
      </w:r>
      <w:r w:rsidRPr="00B80A37">
        <w:rPr>
          <w:rFonts w:ascii="Times New Roman" w:hAnsi="Times New Roman"/>
          <w:color w:val="000000"/>
          <w:spacing w:val="9"/>
          <w:sz w:val="21"/>
        </w:rPr>
        <w:t>vol. 64: pp. 264-289.</w:t>
      </w:r>
    </w:p>
    <w:p w14:paraId="0D0F6483"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SORENSEN, A. (2014), "Additive versus multiplicative trade costs and the gains from </w:t>
      </w:r>
      <w:r w:rsidRPr="00B80A37">
        <w:rPr>
          <w:rFonts w:ascii="Times New Roman" w:hAnsi="Times New Roman"/>
          <w:color w:val="000000"/>
          <w:spacing w:val="10"/>
          <w:sz w:val="21"/>
        </w:rPr>
        <w:t xml:space="preserve">trade", </w:t>
      </w:r>
      <w:r w:rsidRPr="00B80A37">
        <w:rPr>
          <w:rFonts w:ascii="Times New Roman" w:hAnsi="Times New Roman"/>
          <w:i/>
          <w:color w:val="000000"/>
          <w:spacing w:val="10"/>
        </w:rPr>
        <w:t xml:space="preserve">Canadian Journal of Economics, </w:t>
      </w:r>
      <w:r w:rsidRPr="00B80A37">
        <w:rPr>
          <w:rFonts w:ascii="Times New Roman" w:hAnsi="Times New Roman"/>
          <w:color w:val="000000"/>
          <w:spacing w:val="10"/>
          <w:sz w:val="21"/>
        </w:rPr>
        <w:t>vol. 47 n° 3: pp. 1032-1046.</w:t>
      </w:r>
    </w:p>
    <w:p w14:paraId="228FAF23" w14:textId="77777777" w:rsidR="003A20D6" w:rsidRPr="00B80A37" w:rsidRDefault="002B38CB">
      <w:pPr>
        <w:spacing w:before="144" w:line="312"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WOOLDRIDGE, J. M. (2001), </w:t>
      </w:r>
      <w:r w:rsidRPr="00B80A37">
        <w:rPr>
          <w:rFonts w:ascii="Times New Roman" w:hAnsi="Times New Roman"/>
          <w:i/>
          <w:color w:val="000000"/>
          <w:spacing w:val="9"/>
        </w:rPr>
        <w:t xml:space="preserve">Econometric Analysis of Cross Section and Panel Data, </w:t>
      </w:r>
      <w:r w:rsidRPr="00B80A37">
        <w:rPr>
          <w:rFonts w:ascii="Times New Roman" w:hAnsi="Times New Roman"/>
          <w:color w:val="000000"/>
          <w:spacing w:val="12"/>
          <w:sz w:val="21"/>
        </w:rPr>
        <w:t>MIT Press Books, The MIT Press, 1 edition.</w:t>
      </w:r>
    </w:p>
    <w:p w14:paraId="7D3E985E"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6568595D" w14:textId="0A58A223" w:rsidR="003A20D6" w:rsidRPr="00B80A37" w:rsidRDefault="002B38CB">
      <w:pPr>
        <w:rPr>
          <w:rFonts w:ascii="Times New Roman" w:hAnsi="Times New Roman"/>
          <w:b/>
          <w:color w:val="000000"/>
          <w:spacing w:val="30"/>
          <w:sz w:val="28"/>
        </w:rPr>
      </w:pPr>
      <w:r w:rsidRPr="00B80A37">
        <w:rPr>
          <w:rFonts w:ascii="Times New Roman" w:hAnsi="Times New Roman"/>
          <w:b/>
          <w:color w:val="000000"/>
          <w:spacing w:val="30"/>
          <w:sz w:val="28"/>
        </w:rPr>
        <w:lastRenderedPageBreak/>
        <w:t>A Data Appendix</w:t>
      </w:r>
    </w:p>
    <w:p w14:paraId="6F393181" w14:textId="4E62CB86" w:rsidR="003A20D6" w:rsidRPr="00B80A37" w:rsidRDefault="002B38CB">
      <w:pPr>
        <w:spacing w:before="252" w:line="324" w:lineRule="auto"/>
        <w:ind w:right="72"/>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The Customs value is the value of imports as appraised by the U.S. Customs and Border </w:t>
      </w:r>
      <w:r w:rsidRPr="00B80A37">
        <w:rPr>
          <w:rFonts w:ascii="Times New Roman" w:hAnsi="Times New Roman"/>
          <w:color w:val="000000"/>
          <w:spacing w:val="-4"/>
          <w:w w:val="115"/>
          <w:sz w:val="21"/>
        </w:rPr>
        <w:t xml:space="preserve">Protection in accordance with the legal requirements of the Tariff Act of 1930, as amended. </w:t>
      </w:r>
      <w:r w:rsidRPr="00B80A37">
        <w:rPr>
          <w:rFonts w:ascii="Times New Roman" w:hAnsi="Times New Roman"/>
          <w:color w:val="000000"/>
          <w:spacing w:val="-3"/>
          <w:w w:val="115"/>
          <w:sz w:val="21"/>
        </w:rPr>
        <w:t xml:space="preserve">This value is generally defined as the price actually paid or payable for merchandise when </w:t>
      </w:r>
      <w:r w:rsidRPr="00B80A37">
        <w:rPr>
          <w:rFonts w:ascii="Times New Roman" w:hAnsi="Times New Roman"/>
          <w:color w:val="000000"/>
          <w:spacing w:val="-2"/>
          <w:w w:val="115"/>
          <w:sz w:val="21"/>
        </w:rPr>
        <w:t xml:space="preserve">sold for exportation to the United States, excluding U.S. import duties, freight, insurance, </w:t>
      </w:r>
      <w:r w:rsidRPr="00B80A37">
        <w:rPr>
          <w:rFonts w:ascii="Times New Roman" w:hAnsi="Times New Roman"/>
          <w:color w:val="000000"/>
          <w:w w:val="115"/>
          <w:sz w:val="21"/>
        </w:rPr>
        <w:t xml:space="preserve">and other charges incurred in bringing the merchandise to the United States. The term </w:t>
      </w:r>
      <w:r w:rsidRPr="00B80A37">
        <w:rPr>
          <w:rFonts w:ascii="Times New Roman" w:hAnsi="Times New Roman"/>
          <w:color w:val="000000"/>
          <w:spacing w:val="3"/>
          <w:w w:val="115"/>
          <w:sz w:val="21"/>
        </w:rPr>
        <w:t xml:space="preserve">"price actually paid or payable" means the total payment (whether direct or indirect, </w:t>
      </w:r>
      <w:r w:rsidRPr="00B80A37">
        <w:rPr>
          <w:rFonts w:ascii="Times New Roman" w:hAnsi="Times New Roman"/>
          <w:color w:val="000000"/>
          <w:w w:val="115"/>
          <w:sz w:val="21"/>
        </w:rPr>
        <w:t xml:space="preserve">and exclusive of any costs, charges, or expenses incurred for transportation, insurance, </w:t>
      </w:r>
      <w:r w:rsidRPr="00B80A37">
        <w:rPr>
          <w:rFonts w:ascii="Times New Roman" w:hAnsi="Times New Roman"/>
          <w:color w:val="000000"/>
          <w:spacing w:val="-1"/>
          <w:w w:val="115"/>
          <w:sz w:val="21"/>
        </w:rPr>
        <w:t xml:space="preserve">and related services incident to the international shipment of the merchandise from the </w:t>
      </w:r>
      <w:r w:rsidRPr="00B80A37">
        <w:rPr>
          <w:rFonts w:ascii="Times New Roman" w:hAnsi="Times New Roman"/>
          <w:color w:val="000000"/>
          <w:w w:val="115"/>
          <w:sz w:val="21"/>
        </w:rPr>
        <w:t xml:space="preserve">country of exportation to the place of importation in the United States) made, or to be </w:t>
      </w:r>
      <w:r w:rsidRPr="00B80A37">
        <w:rPr>
          <w:rFonts w:ascii="Times New Roman" w:hAnsi="Times New Roman"/>
          <w:color w:val="000000"/>
          <w:spacing w:val="-2"/>
          <w:w w:val="115"/>
          <w:sz w:val="21"/>
        </w:rPr>
        <w:t xml:space="preserve">made, for imported merchandise by the buyer to, or for the benefit, of the seller. In this </w:t>
      </w:r>
      <w:r w:rsidRPr="00B80A37">
        <w:rPr>
          <w:rFonts w:ascii="Times New Roman" w:hAnsi="Times New Roman"/>
          <w:color w:val="000000"/>
          <w:spacing w:val="-1"/>
          <w:w w:val="115"/>
          <w:sz w:val="21"/>
        </w:rPr>
        <w:t xml:space="preserve">respect, the "custom value" corresponds to the </w:t>
      </w:r>
      <w:del w:id="1167" w:author="David Quin" w:date="2018-12-06T13:20:00Z">
        <w:r w:rsidRPr="00B80A37" w:rsidDel="004C1C11">
          <w:rPr>
            <w:rFonts w:ascii="Times New Roman" w:hAnsi="Times New Roman"/>
            <w:color w:val="000000"/>
            <w:spacing w:val="-1"/>
            <w:w w:val="115"/>
            <w:sz w:val="21"/>
          </w:rPr>
          <w:delText xml:space="preserve">fas </w:delText>
        </w:r>
      </w:del>
      <w:ins w:id="1168" w:author="David Quin" w:date="2018-12-06T13:20:00Z">
        <w:r w:rsidR="004C1C11" w:rsidRPr="00B80A37">
          <w:rPr>
            <w:rFonts w:ascii="Times New Roman" w:hAnsi="Times New Roman"/>
            <w:color w:val="000000"/>
            <w:spacing w:val="-1"/>
            <w:w w:val="115"/>
            <w:sz w:val="21"/>
          </w:rPr>
          <w:t xml:space="preserve">FAS </w:t>
        </w:r>
      </w:ins>
      <w:r w:rsidRPr="00B80A37">
        <w:rPr>
          <w:rFonts w:ascii="Times New Roman" w:hAnsi="Times New Roman"/>
          <w:color w:val="000000"/>
          <w:spacing w:val="-1"/>
          <w:w w:val="115"/>
          <w:sz w:val="21"/>
        </w:rPr>
        <w:t xml:space="preserve">price ("free-alongside" price) delivered </w:t>
      </w:r>
      <w:r w:rsidRPr="00B80A37">
        <w:rPr>
          <w:rFonts w:ascii="Times New Roman" w:hAnsi="Times New Roman"/>
          <w:color w:val="000000"/>
          <w:spacing w:val="-10"/>
          <w:w w:val="115"/>
          <w:sz w:val="21"/>
        </w:rPr>
        <w:t xml:space="preserve">by the seller. More information on this database is available at: </w:t>
      </w:r>
      <w:ins w:id="1169" w:author="David Quin" w:date="2018-12-06T13:20:00Z">
        <w:r w:rsidR="004C1C11" w:rsidRPr="00B80A37">
          <w:rPr>
            <w:rFonts w:ascii="Times New Roman" w:hAnsi="Times New Roman"/>
            <w:color w:val="000000"/>
            <w:spacing w:val="-10"/>
            <w:w w:val="115"/>
            <w:sz w:val="21"/>
          </w:rPr>
          <w:t xml:space="preserve">http://www.census. </w:t>
        </w:r>
        <w:proofErr w:type="spellStart"/>
        <w:r w:rsidR="004C1C11" w:rsidRPr="00B80A37">
          <w:rPr>
            <w:rFonts w:ascii="Times New Roman" w:hAnsi="Times New Roman"/>
            <w:color w:val="000000"/>
            <w:spacing w:val="-10"/>
            <w:w w:val="115"/>
            <w:sz w:val="21"/>
          </w:rPr>
          <w:t>gov</w:t>
        </w:r>
        <w:proofErr w:type="spellEnd"/>
        <w:r w:rsidR="004C1C11" w:rsidRPr="00B80A37">
          <w:rPr>
            <w:rFonts w:ascii="Times New Roman" w:hAnsi="Times New Roman"/>
            <w:color w:val="000000"/>
            <w:spacing w:val="-10"/>
            <w:w w:val="115"/>
            <w:sz w:val="21"/>
          </w:rPr>
          <w:t>/foreign-trade/reference/products/catalog/fl_imp.txt.</w:t>
        </w:r>
      </w:ins>
      <w:del w:id="1170" w:author="David Quin" w:date="2018-12-06T13:20:00Z">
        <w:r w:rsidRPr="00B80A37" w:rsidDel="004C1C11">
          <w:rPr>
            <w:rFonts w:ascii="Courier New" w:hAnsi="Courier New"/>
            <w:b/>
            <w:color w:val="000000"/>
            <w:spacing w:val="-10"/>
            <w:sz w:val="21"/>
          </w:rPr>
          <w:delText>http : //www . census . gov/foreign</w:delText>
        </w:r>
        <w:r w:rsidRPr="00B80A37" w:rsidDel="004C1C11">
          <w:rPr>
            <w:rFonts w:ascii="Courier New" w:hAnsi="Courier New"/>
            <w:b/>
            <w:color w:val="000000"/>
            <w:spacing w:val="-10"/>
            <w:sz w:val="6"/>
          </w:rPr>
          <w:delText>-</w:delText>
        </w:r>
        <w:r w:rsidRPr="00B80A37" w:rsidDel="004C1C11">
          <w:rPr>
            <w:rFonts w:ascii="Courier New" w:hAnsi="Courier New"/>
            <w:b/>
            <w:color w:val="000000"/>
            <w:spacing w:val="-10"/>
            <w:sz w:val="21"/>
          </w:rPr>
          <w:delText>trade/reference/products/catalog/fl_imp.txt.</w:delText>
        </w:r>
      </w:del>
    </w:p>
    <w:p w14:paraId="002D1136" w14:textId="473CFE08" w:rsidR="003A20D6" w:rsidRPr="00B80A37" w:rsidRDefault="002B38CB">
      <w:pPr>
        <w:spacing w:before="72" w:line="324"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import charges represent the aggregate cost of all freight, insurance, and other </w:t>
      </w:r>
      <w:r w:rsidRPr="00B80A37">
        <w:rPr>
          <w:rFonts w:ascii="Times New Roman" w:hAnsi="Times New Roman"/>
          <w:color w:val="000000"/>
          <w:spacing w:val="-2"/>
          <w:w w:val="115"/>
          <w:sz w:val="21"/>
        </w:rPr>
        <w:t>charges (excluding U.S. import duties) incurred in bringing the merchandise from along</w:t>
      </w:r>
      <w:r w:rsidRPr="00B80A37">
        <w:rPr>
          <w:rFonts w:ascii="Times New Roman" w:hAnsi="Times New Roman"/>
          <w:color w:val="000000"/>
          <w:spacing w:val="-2"/>
          <w:w w:val="115"/>
          <w:sz w:val="21"/>
        </w:rPr>
        <w:softHyphen/>
      </w:r>
      <w:r w:rsidRPr="00B80A37">
        <w:rPr>
          <w:rFonts w:ascii="Times New Roman" w:hAnsi="Times New Roman"/>
          <w:color w:val="000000"/>
          <w:w w:val="115"/>
          <w:sz w:val="21"/>
        </w:rPr>
        <w:t xml:space="preserve">side the carrier at the port of exportation in the country of exportation and placing it </w:t>
      </w:r>
      <w:r w:rsidRPr="00B80A37">
        <w:rPr>
          <w:rFonts w:ascii="Times New Roman" w:hAnsi="Times New Roman"/>
          <w:color w:val="000000"/>
          <w:spacing w:val="-5"/>
          <w:w w:val="115"/>
          <w:sz w:val="21"/>
        </w:rPr>
        <w:t xml:space="preserve">alongside the carrier at the first port of entry in the United States. In the case of overland </w:t>
      </w:r>
      <w:r w:rsidRPr="00B80A37">
        <w:rPr>
          <w:rFonts w:ascii="Times New Roman" w:hAnsi="Times New Roman"/>
          <w:color w:val="000000"/>
          <w:spacing w:val="-2"/>
          <w:w w:val="115"/>
          <w:sz w:val="21"/>
        </w:rPr>
        <w:t xml:space="preserve">shipments originating in Canada or Mexico, such costs include freight, insurance, and all </w:t>
      </w:r>
      <w:r w:rsidRPr="00B80A37">
        <w:rPr>
          <w:rFonts w:ascii="Times New Roman" w:hAnsi="Times New Roman"/>
          <w:color w:val="000000"/>
          <w:spacing w:val="-3"/>
          <w:w w:val="115"/>
          <w:sz w:val="21"/>
        </w:rPr>
        <w:t xml:space="preserve">other charges, costs and expenses incurred in bringing the merchandise from the point of origin (where the merchandise begins its journey to the United States in Canada or </w:t>
      </w:r>
      <w:ins w:id="1171" w:author="David Quin" w:date="2018-12-06T13:21:00Z">
        <w:r w:rsidR="00542656" w:rsidRPr="00B80A37">
          <w:rPr>
            <w:rFonts w:ascii="Times New Roman" w:hAnsi="Times New Roman"/>
            <w:color w:val="000000"/>
            <w:spacing w:val="-3"/>
            <w:w w:val="115"/>
            <w:sz w:val="21"/>
          </w:rPr>
          <w:t xml:space="preserve">Mexico) </w:t>
        </w:r>
      </w:ins>
      <w:del w:id="1172" w:author="David Quin" w:date="2018-12-06T13:21:00Z">
        <w:r w:rsidRPr="00B80A37" w:rsidDel="00542656">
          <w:rPr>
            <w:rFonts w:ascii="Times New Roman" w:hAnsi="Times New Roman"/>
            <w:color w:val="000000"/>
            <w:spacing w:val="-3"/>
            <w:w w:val="115"/>
            <w:sz w:val="21"/>
          </w:rPr>
          <w:delText xml:space="preserve">Mexico </w:delText>
        </w:r>
      </w:del>
      <w:r w:rsidRPr="00B80A37">
        <w:rPr>
          <w:rFonts w:ascii="Times New Roman" w:hAnsi="Times New Roman"/>
          <w:color w:val="000000"/>
          <w:w w:val="115"/>
          <w:sz w:val="21"/>
        </w:rPr>
        <w:t>to the first port of entry.</w:t>
      </w:r>
    </w:p>
    <w:p w14:paraId="5BF9F518" w14:textId="667A45CC" w:rsidR="003A20D6" w:rsidRPr="00B80A37" w:rsidRDefault="002B38CB">
      <w:pPr>
        <w:spacing w:before="72" w:line="324" w:lineRule="auto"/>
        <w:ind w:right="72" w:firstLine="360"/>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The </w:t>
      </w:r>
      <w:del w:id="1173" w:author="David Quin" w:date="2018-12-06T13:21:00Z">
        <w:r w:rsidRPr="00B80A37" w:rsidDel="00542656">
          <w:rPr>
            <w:rFonts w:ascii="Times New Roman" w:hAnsi="Times New Roman"/>
            <w:color w:val="000000"/>
            <w:spacing w:val="-3"/>
            <w:w w:val="115"/>
            <w:sz w:val="21"/>
          </w:rPr>
          <w:delText xml:space="preserve">cif </w:delText>
        </w:r>
      </w:del>
      <w:ins w:id="1174" w:author="David Quin" w:date="2018-12-06T13:21:00Z">
        <w:r w:rsidR="00542656" w:rsidRPr="00B80A37">
          <w:rPr>
            <w:rFonts w:ascii="Times New Roman" w:hAnsi="Times New Roman"/>
            <w:color w:val="000000"/>
            <w:spacing w:val="-3"/>
            <w:w w:val="115"/>
            <w:sz w:val="21"/>
          </w:rPr>
          <w:t xml:space="preserve">CIF </w:t>
        </w:r>
      </w:ins>
      <w:r w:rsidRPr="00B80A37">
        <w:rPr>
          <w:rFonts w:ascii="Times New Roman" w:hAnsi="Times New Roman"/>
          <w:color w:val="000000"/>
          <w:spacing w:val="-3"/>
          <w:w w:val="115"/>
          <w:sz w:val="21"/>
        </w:rPr>
        <w:t>(cost, insurance, and freight) value represents the landed value of the merchan</w:t>
      </w:r>
      <w:r w:rsidRPr="00B80A37">
        <w:rPr>
          <w:rFonts w:ascii="Times New Roman" w:hAnsi="Times New Roman"/>
          <w:color w:val="000000"/>
          <w:spacing w:val="-3"/>
          <w:w w:val="115"/>
          <w:sz w:val="21"/>
        </w:rPr>
        <w:softHyphen/>
      </w:r>
      <w:r w:rsidRPr="00B80A37">
        <w:rPr>
          <w:rFonts w:ascii="Times New Roman" w:hAnsi="Times New Roman"/>
          <w:color w:val="000000"/>
          <w:w w:val="115"/>
          <w:sz w:val="21"/>
        </w:rPr>
        <w:t xml:space="preserve">dise at the first port of arrival in the United States. It is computed by adding "Import </w:t>
      </w:r>
      <w:r w:rsidRPr="00B80A37">
        <w:rPr>
          <w:rFonts w:ascii="Times New Roman" w:hAnsi="Times New Roman"/>
          <w:color w:val="000000"/>
          <w:spacing w:val="-2"/>
          <w:w w:val="115"/>
          <w:sz w:val="21"/>
        </w:rPr>
        <w:t>Charges" to the "Customs Value" (see definitions above) and therefore excludes U.S. im</w:t>
      </w:r>
      <w:r w:rsidRPr="00B80A37">
        <w:rPr>
          <w:rFonts w:ascii="Times New Roman" w:hAnsi="Times New Roman"/>
          <w:color w:val="000000"/>
          <w:spacing w:val="-2"/>
          <w:w w:val="115"/>
          <w:sz w:val="21"/>
        </w:rPr>
        <w:softHyphen/>
      </w:r>
      <w:r w:rsidRPr="00B80A37">
        <w:rPr>
          <w:rFonts w:ascii="Times New Roman" w:hAnsi="Times New Roman"/>
          <w:color w:val="000000"/>
          <w:w w:val="115"/>
          <w:sz w:val="21"/>
        </w:rPr>
        <w:t>port duties.</w:t>
      </w:r>
    </w:p>
    <w:p w14:paraId="1F3C8791"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7029927A" w14:textId="5B744521" w:rsidR="003A20D6" w:rsidRPr="00B80A37" w:rsidRDefault="005E1B5A">
      <w:pPr>
        <w:spacing w:line="437" w:lineRule="exact"/>
        <w:ind w:right="1872"/>
        <w:rPr>
          <w:rFonts w:ascii="Times New Roman" w:hAnsi="Times New Roman"/>
          <w:b/>
          <w:color w:val="000000"/>
          <w:spacing w:val="24"/>
          <w:w w:val="115"/>
          <w:sz w:val="29"/>
        </w:rPr>
      </w:pPr>
      <w:r w:rsidRPr="00B80A37">
        <w:rPr>
          <w:noProof/>
        </w:rPr>
        <w:lastRenderedPageBreak/>
        <mc:AlternateContent>
          <mc:Choice Requires="wps">
            <w:drawing>
              <wp:anchor distT="0" distB="0" distL="114300" distR="114300" simplePos="0" relativeHeight="251464192" behindDoc="0" locked="0" layoutInCell="1" allowOverlap="1" wp14:anchorId="47C4189B" wp14:editId="1128C971">
                <wp:simplePos x="0" y="0"/>
                <wp:positionH relativeFrom="page">
                  <wp:posOffset>2315845</wp:posOffset>
                </wp:positionH>
                <wp:positionV relativeFrom="page">
                  <wp:posOffset>4768850</wp:posOffset>
                </wp:positionV>
                <wp:extent cx="0" cy="366395"/>
                <wp:effectExtent l="0" t="0" r="0" b="1905"/>
                <wp:wrapNone/>
                <wp:docPr id="727"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6639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E8337" id="Line 709" o:spid="_x0000_s1026" style="position:absolute;z-index:2514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35pt,375.5pt" to="182.35pt,40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uDKEQIAAC4EAAAOAAAAZHJzL2Uyb0RvYy54bWysU1/v2iAUfV+y70B411at/xrrL4vVvbjN&#13;&#10;5Ld9AARqySgQQKtZ9t13odXN7WVZ1gcK3Mu55x4Oq5drI9GFWye0KvBomGLEFdVMqFOBv3zeDRYY&#13;&#10;OU8UI1IrXuAbd/hl/fbNqjU5H+taS8YtAhDl8tYUuPbe5EniaM0b4obacAXBStuGeFjaU8IsaQG9&#13;&#10;kck4TWdJqy0zVlPuHOyWXRCvI35Vceo/VZXjHskCAzcfRxvHYxiT9YrkJ0tMLWhPg/wDi4YIBUUf&#13;&#10;UCXxBJ2t+AOqEdRqpys/pLpJdFUJymMP0M0o/a2b15oYHnsBcZx5yOT+Hyz9eDlYJFiB5+M5Roo0&#13;&#10;cEl7oTiap8ugTmtcDkkbdbChP3pVr2av6VcHseQpGBbOANqx/aAZwJCz11GUa2WbcBjaRdeo/e2h&#13;&#10;Pb96RLtNCruT2WyynIbCCcnv54x1/j3XDQqTAkugF3HJZe98l3pPCWWU3gkpYZ/kUqG2wFmWTeMB&#13;&#10;p6VgIRhizp6OG2nRhQRvxK+v+5QWkEvi6i4vhjrXWH1WLFapOWHbfu6JkN0cGpAqFIIWgWc/61zx&#13;&#10;bZkut4vtIhtk49l2kKVlOXi322SD2W40n5aTcrMpR98D51GW14IxrgLtu0NH2d85oH8rnbceHn3o&#13;&#10;kzyjR82B7P0fScc7DtfaWeGo2e1gg+bhusGUMbl/QMH1v65j1s9nvv4BAAD//wMAUEsDBBQABgAI&#13;&#10;AAAAIQC4VyHz4wAAABABAAAPAAAAZHJzL2Rvd25yZXYueG1sTE9NT8MwDL0j8R8iI3Fj6WC0Vdd0&#13;&#10;mvi6IG1im9jVa7y2okmqJlu7f48RB7hYst/z+8gXo2nFmXrfOKtgOolAkC2dbmylYLd9vUtB+IBW&#13;&#10;Y+ssKbiQh0VxfZVjpt1gP+i8CZVgEeszVFCH0GVS+rImg37iOrKMHV1vMPDaV1L3OLC4aeV9FMXS&#13;&#10;YGPZocaOnmoqvzYnoyDd47B+aZbxrKz28XF1Sd4+1+9K3d6Mz3MeyzmIQGP4+4CfDpwfCg52cCer&#13;&#10;vWgVPMSzhKkKkscpN2PG7+XAHlGagCxy+b9I8Q0AAP//AwBQSwECLQAUAAYACAAAACEAtoM4kv4A&#13;&#10;AADhAQAAEwAAAAAAAAAAAAAAAAAAAAAAW0NvbnRlbnRfVHlwZXNdLnhtbFBLAQItABQABgAIAAAA&#13;&#10;IQA4/SH/1gAAAJQBAAALAAAAAAAAAAAAAAAAAC8BAABfcmVscy8ucmVsc1BLAQItABQABgAIAAAA&#13;&#10;IQCb2uDKEQIAAC4EAAAOAAAAAAAAAAAAAAAAAC4CAABkcnMvZTJvRG9jLnhtbFBLAQItABQABgAI&#13;&#10;AAAAIQC4VyHz4wAAABABAAAPAAAAAAAAAAAAAAAAAGsEAABkcnMvZG93bnJldi54bWxQSwUGAAAA&#13;&#10;AAQABADzAAAAewUAAAAA&#13;&#10;" strokeweight=".35pt">
                <o:lock v:ext="edit" shapetype="f"/>
                <w10:wrap anchorx="page" anchory="page"/>
              </v:line>
            </w:pict>
          </mc:Fallback>
        </mc:AlternateContent>
      </w:r>
      <w:r w:rsidR="002B38CB" w:rsidRPr="00B80A37">
        <w:rPr>
          <w:rFonts w:ascii="Times New Roman" w:hAnsi="Times New Roman"/>
          <w:b/>
          <w:color w:val="000000"/>
          <w:spacing w:val="24"/>
          <w:w w:val="115"/>
          <w:sz w:val="29"/>
        </w:rPr>
        <w:t xml:space="preserve">B </w:t>
      </w:r>
      <w:r w:rsidR="002B38CB" w:rsidRPr="00B80A37">
        <w:rPr>
          <w:rFonts w:ascii="Times New Roman" w:hAnsi="Times New Roman"/>
          <w:b/>
          <w:color w:val="000000"/>
          <w:spacing w:val="24"/>
          <w:sz w:val="28"/>
        </w:rPr>
        <w:t xml:space="preserve">Estimation at the 3-digit classification level </w:t>
      </w:r>
      <w:r w:rsidR="002B38CB" w:rsidRPr="00B80A37">
        <w:rPr>
          <w:rFonts w:ascii="Times New Roman" w:hAnsi="Times New Roman"/>
          <w:b/>
          <w:color w:val="000000"/>
          <w:spacing w:val="24"/>
          <w:sz w:val="24"/>
        </w:rPr>
        <w:t xml:space="preserve">B.1 </w:t>
      </w:r>
      <w:r w:rsidR="002B38CB" w:rsidRPr="00B80A37">
        <w:rPr>
          <w:rFonts w:ascii="Times New Roman" w:hAnsi="Times New Roman"/>
          <w:b/>
          <w:color w:val="000000"/>
          <w:spacing w:val="24"/>
          <w:sz w:val="23"/>
        </w:rPr>
        <w:t>Transport costs estimates: More detailed results</w:t>
      </w:r>
    </w:p>
    <w:p w14:paraId="05E53322" w14:textId="00263B77" w:rsidR="003A20D6" w:rsidRPr="00B80A37" w:rsidRDefault="002B38CB">
      <w:pPr>
        <w:spacing w:before="144" w:line="310" w:lineRule="exact"/>
        <w:ind w:right="72"/>
        <w:jc w:val="both"/>
        <w:rPr>
          <w:rFonts w:ascii="Times New Roman" w:hAnsi="Times New Roman"/>
          <w:color w:val="000000"/>
          <w:spacing w:val="8"/>
          <w:sz w:val="21"/>
        </w:rPr>
      </w:pPr>
      <w:r w:rsidRPr="00B80A37">
        <w:rPr>
          <w:rFonts w:ascii="Times New Roman" w:hAnsi="Times New Roman"/>
          <w:color w:val="000000"/>
          <w:spacing w:val="8"/>
          <w:sz w:val="21"/>
        </w:rPr>
        <w:t xml:space="preserve">In this section, we report more detailed results for the estimates for international transport </w:t>
      </w:r>
      <w:r w:rsidRPr="00B80A37">
        <w:rPr>
          <w:rFonts w:ascii="Times New Roman" w:hAnsi="Times New Roman"/>
          <w:color w:val="000000"/>
          <w:spacing w:val="7"/>
          <w:sz w:val="21"/>
        </w:rPr>
        <w:t xml:space="preserve">costs, by transport mode on a yearly basis, when either additive costs are included in the </w:t>
      </w:r>
      <w:r w:rsidRPr="00B80A37">
        <w:rPr>
          <w:rFonts w:ascii="Times New Roman" w:hAnsi="Times New Roman"/>
          <w:color w:val="000000"/>
          <w:spacing w:val="11"/>
          <w:sz w:val="21"/>
        </w:rPr>
        <w:t>estimation (Equation (6)) or not (Equation (7)), under our benchmark sectoral classifica</w:t>
      </w:r>
      <w:r w:rsidRPr="00B80A37">
        <w:rPr>
          <w:rFonts w:ascii="Times New Roman" w:hAnsi="Times New Roman"/>
          <w:color w:val="000000"/>
          <w:spacing w:val="11"/>
          <w:sz w:val="21"/>
        </w:rPr>
        <w:softHyphen/>
      </w:r>
      <w:r w:rsidRPr="00B80A37">
        <w:rPr>
          <w:rFonts w:ascii="Times New Roman" w:hAnsi="Times New Roman"/>
          <w:color w:val="000000"/>
          <w:spacing w:val="8"/>
          <w:sz w:val="21"/>
        </w:rPr>
        <w:t xml:space="preserve">tion level (3 digit). </w:t>
      </w:r>
      <w:del w:id="1175" w:author="David Quin" w:date="2018-12-06T13:22:00Z">
        <w:r w:rsidRPr="00B80A37" w:rsidDel="00542656">
          <w:rPr>
            <w:rFonts w:ascii="Times New Roman" w:hAnsi="Times New Roman"/>
            <w:color w:val="000000"/>
            <w:spacing w:val="8"/>
            <w:sz w:val="21"/>
          </w:rPr>
          <w:delText>Precisely</w:delText>
        </w:r>
      </w:del>
      <w:ins w:id="1176" w:author="David Quin" w:date="2018-12-06T13:22:00Z">
        <w:r w:rsidR="00542656" w:rsidRPr="00B80A37">
          <w:rPr>
            <w:rFonts w:ascii="Times New Roman" w:hAnsi="Times New Roman"/>
            <w:color w:val="000000"/>
            <w:spacing w:val="8"/>
            <w:sz w:val="21"/>
          </w:rPr>
          <w:t>Specifically</w:t>
        </w:r>
      </w:ins>
      <w:r w:rsidRPr="00B80A37">
        <w:rPr>
          <w:rFonts w:ascii="Times New Roman" w:hAnsi="Times New Roman"/>
          <w:color w:val="000000"/>
          <w:spacing w:val="8"/>
          <w:sz w:val="21"/>
        </w:rPr>
        <w:t xml:space="preserve">, we complement the results displayed in Table 1 by reporting </w:t>
      </w:r>
      <w:r w:rsidRPr="00B80A37">
        <w:rPr>
          <w:rFonts w:ascii="Times New Roman" w:hAnsi="Times New Roman"/>
          <w:color w:val="000000"/>
          <w:spacing w:val="10"/>
          <w:sz w:val="21"/>
        </w:rPr>
        <w:t xml:space="preserve">the estimates of international transport costs for a sample of years over 1974-2013, when </w:t>
      </w:r>
      <w:r w:rsidRPr="00B80A37">
        <w:rPr>
          <w:rFonts w:ascii="Times New Roman" w:hAnsi="Times New Roman"/>
          <w:color w:val="000000"/>
          <w:spacing w:val="9"/>
          <w:sz w:val="21"/>
        </w:rPr>
        <w:t xml:space="preserve">the degree of classification retained </w:t>
      </w:r>
      <w:r w:rsidRPr="00B80A37">
        <w:rPr>
          <w:rFonts w:ascii="Times New Roman" w:hAnsi="Times New Roman"/>
          <w:i/>
          <w:color w:val="000000"/>
          <w:spacing w:val="9"/>
        </w:rPr>
        <w:t xml:space="preserve">(s) </w:t>
      </w:r>
      <w:r w:rsidRPr="00B80A37">
        <w:rPr>
          <w:rFonts w:ascii="Times New Roman" w:hAnsi="Times New Roman"/>
          <w:color w:val="000000"/>
          <w:spacing w:val="9"/>
          <w:sz w:val="21"/>
        </w:rPr>
        <w:t>is at the 3-digit classification level. Table B.1 re</w:t>
      </w:r>
      <w:r w:rsidRPr="00B80A37">
        <w:rPr>
          <w:rFonts w:ascii="Times New Roman" w:hAnsi="Times New Roman"/>
          <w:color w:val="000000"/>
          <w:spacing w:val="9"/>
          <w:sz w:val="21"/>
        </w:rPr>
        <w:softHyphen/>
      </w:r>
      <w:r w:rsidRPr="00B80A37">
        <w:rPr>
          <w:rFonts w:ascii="Times New Roman" w:hAnsi="Times New Roman"/>
          <w:color w:val="000000"/>
          <w:spacing w:val="10"/>
          <w:sz w:val="21"/>
        </w:rPr>
        <w:t xml:space="preserve">ports the results for </w:t>
      </w:r>
      <w:del w:id="1177" w:author="David Quin" w:date="2018-12-06T13:22:00Z">
        <w:r w:rsidRPr="00B80A37" w:rsidDel="00542656">
          <w:rPr>
            <w:rFonts w:ascii="Times New Roman" w:hAnsi="Times New Roman"/>
            <w:color w:val="000000"/>
            <w:spacing w:val="10"/>
            <w:sz w:val="21"/>
          </w:rPr>
          <w:delText xml:space="preserve">Air </w:delText>
        </w:r>
      </w:del>
      <w:ins w:id="1178" w:author="David Quin" w:date="2018-12-06T13:22:00Z">
        <w:r w:rsidR="00542656" w:rsidRPr="00B80A37">
          <w:rPr>
            <w:rFonts w:ascii="Times New Roman" w:hAnsi="Times New Roman"/>
            <w:color w:val="000000"/>
            <w:spacing w:val="10"/>
            <w:sz w:val="21"/>
          </w:rPr>
          <w:t xml:space="preserve">air </w:t>
        </w:r>
      </w:ins>
      <w:r w:rsidRPr="00B80A37">
        <w:rPr>
          <w:rFonts w:ascii="Times New Roman" w:hAnsi="Times New Roman"/>
          <w:color w:val="000000"/>
          <w:spacing w:val="10"/>
          <w:sz w:val="21"/>
        </w:rPr>
        <w:t xml:space="preserve">transport. The results for </w:t>
      </w:r>
      <w:del w:id="1179" w:author="David Quin" w:date="2018-12-06T13:22:00Z">
        <w:r w:rsidRPr="00B80A37" w:rsidDel="00542656">
          <w:rPr>
            <w:rFonts w:ascii="Times New Roman" w:hAnsi="Times New Roman"/>
            <w:color w:val="000000"/>
            <w:spacing w:val="10"/>
            <w:sz w:val="21"/>
          </w:rPr>
          <w:delText xml:space="preserve">Vessel </w:delText>
        </w:r>
      </w:del>
      <w:ins w:id="1180" w:author="David Quin" w:date="2018-12-06T13:22:00Z">
        <w:r w:rsidR="00542656" w:rsidRPr="00B80A37">
          <w:rPr>
            <w:rFonts w:ascii="Times New Roman" w:hAnsi="Times New Roman"/>
            <w:color w:val="000000"/>
            <w:spacing w:val="10"/>
            <w:sz w:val="21"/>
          </w:rPr>
          <w:t xml:space="preserve">vessel </w:t>
        </w:r>
      </w:ins>
      <w:r w:rsidRPr="00B80A37">
        <w:rPr>
          <w:rFonts w:ascii="Times New Roman" w:hAnsi="Times New Roman"/>
          <w:color w:val="000000"/>
          <w:spacing w:val="10"/>
          <w:sz w:val="21"/>
        </w:rPr>
        <w:t xml:space="preserve">transport are displayed in Table </w:t>
      </w:r>
      <w:r w:rsidRPr="00B80A37">
        <w:rPr>
          <w:rFonts w:ascii="Times New Roman" w:hAnsi="Times New Roman"/>
          <w:color w:val="000000"/>
          <w:sz w:val="21"/>
        </w:rPr>
        <w:t>B.2.</w:t>
      </w:r>
    </w:p>
    <w:p w14:paraId="44E7468A" w14:textId="77777777" w:rsidR="003A20D6" w:rsidRPr="00B80A37" w:rsidRDefault="002B38CB">
      <w:pPr>
        <w:spacing w:before="144" w:after="144" w:line="278" w:lineRule="auto"/>
        <w:jc w:val="center"/>
        <w:rPr>
          <w:rFonts w:ascii="Times New Roman" w:hAnsi="Times New Roman"/>
          <w:color w:val="000000"/>
          <w:spacing w:val="11"/>
          <w:sz w:val="21"/>
        </w:rPr>
      </w:pPr>
      <w:r w:rsidRPr="00B80A37">
        <w:rPr>
          <w:rFonts w:ascii="Times New Roman" w:hAnsi="Times New Roman"/>
          <w:color w:val="000000"/>
          <w:spacing w:val="11"/>
          <w:sz w:val="21"/>
        </w:rPr>
        <w:t>Table B.1: Air: Transport costs estimates, 3-</w:t>
      </w:r>
      <w:commentRangeStart w:id="1181"/>
      <w:r w:rsidRPr="00B80A37">
        <w:rPr>
          <w:rFonts w:ascii="Times New Roman" w:hAnsi="Times New Roman"/>
          <w:color w:val="000000"/>
          <w:spacing w:val="11"/>
          <w:sz w:val="21"/>
        </w:rPr>
        <w:t xml:space="preserve">digits </w:t>
      </w:r>
      <w:commentRangeEnd w:id="1181"/>
      <w:r w:rsidR="00542656" w:rsidRPr="00B80A37">
        <w:rPr>
          <w:rStyle w:val="CommentReference"/>
        </w:rPr>
        <w:commentReference w:id="1181"/>
      </w:r>
      <w:r w:rsidRPr="00B80A37">
        <w:rPr>
          <w:rFonts w:ascii="Times New Roman" w:hAnsi="Times New Roman"/>
          <w:color w:val="000000"/>
          <w:spacing w:val="11"/>
          <w:sz w:val="21"/>
        </w:rPr>
        <w:t>(selected years)</w:t>
      </w:r>
    </w:p>
    <w:p w14:paraId="7789F5E5" w14:textId="77777777" w:rsidR="003A20D6" w:rsidRPr="00B80A37" w:rsidRDefault="005E1B5A">
      <w:pPr>
        <w:tabs>
          <w:tab w:val="left" w:pos="2412"/>
          <w:tab w:val="left" w:pos="3258"/>
          <w:tab w:val="left" w:pos="4104"/>
          <w:tab w:val="left" w:pos="4941"/>
          <w:tab w:val="left" w:pos="5787"/>
          <w:tab w:val="left" w:pos="6633"/>
          <w:tab w:val="right" w:pos="7894"/>
        </w:tabs>
        <w:spacing w:before="72" w:line="213"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467264" behindDoc="0" locked="0" layoutInCell="1" allowOverlap="1" wp14:anchorId="0565263C" wp14:editId="75C76577">
                <wp:simplePos x="0" y="0"/>
                <wp:positionH relativeFrom="column">
                  <wp:posOffset>333375</wp:posOffset>
                </wp:positionH>
                <wp:positionV relativeFrom="paragraph">
                  <wp:posOffset>15875</wp:posOffset>
                </wp:positionV>
                <wp:extent cx="4817110" cy="0"/>
                <wp:effectExtent l="0" t="12700" r="8890" b="0"/>
                <wp:wrapNone/>
                <wp:docPr id="726"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8E196" id="Line 708"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5pt" to="405.5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mkjEQIAACIEAAAOAAAAZHJzL2Uyb0RvYy54bWysU8GO2jAQvVfqP1i+QxKahRARVhWBXmgX&#13;&#10;adsPMLZDrDq2ZRsCqvrvHRtIS3upqubgjD0zz+/NjBfP506iE7dOaFXhbJxixBXVTKhDhb983owK&#13;&#10;jJwnihGpFa/whTv8vHz7ZtGbkk90qyXjFgGIcmVvKtx6b8okcbTlHXFjbbgCZ6NtRzxs7SFhlvSA&#13;&#10;3slkkqbTpNeWGaspdw5O66sTLyN+03DqX5rGcY9khYGbj6uN6z6syXJByoMlphX0RoP8A4uOCAWX&#13;&#10;DlA18QQdrfgDqhPUaqcbP6a6S3TTCMqjBlCTpb+peW2J4VELFMeZoUzu/8HST6edRYJVeDaZYqRI&#13;&#10;B03aCsXRLC1CdXrjSghaqZ0N+uhZvZqtpl8d+JIHZ9g4A2j7/qNmAEOOXseinBvbhWSQi86x9peh&#13;&#10;9vzsEYXDvMhmWQYtondfQsp7orHOf+C6Q8GosAR+EZicts4HIqS8h4R7lN4IKWNrpUJ9hSfzIn8C&#13;&#10;6M6AULaXMdlpKVgIDCnOHvYradGJhEGJX1APwA9hVh8Vi8AtJ2x9sz0R8mpDvFQBD2QBtZt1nYRv&#13;&#10;83S+LtZFPson0/UoT+t69H6zykfTTTZ7qt/Vq1WdfQ/UsrxsBWNcBXb3qczyv+v67X1c52mYy6Ek&#13;&#10;ySN6lAhk7/9IOvY1tPLa/r1ml50N1QgthkGMwbdHEyb9132M+vm0lz8AAAD//wMAUEsDBBQABgAI&#13;&#10;AAAAIQDQ8f9L2wAAAAsBAAAPAAAAZHJzL2Rvd25yZXYueG1sTE9NT8MwDL0j8R8iI3FjaSYNTV3T&#13;&#10;CZg4IrQB97QxbaFxuiRdy7/H48Iutp6e/T6K7ex6ccIQO08a1CIDgVR721Gj4f3t+W4NIiZD1vSe&#13;&#10;UMMPRtiW11eFya2faI+nQ2oEi1DMjYY2pSGXMtYtOhMXfkBi7tMHZxLD0EgbzMTirpfLLLuXznTE&#13;&#10;Dq0Z8KnF+vswOg1V9qEej/tXF16afqTpuJtS9aX17c282/B42IBIOKf/Dzh34PxQcrDKj2Sj6DWs&#13;&#10;liu+1HBeTK+VUiCqPyzLQl52KH8BAAD//wMAUEsBAi0AFAAGAAgAAAAhALaDOJL+AAAA4QEAABMA&#13;&#10;AAAAAAAAAAAAAAAAAAAAAFtDb250ZW50X1R5cGVzXS54bWxQSwECLQAUAAYACAAAACEAOP0h/9YA&#13;&#10;AACUAQAACwAAAAAAAAAAAAAAAAAvAQAAX3JlbHMvLnJlbHNQSwECLQAUAAYACAAAACEAgMJpIxEC&#13;&#10;AAAiBAAADgAAAAAAAAAAAAAAAAAuAgAAZHJzL2Uyb0RvYy54bWxQSwECLQAUAAYACAAAACEA0PH/&#13;&#10;S9sAAAALAQAADwAAAAAAAAAAAAAAAABrBAAAZHJzL2Rvd25yZXYueG1sUEsFBgAAAAAEAAQA8wAA&#13;&#10;AHMFAAAAAA==&#13;&#10;" strokeweight="2.35pt">
                <v:stroke linestyle="thinThin"/>
                <o:lock v:ext="edit" shapetype="f"/>
              </v:line>
            </w:pict>
          </mc:Fallback>
        </mc:AlternateContent>
      </w:r>
      <w:r w:rsidR="002B38CB" w:rsidRPr="00B80A37">
        <w:rPr>
          <w:rFonts w:ascii="Times New Roman" w:hAnsi="Times New Roman"/>
          <w:color w:val="000000"/>
          <w:sz w:val="21"/>
        </w:rPr>
        <w:t>Year</w:t>
      </w:r>
      <w:r w:rsidR="002B38CB" w:rsidRPr="00B80A37">
        <w:rPr>
          <w:rFonts w:ascii="Times New Roman" w:hAnsi="Times New Roman"/>
          <w:color w:val="000000"/>
          <w:sz w:val="21"/>
        </w:rPr>
        <w:tab/>
      </w:r>
      <w:r w:rsidR="002B38CB" w:rsidRPr="00B80A37">
        <w:rPr>
          <w:rFonts w:ascii="Times New Roman" w:hAnsi="Times New Roman"/>
          <w:color w:val="000000"/>
          <w:spacing w:val="4"/>
          <w:sz w:val="21"/>
        </w:rPr>
        <w:t>1974</w:t>
      </w:r>
      <w:r w:rsidR="002B38CB" w:rsidRPr="00B80A37">
        <w:rPr>
          <w:rFonts w:ascii="Times New Roman" w:hAnsi="Times New Roman"/>
          <w:color w:val="000000"/>
          <w:spacing w:val="4"/>
          <w:sz w:val="21"/>
        </w:rPr>
        <w:tab/>
      </w:r>
      <w:r w:rsidR="002B38CB" w:rsidRPr="00B80A37">
        <w:rPr>
          <w:rFonts w:ascii="Times New Roman" w:hAnsi="Times New Roman"/>
          <w:color w:val="000000"/>
          <w:spacing w:val="2"/>
          <w:sz w:val="21"/>
        </w:rPr>
        <w:t>1980</w:t>
      </w:r>
      <w:r w:rsidR="002B38CB" w:rsidRPr="00B80A37">
        <w:rPr>
          <w:rFonts w:ascii="Times New Roman" w:hAnsi="Times New Roman"/>
          <w:color w:val="000000"/>
          <w:spacing w:val="2"/>
          <w:sz w:val="21"/>
        </w:rPr>
        <w:tab/>
      </w:r>
      <w:r w:rsidR="002B38CB" w:rsidRPr="00B80A37">
        <w:rPr>
          <w:rFonts w:ascii="Times New Roman" w:hAnsi="Times New Roman"/>
          <w:color w:val="000000"/>
          <w:sz w:val="21"/>
        </w:rPr>
        <w:t>1990</w:t>
      </w:r>
      <w:r w:rsidR="002B38CB" w:rsidRPr="00B80A37">
        <w:rPr>
          <w:rFonts w:ascii="Times New Roman" w:hAnsi="Times New Roman"/>
          <w:color w:val="000000"/>
          <w:sz w:val="21"/>
        </w:rPr>
        <w:tab/>
        <w:t>2000</w:t>
      </w:r>
      <w:r w:rsidR="002B38CB" w:rsidRPr="00B80A37">
        <w:rPr>
          <w:rFonts w:ascii="Times New Roman" w:hAnsi="Times New Roman"/>
          <w:color w:val="000000"/>
          <w:sz w:val="21"/>
        </w:rPr>
        <w:tab/>
      </w:r>
      <w:r w:rsidR="002B38CB" w:rsidRPr="00B80A37">
        <w:rPr>
          <w:rFonts w:ascii="Times New Roman" w:hAnsi="Times New Roman"/>
          <w:color w:val="000000"/>
          <w:spacing w:val="2"/>
          <w:sz w:val="21"/>
        </w:rPr>
        <w:t>2004</w:t>
      </w:r>
      <w:r w:rsidR="002B38CB" w:rsidRPr="00B80A37">
        <w:rPr>
          <w:rFonts w:ascii="Times New Roman" w:hAnsi="Times New Roman"/>
          <w:color w:val="000000"/>
          <w:spacing w:val="2"/>
          <w:sz w:val="21"/>
        </w:rPr>
        <w:tab/>
      </w:r>
      <w:r w:rsidR="002B38CB" w:rsidRPr="00B80A37">
        <w:rPr>
          <w:rFonts w:ascii="Times New Roman" w:hAnsi="Times New Roman"/>
          <w:color w:val="000000"/>
          <w:sz w:val="21"/>
        </w:rPr>
        <w:t>2010</w:t>
      </w:r>
      <w:r w:rsidR="002B38CB" w:rsidRPr="00B80A37">
        <w:rPr>
          <w:rFonts w:ascii="Times New Roman" w:hAnsi="Times New Roman"/>
          <w:color w:val="000000"/>
          <w:sz w:val="21"/>
        </w:rPr>
        <w:tab/>
        <w:t>2013</w:t>
      </w:r>
    </w:p>
    <w:p w14:paraId="02AB4343" w14:textId="77777777" w:rsidR="003A20D6" w:rsidRPr="00B80A37" w:rsidRDefault="005E1B5A">
      <w:pPr>
        <w:spacing w:line="285" w:lineRule="auto"/>
        <w:ind w:left="648"/>
        <w:rPr>
          <w:rFonts w:ascii="Times New Roman" w:hAnsi="Times New Roman"/>
          <w:b/>
          <w:color w:val="000000"/>
          <w:spacing w:val="17"/>
          <w:u w:val="single"/>
        </w:rPr>
      </w:pPr>
      <w:r w:rsidRPr="00B80A37">
        <w:rPr>
          <w:noProof/>
        </w:rPr>
        <mc:AlternateContent>
          <mc:Choice Requires="wps">
            <w:drawing>
              <wp:anchor distT="0" distB="0" distL="114300" distR="114300" simplePos="0" relativeHeight="251470336" behindDoc="0" locked="0" layoutInCell="1" allowOverlap="1" wp14:anchorId="73BCBB9F" wp14:editId="15644CDA">
                <wp:simplePos x="0" y="0"/>
                <wp:positionH relativeFrom="column">
                  <wp:posOffset>333375</wp:posOffset>
                </wp:positionH>
                <wp:positionV relativeFrom="paragraph">
                  <wp:posOffset>3175</wp:posOffset>
                </wp:positionV>
                <wp:extent cx="4817110" cy="0"/>
                <wp:effectExtent l="0" t="0" r="0" b="0"/>
                <wp:wrapNone/>
                <wp:docPr id="725"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02010" id="Line 707"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FvEwIAAC8EAAAOAAAAZHJzL2Uyb0RvYy54bWysU8uu2yAQ3VfqPyD2ie3UeVwrzlUVJ92k&#13;&#10;vZFu+wEEcIyKAQGJE1X99w44cZt2U1X1AgMzHM6ZOSyfL61EZ26d0KrE2TjFiCuqmVDHEn/5vB0t&#13;&#10;MHKeKEakVrzEV+7w8+rtm2VnCj7RjZaMWwQgyhWdKXHjvSmSxNGGt8SNteEKgrW2LfGwtMeEWdIB&#13;&#10;eiuTSZrOkk5bZqym3DnYrfogXkX8uubUv9S14x7JEgM3H0cbx0MYk9WSFEdLTCPojQb5BxYtEQou&#13;&#10;HaAq4gk6WfEHVCuo1U7Xfkx1m+i6FpRHDaAmS39T89oQw6MWKI4zQ5nc/4Oln857iwQr8XwyxUiR&#13;&#10;Fpq0E4qjeToP1emMKyBprfY26KMX9Wp2mn51EEsegmHhDKAduo+aAQw5eR2LcqltGw6DXHSJtb8O&#13;&#10;tecXjyhs5otsnmXQInqPJaS4HzTW+Q9ctyhMSiyBXwQm553zgQgp7inhHqW3QsrYWqlQB+B5Po0H&#13;&#10;nJaChWBIc/Z4WEuLziSYI35BMYA9pAXkirimz4uh3jZWnxSLtzScsM1t7omQ/RyApAoXgUbgeZv1&#13;&#10;tvj2lD5tFptFPsons80oT6tq9H67zkezbTafVu+q9brKvgfOWV40gjGuAu27RbP87yxweyy9uQaT&#13;&#10;DvVJHtGjdiB7/0fSscmhr70XDppd9zaUKfQbXBmTby8o2P7Xdcz6+c5XP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B2&#13;&#10;/bFv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7"/>
          <w:u w:val="single"/>
        </w:rPr>
        <w:t>Model</w:t>
      </w:r>
      <w:r w:rsidR="002B38CB" w:rsidRPr="00B80A37">
        <w:rPr>
          <w:rFonts w:ascii="Times New Roman" w:hAnsi="Times New Roman"/>
          <w:b/>
          <w:color w:val="000000"/>
          <w:spacing w:val="17"/>
        </w:rPr>
        <w:t xml:space="preserve"> (a)</w:t>
      </w:r>
      <w:r w:rsidR="002B38CB" w:rsidRPr="00B80A37">
        <w:rPr>
          <w:rFonts w:ascii="Times New Roman" w:hAnsi="Times New Roman"/>
          <w:b/>
          <w:color w:val="000000"/>
          <w:spacing w:val="17"/>
          <w:u w:val="single"/>
        </w:rPr>
        <w:t xml:space="preserve"> - </w:t>
      </w:r>
      <w:r w:rsidR="002B38CB" w:rsidRPr="00B80A37">
        <w:rPr>
          <w:rFonts w:ascii="Times New Roman" w:hAnsi="Times New Roman"/>
          <w:b/>
          <w:color w:val="000000"/>
          <w:spacing w:val="17"/>
        </w:rPr>
        <w:t xml:space="preserve">With only Ad-Valorem TC (lice - </w:t>
      </w:r>
      <w:r w:rsidR="002B38CB" w:rsidRPr="00B80A37">
        <w:rPr>
          <w:rFonts w:ascii="Times New Roman" w:hAnsi="Times New Roman"/>
          <w:color w:val="000000"/>
          <w:spacing w:val="17"/>
          <w:sz w:val="21"/>
        </w:rPr>
        <w:t>1, in %)</w:t>
      </w:r>
    </w:p>
    <w:p w14:paraId="7F40188F"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line="213" w:lineRule="auto"/>
        <w:ind w:left="648"/>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6.9</w:t>
      </w:r>
      <w:r w:rsidRPr="00B80A37">
        <w:rPr>
          <w:rFonts w:ascii="Times New Roman" w:hAnsi="Times New Roman"/>
          <w:color w:val="000000"/>
          <w:sz w:val="21"/>
        </w:rPr>
        <w:tab/>
        <w:t>5.4</w:t>
      </w:r>
      <w:r w:rsidRPr="00B80A37">
        <w:rPr>
          <w:rFonts w:ascii="Times New Roman" w:hAnsi="Times New Roman"/>
          <w:color w:val="000000"/>
          <w:sz w:val="21"/>
        </w:rPr>
        <w:tab/>
        <w:t>5.0</w:t>
      </w:r>
      <w:r w:rsidRPr="00B80A37">
        <w:rPr>
          <w:rFonts w:ascii="Times New Roman" w:hAnsi="Times New Roman"/>
          <w:color w:val="000000"/>
          <w:sz w:val="21"/>
        </w:rPr>
        <w:tab/>
        <w:t>3.6</w:t>
      </w:r>
      <w:r w:rsidRPr="00B80A37">
        <w:rPr>
          <w:rFonts w:ascii="Times New Roman" w:hAnsi="Times New Roman"/>
          <w:color w:val="000000"/>
          <w:sz w:val="21"/>
        </w:rPr>
        <w:tab/>
        <w:t>4.0</w:t>
      </w:r>
      <w:r w:rsidRPr="00B80A37">
        <w:rPr>
          <w:rFonts w:ascii="Times New Roman" w:hAnsi="Times New Roman"/>
          <w:color w:val="000000"/>
          <w:sz w:val="21"/>
        </w:rPr>
        <w:tab/>
        <w:t>4.2</w:t>
      </w:r>
      <w:r w:rsidRPr="00B80A37">
        <w:rPr>
          <w:rFonts w:ascii="Times New Roman" w:hAnsi="Times New Roman"/>
          <w:color w:val="000000"/>
          <w:sz w:val="21"/>
        </w:rPr>
        <w:tab/>
        <w:t>3.4</w:t>
      </w:r>
    </w:p>
    <w:p w14:paraId="58FB2122"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before="72"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5.4</w:t>
      </w:r>
      <w:r w:rsidRPr="00B80A37">
        <w:rPr>
          <w:rFonts w:ascii="Times New Roman" w:hAnsi="Times New Roman"/>
          <w:color w:val="000000"/>
          <w:sz w:val="21"/>
        </w:rPr>
        <w:tab/>
        <w:t>3.8</w:t>
      </w:r>
      <w:r w:rsidRPr="00B80A37">
        <w:rPr>
          <w:rFonts w:ascii="Times New Roman" w:hAnsi="Times New Roman"/>
          <w:color w:val="000000"/>
          <w:sz w:val="21"/>
        </w:rPr>
        <w:tab/>
        <w:t>4.4</w:t>
      </w:r>
      <w:r w:rsidRPr="00B80A37">
        <w:rPr>
          <w:rFonts w:ascii="Times New Roman" w:hAnsi="Times New Roman"/>
          <w:color w:val="000000"/>
          <w:sz w:val="21"/>
        </w:rPr>
        <w:tab/>
        <w:t>2.5</w:t>
      </w:r>
      <w:r w:rsidRPr="00B80A37">
        <w:rPr>
          <w:rFonts w:ascii="Times New Roman" w:hAnsi="Times New Roman"/>
          <w:color w:val="000000"/>
          <w:sz w:val="21"/>
        </w:rPr>
        <w:tab/>
        <w:t>2.9</w:t>
      </w:r>
      <w:r w:rsidRPr="00B80A37">
        <w:rPr>
          <w:rFonts w:ascii="Times New Roman" w:hAnsi="Times New Roman"/>
          <w:color w:val="000000"/>
          <w:sz w:val="21"/>
        </w:rPr>
        <w:tab/>
        <w:t>3.4</w:t>
      </w:r>
      <w:r w:rsidRPr="00B80A37">
        <w:rPr>
          <w:rFonts w:ascii="Times New Roman" w:hAnsi="Times New Roman"/>
          <w:color w:val="000000"/>
          <w:sz w:val="21"/>
        </w:rPr>
        <w:tab/>
        <w:t>2.9</w:t>
      </w:r>
    </w:p>
    <w:p w14:paraId="3532F795" w14:textId="77777777" w:rsidR="003A20D6" w:rsidRPr="00B80A37" w:rsidRDefault="005E1B5A">
      <w:pPr>
        <w:ind w:left="648"/>
        <w:rPr>
          <w:rFonts w:ascii="Times New Roman" w:hAnsi="Times New Roman"/>
          <w:b/>
          <w:color w:val="000000"/>
          <w:spacing w:val="18"/>
        </w:rPr>
      </w:pPr>
      <w:r w:rsidRPr="00B80A37">
        <w:rPr>
          <w:noProof/>
        </w:rPr>
        <mc:AlternateContent>
          <mc:Choice Requires="wps">
            <w:drawing>
              <wp:anchor distT="0" distB="0" distL="114300" distR="114300" simplePos="0" relativeHeight="251473408" behindDoc="0" locked="0" layoutInCell="1" allowOverlap="1" wp14:anchorId="3C63AB9B" wp14:editId="4C69980C">
                <wp:simplePos x="0" y="0"/>
                <wp:positionH relativeFrom="column">
                  <wp:posOffset>333375</wp:posOffset>
                </wp:positionH>
                <wp:positionV relativeFrom="paragraph">
                  <wp:posOffset>3175</wp:posOffset>
                </wp:positionV>
                <wp:extent cx="4817110" cy="0"/>
                <wp:effectExtent l="0" t="0" r="0" b="0"/>
                <wp:wrapNone/>
                <wp:docPr id="724"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BEAA4" id="Line 706"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FlUEwIAAC8EAAAOAAAAZHJzL2Uyb0RvYy54bWysU8GO2yAQvVfqPyDuie3U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Qr8WySY6RI&#13;&#10;C03aCsXRLJ2G6nTGFZC0Ujsb9NGzejFbTb87iCV3wbBwBtD23WfNAIYcvY5FOde2DYdBLjrH2l+G&#13;&#10;2vOzRxQ283k2yzJoEb3FElLcDhrr/CeuWxQmJZbALwKT09b5QIQUt5Rwj9IbIWVsrVSoA/A8f4gH&#13;&#10;nJaChWBIc/awX0mLTiSYI35BMYDdpQXkirimz4uh3jZWHxWLtzScsPV17omQ/RyApAoXgUbgeZ31&#13;&#10;tvjxmD6u5+t5Pson0/UoT6tq9HGzykfTTTZ7qD5Uq1WV/Qycs7xoBGNcBdo3i2b52yxwfSy9uQaT&#13;&#10;DvVJ7tGjdiB7+0fSscmhr70X9ppddjaUKfQbXBmTry8o2P7Pdcz6/c6Xv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D7&#13;&#10;iFlU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8"/>
        </w:rPr>
        <w:t>Model (b) - With Additive &amp; Ad-Valorem TC</w:t>
      </w:r>
    </w:p>
    <w:p w14:paraId="7F50EDFC" w14:textId="77777777" w:rsidR="003A20D6" w:rsidRPr="00B80A37" w:rsidRDefault="005E1B5A">
      <w:pPr>
        <w:spacing w:line="271" w:lineRule="auto"/>
        <w:ind w:left="648"/>
        <w:rPr>
          <w:rFonts w:ascii="Times New Roman" w:hAnsi="Times New Roman"/>
          <w:i/>
          <w:color w:val="000000"/>
          <w:spacing w:val="14"/>
        </w:rPr>
      </w:pPr>
      <w:r w:rsidRPr="00B80A37">
        <w:rPr>
          <w:noProof/>
        </w:rPr>
        <mc:AlternateContent>
          <mc:Choice Requires="wps">
            <w:drawing>
              <wp:anchor distT="0" distB="0" distL="114300" distR="114300" simplePos="0" relativeHeight="251476480" behindDoc="0" locked="0" layoutInCell="1" allowOverlap="1" wp14:anchorId="7D77AB11" wp14:editId="1FEA9D1E">
                <wp:simplePos x="0" y="0"/>
                <wp:positionH relativeFrom="column">
                  <wp:posOffset>333375</wp:posOffset>
                </wp:positionH>
                <wp:positionV relativeFrom="paragraph">
                  <wp:posOffset>3175</wp:posOffset>
                </wp:positionV>
                <wp:extent cx="4817110" cy="0"/>
                <wp:effectExtent l="0" t="0" r="0" b="0"/>
                <wp:wrapNone/>
                <wp:docPr id="723"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C1CB6" id="Line 705"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AXEw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vnkCSNF&#13;&#10;WmjSTiiO5uk0VKczroCktdrboI9e1KvZafrVQSx5CIaFM4B26D5oBjDk5HUsyqW2bTgMctEl1v46&#13;&#10;1J5fPKKwmS+yeZZBi+g9lpDiftBY599z3aIwKbEEfhGYnHfOByKkuKeEe5TeCilja6VCHYDn+TQe&#13;&#10;cFoKFoIhzdnjYS0tOpNgjvgFxQD2kBaQK+KaPi+GettYfVIs3tJwwja3uSdC9nMAkipcBBqB523W&#13;&#10;2+Lbc/q8WWwW+SifzDajPK2q0bvtOh/Nttl8Wj1V63WVfQ+cs7xoBGNcBdp3i2b531ng9lh6cw0m&#13;&#10;HeqTPKJH7UD2/o+kY5NDX3svHDS77m0oU+g3uDIm315QsP2v65j1852vfg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AM&#13;&#10;r/AX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i/>
          <w:color w:val="000000"/>
          <w:spacing w:val="14"/>
        </w:rPr>
        <w:t>Ad</w:t>
      </w:r>
      <w:r w:rsidR="002B38CB" w:rsidRPr="00B80A37">
        <w:rPr>
          <w:rFonts w:ascii="Times New Roman" w:hAnsi="Times New Roman"/>
          <w:i/>
          <w:color w:val="000000"/>
          <w:spacing w:val="14"/>
          <w:sz w:val="6"/>
        </w:rPr>
        <w:t>-</w:t>
      </w:r>
      <w:r w:rsidR="002B38CB" w:rsidRPr="00B80A37">
        <w:rPr>
          <w:rFonts w:ascii="Times New Roman" w:hAnsi="Times New Roman"/>
          <w:i/>
          <w:color w:val="000000"/>
          <w:spacing w:val="14"/>
        </w:rPr>
        <w:t xml:space="preserve">valorem term </w:t>
      </w:r>
      <w:r w:rsidR="002B38CB" w:rsidRPr="00B80A37">
        <w:rPr>
          <w:rFonts w:ascii="Times New Roman" w:hAnsi="Times New Roman"/>
          <w:color w:val="000000"/>
          <w:spacing w:val="14"/>
          <w:vertAlign w:val="superscript"/>
        </w:rPr>
        <w:t>(Fadv</w:t>
      </w:r>
      <w:r w:rsidR="002B38CB" w:rsidRPr="00B80A37">
        <w:rPr>
          <w:rFonts w:ascii="Times New Roman" w:hAnsi="Times New Roman"/>
          <w:color w:val="000000"/>
          <w:spacing w:val="14"/>
          <w:sz w:val="15"/>
        </w:rPr>
        <w:t xml:space="preserve"> - </w:t>
      </w:r>
      <w:r w:rsidR="002B38CB" w:rsidRPr="00B80A37">
        <w:rPr>
          <w:rFonts w:ascii="Times New Roman" w:hAnsi="Times New Roman"/>
          <w:color w:val="000000"/>
          <w:spacing w:val="14"/>
          <w:sz w:val="15"/>
          <w:vertAlign w:val="subscript"/>
        </w:rPr>
        <w:t>1, in</w:t>
      </w:r>
      <w:r w:rsidR="002B38CB" w:rsidRPr="00B80A37">
        <w:rPr>
          <w:rFonts w:ascii="Times New Roman" w:hAnsi="Times New Roman"/>
          <w:color w:val="000000"/>
          <w:spacing w:val="14"/>
          <w:sz w:val="21"/>
        </w:rPr>
        <w:t xml:space="preserve"> %)</w:t>
      </w:r>
    </w:p>
    <w:p w14:paraId="5EC6DB19" w14:textId="77777777" w:rsidR="003A20D6" w:rsidRPr="00B80A37" w:rsidRDefault="002B38CB">
      <w:pPr>
        <w:pBdr>
          <w:top w:val="single" w:sz="2" w:space="0" w:color="000000"/>
          <w:bottom w:val="single" w:sz="2" w:space="3" w:color="000000"/>
        </w:pBdr>
        <w:tabs>
          <w:tab w:val="decimal" w:pos="2090"/>
          <w:tab w:val="decimal" w:pos="2936"/>
          <w:tab w:val="decimal" w:pos="3782"/>
          <w:tab w:val="decimal" w:pos="4624"/>
          <w:tab w:val="decimal" w:pos="5470"/>
          <w:tab w:val="decimal" w:pos="6316"/>
          <w:tab w:val="decimal" w:pos="7162"/>
        </w:tabs>
        <w:spacing w:line="213" w:lineRule="auto"/>
        <w:ind w:left="597" w:right="530"/>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3.6</w:t>
      </w:r>
      <w:r w:rsidRPr="00B80A37">
        <w:rPr>
          <w:rFonts w:ascii="Times New Roman" w:hAnsi="Times New Roman"/>
          <w:color w:val="000000"/>
          <w:sz w:val="21"/>
        </w:rPr>
        <w:tab/>
        <w:t>2.3</w:t>
      </w:r>
      <w:r w:rsidRPr="00B80A37">
        <w:rPr>
          <w:rFonts w:ascii="Times New Roman" w:hAnsi="Times New Roman"/>
          <w:color w:val="000000"/>
          <w:sz w:val="21"/>
        </w:rPr>
        <w:tab/>
        <w:t>2.4</w:t>
      </w:r>
      <w:r w:rsidRPr="00B80A37">
        <w:rPr>
          <w:rFonts w:ascii="Times New Roman" w:hAnsi="Times New Roman"/>
          <w:color w:val="000000"/>
          <w:sz w:val="21"/>
        </w:rPr>
        <w:tab/>
        <w:t>1.7</w:t>
      </w:r>
      <w:r w:rsidRPr="00B80A37">
        <w:rPr>
          <w:rFonts w:ascii="Times New Roman" w:hAnsi="Times New Roman"/>
          <w:color w:val="000000"/>
          <w:sz w:val="21"/>
        </w:rPr>
        <w:tab/>
        <w:t>1.9</w:t>
      </w:r>
      <w:r w:rsidRPr="00B80A37">
        <w:rPr>
          <w:rFonts w:ascii="Times New Roman" w:hAnsi="Times New Roman"/>
          <w:color w:val="000000"/>
          <w:sz w:val="21"/>
        </w:rPr>
        <w:tab/>
        <w:t>2.6</w:t>
      </w:r>
      <w:r w:rsidRPr="00B80A37">
        <w:rPr>
          <w:rFonts w:ascii="Times New Roman" w:hAnsi="Times New Roman"/>
          <w:color w:val="000000"/>
          <w:sz w:val="21"/>
        </w:rPr>
        <w:tab/>
        <w:t>1.7</w:t>
      </w:r>
    </w:p>
    <w:p w14:paraId="0DD04658" w14:textId="77777777" w:rsidR="003A20D6" w:rsidRPr="00B80A37" w:rsidRDefault="002B38CB">
      <w:pPr>
        <w:pBdr>
          <w:top w:val="single" w:sz="2" w:space="0" w:color="000000"/>
          <w:bottom w:val="single" w:sz="2" w:space="3" w:color="000000"/>
        </w:pBdr>
        <w:tabs>
          <w:tab w:val="decimal" w:pos="2090"/>
          <w:tab w:val="decimal" w:pos="2936"/>
          <w:tab w:val="decimal" w:pos="3782"/>
          <w:tab w:val="decimal" w:pos="4624"/>
          <w:tab w:val="decimal" w:pos="5470"/>
          <w:tab w:val="decimal" w:pos="6316"/>
          <w:tab w:val="decimal" w:pos="7162"/>
        </w:tabs>
        <w:spacing w:before="72" w:line="216" w:lineRule="auto"/>
        <w:ind w:left="597" w:right="530"/>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2.7</w:t>
      </w:r>
      <w:r w:rsidRPr="00B80A37">
        <w:rPr>
          <w:rFonts w:ascii="Times New Roman" w:hAnsi="Times New Roman"/>
          <w:color w:val="000000"/>
          <w:sz w:val="21"/>
        </w:rPr>
        <w:tab/>
        <w:t>1.6</w:t>
      </w:r>
      <w:r w:rsidRPr="00B80A37">
        <w:rPr>
          <w:rFonts w:ascii="Times New Roman" w:hAnsi="Times New Roman"/>
          <w:color w:val="000000"/>
          <w:sz w:val="21"/>
        </w:rPr>
        <w:tab/>
        <w:t>1.6</w:t>
      </w:r>
      <w:r w:rsidRPr="00B80A37">
        <w:rPr>
          <w:rFonts w:ascii="Times New Roman" w:hAnsi="Times New Roman"/>
          <w:color w:val="000000"/>
          <w:sz w:val="21"/>
        </w:rPr>
        <w:tab/>
        <w:t>1.2</w:t>
      </w:r>
      <w:r w:rsidRPr="00B80A37">
        <w:rPr>
          <w:rFonts w:ascii="Times New Roman" w:hAnsi="Times New Roman"/>
          <w:color w:val="000000"/>
          <w:sz w:val="21"/>
        </w:rPr>
        <w:tab/>
        <w:t>1.4</w:t>
      </w:r>
      <w:r w:rsidRPr="00B80A37">
        <w:rPr>
          <w:rFonts w:ascii="Times New Roman" w:hAnsi="Times New Roman"/>
          <w:color w:val="000000"/>
          <w:sz w:val="21"/>
        </w:rPr>
        <w:tab/>
        <w:t>2.2</w:t>
      </w:r>
      <w:r w:rsidRPr="00B80A37">
        <w:rPr>
          <w:rFonts w:ascii="Times New Roman" w:hAnsi="Times New Roman"/>
          <w:color w:val="000000"/>
          <w:sz w:val="21"/>
        </w:rPr>
        <w:tab/>
        <w:t>1.7</w:t>
      </w:r>
    </w:p>
    <w:p w14:paraId="0A2765E7" w14:textId="77777777" w:rsidR="003A20D6" w:rsidRPr="00B80A37" w:rsidRDefault="002B38CB">
      <w:pPr>
        <w:ind w:left="648"/>
        <w:rPr>
          <w:rFonts w:ascii="Times New Roman" w:hAnsi="Times New Roman"/>
          <w:i/>
          <w:color w:val="000000"/>
          <w:spacing w:val="10"/>
        </w:rPr>
      </w:pPr>
      <w:r w:rsidRPr="00B80A37">
        <w:rPr>
          <w:rFonts w:ascii="Times New Roman" w:hAnsi="Times New Roman"/>
          <w:i/>
          <w:color w:val="000000"/>
          <w:spacing w:val="10"/>
        </w:rPr>
        <w:t xml:space="preserve">Additive term (t/p, </w:t>
      </w:r>
      <w:r w:rsidRPr="00B80A37">
        <w:rPr>
          <w:rFonts w:ascii="Times New Roman" w:hAnsi="Times New Roman"/>
          <w:color w:val="000000"/>
          <w:spacing w:val="10"/>
          <w:sz w:val="21"/>
        </w:rPr>
        <w:t>in %)</w:t>
      </w:r>
    </w:p>
    <w:p w14:paraId="247D10C8" w14:textId="7DAB6A91" w:rsidR="003A20D6" w:rsidRPr="00B80A37" w:rsidRDefault="005E1B5A">
      <w:pPr>
        <w:spacing w:before="108" w:line="266" w:lineRule="auto"/>
        <w:jc w:val="center"/>
        <w:rPr>
          <w:rFonts w:ascii="Times New Roman" w:hAnsi="Times New Roman"/>
          <w:color w:val="000000"/>
          <w:spacing w:val="15"/>
          <w:sz w:val="15"/>
        </w:rPr>
      </w:pPr>
      <w:r w:rsidRPr="00B80A37">
        <w:rPr>
          <w:noProof/>
        </w:rPr>
        <mc:AlternateContent>
          <mc:Choice Requires="wps">
            <w:drawing>
              <wp:anchor distT="0" distB="0" distL="333375" distR="336550" simplePos="0" relativeHeight="251840000" behindDoc="1" locked="0" layoutInCell="1" allowOverlap="1" wp14:anchorId="0DF83422" wp14:editId="14E6D6F9">
                <wp:simplePos x="0" y="0"/>
                <wp:positionH relativeFrom="page">
                  <wp:posOffset>1259840</wp:posOffset>
                </wp:positionH>
                <wp:positionV relativeFrom="page">
                  <wp:posOffset>5299075</wp:posOffset>
                </wp:positionV>
                <wp:extent cx="4816475" cy="557530"/>
                <wp:effectExtent l="0" t="0" r="0" b="0"/>
                <wp:wrapSquare wrapText="bothSides"/>
                <wp:docPr id="722"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16475" cy="557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F49A9" w14:textId="77777777" w:rsidR="00DC28EF" w:rsidRDefault="00DC28E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83422" id="Text Box 704" o:spid="_x0000_s1053" type="#_x0000_t202" style="position:absolute;left:0;text-align:left;margin-left:99.2pt;margin-top:417.25pt;width:379.25pt;height:43.9pt;z-index:-251476480;visibility:visible;mso-wrap-style:square;mso-width-percent:0;mso-height-percent:0;mso-wrap-distance-left:26.25pt;mso-wrap-distance-top:0;mso-wrap-distance-right:2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ponqAIAAJ4FAAAOAAAAZHJzL2Uyb0RvYy54bWysVNtu2zAMfR+wfxD07vpSO76gTtHG8TCg&#13;&#10;uwDtPkCx5ViYLXmSEqcb9u+j5DpNWgwYtvnBoCSK5OE54tX1oe/QnkrFBM+xf+FhRHklasa3Of7y&#13;&#10;UDoJRkoTXpNOcJrjR6rw9fLtm6txyGggWtHVVCIIwlU2DjlutR4y11VVS3uiLsRAORw2QvZEw1Ju&#13;&#10;3VqSEaL3nRt43sIdhawHKSqqFOwW0yFe2vhNQyv9qWkU1ajLMdSm7V/a/8b83eUVybaSDC2rnsog&#13;&#10;f1FFTxiHpMdQBdEE7SR7FapnlRRKNPqiEr0rmoZV1GIANL73As19SwZqsUBz1HBsk/p/YauP+88S&#13;&#10;sTrHcRBgxEkPJD3Qg0a34oBiLzQdGgeVgeP9AK76AAfAtEWrhjtRfVXg4p74TBeU8d6MH0QNEclO&#13;&#10;C3vj0Mje9AmQIwgDlDweaTBZK9gME38RxhFGFZxFURxdWp5cks23B6n0Oyp6ZIwcS6DZRif7O6VN&#13;&#10;NSSbXUwyLkrWdZbqjp9tgOO0A7nhqjkzVVjmfqReuk7WSeiEwWLthF5RODflKnQWpR9HxWWxWhX+&#13;&#10;T5PXD7OW1TXlJs2sIj/8M5ae9Dzxf9SREh2rTThTkpLbzaqTaE9AxaX9DC1Q/Imbe16GPQYsLyD5&#13;&#10;QejdBqlTLpLYCcswctLYSxzPT2/ThRemYVGeQ7pjnP47JDTmOI2CaFLNb7F59nuNjWQ90zAnOtbn&#13;&#10;ODk6kaylpF7z2lKrCesm+6QVpvznVkDHZqKtYI1GJ7Xqw+Zgn0EQz4rfiPoRJCwFKAx0CkMOjFbI&#13;&#10;7xiNMDByrL7tiKQYde85vEgzXWZDzsZmNgiv4GqONUaTudLTFNoNkm1biDy9KC5u4Kk0zKrYvKmp&#13;&#10;CoBgFjAELJingWWmzOnaej2P1eUvAAAA//8DAFBLAwQUAAYACAAAACEA/E8tkeQAAAAQAQAADwAA&#13;&#10;AGRycy9kb3ducmV2LnhtbExPPU/DMBDdkfgP1iGxUYe0KUkap0KtKgbUoQUkRjc+4ojYjmI3df89&#13;&#10;xwTL6Z7u3fuo1tH0bMLRd84KeJwlwNA2TnW2FfD+tnvIgfkgrZK9syjgih7W9e1NJUvlLvaA0zG0&#13;&#10;jESsL6UAHcJQcu4bjUb6mRvQ0u3LjUYGgmPL1SgvJG56nibJkhvZWXLQcsCNxub7eDYCPjbD7jV+&#13;&#10;armfMvWyTZ8O17GJQtzfxe2KxvMKWMAY/j7gtwPlh5qCndzZKs96wkW+IKqAfL7IgBGjyJYFsBMt&#13;&#10;aToHXlf8f5H6BwAA//8DAFBLAQItABQABgAIAAAAIQC2gziS/gAAAOEBAAATAAAAAAAAAAAAAAAA&#13;&#10;AAAAAABbQ29udGVudF9UeXBlc10ueG1sUEsBAi0AFAAGAAgAAAAhADj9If/WAAAAlAEAAAsAAAAA&#13;&#10;AAAAAAAAAAAALwEAAF9yZWxzLy5yZWxzUEsBAi0AFAAGAAgAAAAhAGFWmieoAgAAngUAAA4AAAAA&#13;&#10;AAAAAAAAAAAALgIAAGRycy9lMm9Eb2MueG1sUEsBAi0AFAAGAAgAAAAhAPxPLZHkAAAAEAEAAA8A&#13;&#10;AAAAAAAAAAAAAAAAAgUAAGRycy9kb3ducmV2LnhtbFBLBQYAAAAABAAEAPMAAAATBgAAAAA=&#13;&#10;" filled="f" stroked="f">
                <v:path arrowok="t"/>
                <v:textbox inset="0,0,0,0">
                  <w:txbxContent>
                    <w:p w14:paraId="6E5F49A9" w14:textId="77777777" w:rsidR="00DC28EF" w:rsidRDefault="00DC28EF"/>
                  </w:txbxContent>
                </v:textbox>
                <w10:wrap type="square" anchorx="page" anchory="page"/>
              </v:shape>
            </w:pict>
          </mc:Fallback>
        </mc:AlternateContent>
      </w:r>
      <w:r w:rsidRPr="00B80A37">
        <w:rPr>
          <w:noProof/>
        </w:rPr>
        <mc:AlternateContent>
          <mc:Choice Requires="wps">
            <w:drawing>
              <wp:anchor distT="0" distB="0" distL="0" distR="0" simplePos="0" relativeHeight="251843072" behindDoc="1" locked="0" layoutInCell="1" allowOverlap="1" wp14:anchorId="4ED732A8" wp14:editId="70711410">
                <wp:simplePos x="0" y="0"/>
                <wp:positionH relativeFrom="page">
                  <wp:posOffset>1339850</wp:posOffset>
                </wp:positionH>
                <wp:positionV relativeFrom="page">
                  <wp:posOffset>5323205</wp:posOffset>
                </wp:positionV>
                <wp:extent cx="901065" cy="508635"/>
                <wp:effectExtent l="0" t="0" r="0" b="0"/>
                <wp:wrapSquare wrapText="bothSides"/>
                <wp:docPr id="721"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106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A940" w14:textId="77777777" w:rsidR="00DC28EF" w:rsidRDefault="00DC28EF">
                            <w:pPr>
                              <w:spacing w:line="210" w:lineRule="exact"/>
                              <w:rPr>
                                <w:rFonts w:ascii="Times New Roman" w:hAnsi="Times New Roman"/>
                                <w:color w:val="000000"/>
                                <w:sz w:val="21"/>
                              </w:rPr>
                            </w:pPr>
                            <w:r>
                              <w:rPr>
                                <w:rFonts w:ascii="Times New Roman" w:hAnsi="Times New Roman"/>
                                <w:color w:val="000000"/>
                                <w:sz w:val="21"/>
                              </w:rPr>
                              <w:t>Mean</w:t>
                            </w:r>
                          </w:p>
                          <w:p w14:paraId="4C86C814" w14:textId="77777777" w:rsidR="00DC28EF" w:rsidRDefault="00DC28EF">
                            <w:pPr>
                              <w:spacing w:before="36" w:line="214" w:lineRule="exact"/>
                              <w:rPr>
                                <w:rFonts w:ascii="Times New Roman" w:hAnsi="Times New Roman"/>
                                <w:color w:val="000000"/>
                                <w:sz w:val="21"/>
                              </w:rPr>
                            </w:pPr>
                            <w:r>
                              <w:rPr>
                                <w:rFonts w:ascii="Times New Roman" w:hAnsi="Times New Roman"/>
                                <w:color w:val="000000"/>
                                <w:sz w:val="21"/>
                              </w:rPr>
                              <w:t>Median</w:t>
                            </w:r>
                          </w:p>
                          <w:p w14:paraId="69B67A36" w14:textId="77777777" w:rsidR="00DC28EF" w:rsidRDefault="00DC28EF">
                            <w:pPr>
                              <w:spacing w:before="72" w:line="252" w:lineRule="auto"/>
                              <w:rPr>
                                <w:rFonts w:ascii="Times New Roman" w:hAnsi="Times New Roman"/>
                                <w:color w:val="000000"/>
                                <w:spacing w:val="9"/>
                                <w:sz w:val="21"/>
                              </w:rPr>
                            </w:pPr>
                            <w:r>
                              <w:rPr>
                                <w:rFonts w:ascii="Times New Roman" w:hAnsi="Times New Roman"/>
                                <w:color w:val="000000"/>
                                <w:spacing w:val="9"/>
                                <w:sz w:val="21"/>
                              </w:rPr>
                              <w:t># observations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32A8" id="Text Box 703" o:spid="_x0000_s1054" type="#_x0000_t202" style="position:absolute;left:0;text-align:left;margin-left:105.5pt;margin-top:419.15pt;width:70.95pt;height:40.05pt;z-index:-251473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8e3MpQIAAJ0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3gR+Bhx0kORHuhBo1txQAvv0mRoHFQGjvcDuOoDHEClLVs13InqqwIX98xnuqCM92b8IGpAJDst&#13;&#10;7I1DI3uTJ2COAAZK8ngqg3m1gs0UMhFHGFVwFHlJfBmZIFySzZcHqfQ7KnpkjBxLqLIFJ/s7pSfX&#13;&#10;2cW8xUXJug72SdbxZxuAOe3A03DVnJkgbOF+pF66TtZJ6IRBvHZCryicm3IVOnHpL6LislitCv+n&#13;&#10;edcPs5bVNeXmmVlEfvhnRTrKeSr/SUZKdKw2cCYkJbebVSfRnoCIS/sdE3Lm5j4Pw+YLuLyg5Aeh&#13;&#10;dxukThknCycsw8hJF17ieH56m8ZemIZF+ZzSHeP03ymhEaoaBdEkmt9y8+z3mhvJeqZhTHSsz3Fy&#13;&#10;ciJZS0m95rUtrSasm+yzVJjwn1IB5Z4LbfVqJDqJVR82B9sFQTILfiPqR1CwFKAwkCnMODBaIb9j&#13;&#10;NMK8yLH6tiOSYtS959CQZrjMhpyNzWwQXsHVHGuMJnOlpyG0GyTbtoA8NRQXN9ApDbMqNi01RXHs&#13;&#10;L5gBlsxxXpkhc/5vvZ6m6vIXAAAA//8DAFBLAwQUAAYACAAAACEAm0n2XucAAAAQAQAADwAAAGRy&#13;&#10;cy9kb3ducmV2LnhtbEyPzU7DMBCE70i8g7VI3KjzQyFN41SoVcUBcWihUo9ubOKIeB3Fbuq+PcsJ&#13;&#10;LiuNdndmvmoVbc8mPfrOoYB0lgDT2DjVYSvg82P7UADzQaKSvUMt4Ko9rOrbm0qWyl1wp6d9aBmZ&#13;&#10;oC+lABPCUHLuG6Ot9DM3aKTdlxutDCTHlqtRXsjc9jxLkiduZYeUYOSg10Y33/uzFXBYD9u3eDTy&#13;&#10;fZqr1032vLuOTRTi/i5uljRelsCCjuHvA34ZqD/UVOzkzqg86wVkaUpAQUCRFzkwusjn2QLYScAi&#13;&#10;LR6B1xX/D1L/AAAA//8DAFBLAQItABQABgAIAAAAIQC2gziS/gAAAOEBAAATAAAAAAAAAAAAAAAA&#13;&#10;AAAAAABbQ29udGVudF9UeXBlc10ueG1sUEsBAi0AFAAGAAgAAAAhADj9If/WAAAAlAEAAAsAAAAA&#13;&#10;AAAAAAAAAAAALwEAAF9yZWxzLy5yZWxzUEsBAi0AFAAGAAgAAAAhAPXx7cylAgAAnQUAAA4AAAAA&#13;&#10;AAAAAAAAAAAALgIAAGRycy9lMm9Eb2MueG1sUEsBAi0AFAAGAAgAAAAhAJtJ9l7nAAAAEAEAAA8A&#13;&#10;AAAAAAAAAAAAAAAA/wQAAGRycy9kb3ducmV2LnhtbFBLBQYAAAAABAAEAPMAAAATBgAAAAA=&#13;&#10;" filled="f" stroked="f">
                <v:path arrowok="t"/>
                <v:textbox inset="0,0,0,0">
                  <w:txbxContent>
                    <w:p w14:paraId="1CC1A940" w14:textId="77777777" w:rsidR="00DC28EF" w:rsidRDefault="00DC28EF">
                      <w:pPr>
                        <w:spacing w:line="210" w:lineRule="exact"/>
                        <w:rPr>
                          <w:rFonts w:ascii="Times New Roman" w:hAnsi="Times New Roman"/>
                          <w:color w:val="000000"/>
                          <w:sz w:val="21"/>
                        </w:rPr>
                      </w:pPr>
                      <w:r>
                        <w:rPr>
                          <w:rFonts w:ascii="Times New Roman" w:hAnsi="Times New Roman"/>
                          <w:color w:val="000000"/>
                          <w:sz w:val="21"/>
                        </w:rPr>
                        <w:t>Mean</w:t>
                      </w:r>
                    </w:p>
                    <w:p w14:paraId="4C86C814" w14:textId="77777777" w:rsidR="00DC28EF" w:rsidRDefault="00DC28EF">
                      <w:pPr>
                        <w:spacing w:before="36" w:line="214" w:lineRule="exact"/>
                        <w:rPr>
                          <w:rFonts w:ascii="Times New Roman" w:hAnsi="Times New Roman"/>
                          <w:color w:val="000000"/>
                          <w:sz w:val="21"/>
                        </w:rPr>
                      </w:pPr>
                      <w:r>
                        <w:rPr>
                          <w:rFonts w:ascii="Times New Roman" w:hAnsi="Times New Roman"/>
                          <w:color w:val="000000"/>
                          <w:sz w:val="21"/>
                        </w:rPr>
                        <w:t>Median</w:t>
                      </w:r>
                    </w:p>
                    <w:p w14:paraId="69B67A36" w14:textId="77777777" w:rsidR="00DC28EF" w:rsidRDefault="00DC28EF">
                      <w:pPr>
                        <w:spacing w:before="72" w:line="252" w:lineRule="auto"/>
                        <w:rPr>
                          <w:rFonts w:ascii="Times New Roman" w:hAnsi="Times New Roman"/>
                          <w:color w:val="000000"/>
                          <w:spacing w:val="9"/>
                          <w:sz w:val="21"/>
                        </w:rPr>
                      </w:pPr>
                      <w:r>
                        <w:rPr>
                          <w:rFonts w:ascii="Times New Roman" w:hAnsi="Times New Roman"/>
                          <w:color w:val="000000"/>
                          <w:spacing w:val="9"/>
                          <w:sz w:val="21"/>
                        </w:rPr>
                        <w:t># observations</w:t>
                      </w:r>
                    </w:p>
                  </w:txbxContent>
                </v:textbox>
                <w10:wrap type="square" anchorx="page" anchory="page"/>
              </v:shape>
            </w:pict>
          </mc:Fallback>
        </mc:AlternateContent>
      </w:r>
      <w:r w:rsidRPr="00B80A37">
        <w:rPr>
          <w:noProof/>
        </w:rPr>
        <mc:AlternateContent>
          <mc:Choice Requires="wps">
            <w:drawing>
              <wp:anchor distT="0" distB="0" distL="0" distR="0" simplePos="0" relativeHeight="251846144" behindDoc="1" locked="0" layoutInCell="1" allowOverlap="1" wp14:anchorId="70AC0BFF" wp14:editId="55B86E4F">
                <wp:simplePos x="0" y="0"/>
                <wp:positionH relativeFrom="page">
                  <wp:posOffset>2405380</wp:posOffset>
                </wp:positionH>
                <wp:positionV relativeFrom="page">
                  <wp:posOffset>5323205</wp:posOffset>
                </wp:positionV>
                <wp:extent cx="3586480" cy="508635"/>
                <wp:effectExtent l="0" t="0" r="0" b="0"/>
                <wp:wrapSquare wrapText="bothSides"/>
                <wp:docPr id="720"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8648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CC22" w14:textId="77777777" w:rsidR="00DC28EF" w:rsidRDefault="00DC28EF">
                            <w:pPr>
                              <w:tabs>
                                <w:tab w:val="decimal" w:pos="286"/>
                                <w:tab w:val="decimal" w:pos="1132"/>
                                <w:tab w:val="decimal" w:pos="1978"/>
                                <w:tab w:val="decimal" w:pos="2820"/>
                                <w:tab w:val="decimal" w:pos="3666"/>
                                <w:tab w:val="decimal" w:pos="4512"/>
                                <w:tab w:val="decimal" w:pos="5358"/>
                              </w:tabs>
                              <w:spacing w:line="211" w:lineRule="exact"/>
                              <w:ind w:left="144"/>
                              <w:rPr>
                                <w:rFonts w:ascii="Times New Roman" w:hAnsi="Times New Roman"/>
                                <w:color w:val="000000"/>
                                <w:sz w:val="21"/>
                              </w:rPr>
                            </w:pPr>
                            <w:r>
                              <w:rPr>
                                <w:rFonts w:ascii="Times New Roman" w:hAnsi="Times New Roman"/>
                                <w:color w:val="000000"/>
                                <w:sz w:val="21"/>
                              </w:rPr>
                              <w:tab/>
                              <w:t>2.6</w:t>
                            </w:r>
                            <w:r>
                              <w:rPr>
                                <w:rFonts w:ascii="Times New Roman" w:hAnsi="Times New Roman"/>
                                <w:color w:val="000000"/>
                                <w:sz w:val="21"/>
                              </w:rPr>
                              <w:tab/>
                              <w:t>2.0</w:t>
                            </w:r>
                            <w:r>
                              <w:rPr>
                                <w:rFonts w:ascii="Times New Roman" w:hAnsi="Times New Roman"/>
                                <w:color w:val="000000"/>
                                <w:sz w:val="21"/>
                              </w:rPr>
                              <w:tab/>
                              <w:t>1.8</w:t>
                            </w:r>
                            <w:r>
                              <w:rPr>
                                <w:rFonts w:ascii="Times New Roman" w:hAnsi="Times New Roman"/>
                                <w:color w:val="000000"/>
                                <w:sz w:val="21"/>
                              </w:rPr>
                              <w:tab/>
                              <w:t>1.3</w:t>
                            </w:r>
                            <w:r>
                              <w:rPr>
                                <w:rFonts w:ascii="Times New Roman" w:hAnsi="Times New Roman"/>
                                <w:color w:val="000000"/>
                                <w:sz w:val="21"/>
                              </w:rPr>
                              <w:tab/>
                              <w:t>1.5</w:t>
                            </w:r>
                            <w:r>
                              <w:rPr>
                                <w:rFonts w:ascii="Times New Roman" w:hAnsi="Times New Roman"/>
                                <w:color w:val="000000"/>
                                <w:sz w:val="21"/>
                              </w:rPr>
                              <w:tab/>
                              <w:t>1.1</w:t>
                            </w:r>
                            <w:r>
                              <w:rPr>
                                <w:rFonts w:ascii="Times New Roman" w:hAnsi="Times New Roman"/>
                                <w:color w:val="000000"/>
                                <w:sz w:val="21"/>
                              </w:rPr>
                              <w:tab/>
                              <w:t>1.0</w:t>
                            </w:r>
                          </w:p>
                          <w:p w14:paraId="796F0678" w14:textId="77777777" w:rsidR="00DC28EF" w:rsidRDefault="00DC28EF">
                            <w:pPr>
                              <w:tabs>
                                <w:tab w:val="decimal" w:pos="286"/>
                                <w:tab w:val="decimal" w:pos="1132"/>
                                <w:tab w:val="decimal" w:pos="1978"/>
                                <w:tab w:val="decimal" w:pos="2820"/>
                                <w:tab w:val="decimal" w:pos="3666"/>
                                <w:tab w:val="decimal" w:pos="4512"/>
                                <w:tab w:val="decimal" w:pos="5358"/>
                              </w:tabs>
                              <w:spacing w:before="36" w:line="215" w:lineRule="exact"/>
                              <w:ind w:left="144"/>
                              <w:rPr>
                                <w:rFonts w:ascii="Times New Roman" w:hAnsi="Times New Roman"/>
                                <w:color w:val="000000"/>
                                <w:sz w:val="21"/>
                              </w:rPr>
                            </w:pPr>
                            <w:r>
                              <w:rPr>
                                <w:rFonts w:ascii="Times New Roman" w:hAnsi="Times New Roman"/>
                                <w:color w:val="000000"/>
                                <w:sz w:val="21"/>
                              </w:rPr>
                              <w:tab/>
                              <w:t>1.1</w:t>
                            </w:r>
                            <w:r>
                              <w:rPr>
                                <w:rFonts w:ascii="Times New Roman" w:hAnsi="Times New Roman"/>
                                <w:color w:val="000000"/>
                                <w:sz w:val="21"/>
                              </w:rPr>
                              <w:tab/>
                              <w:t>0.5</w:t>
                            </w:r>
                            <w:r>
                              <w:rPr>
                                <w:rFonts w:ascii="Times New Roman" w:hAnsi="Times New Roman"/>
                                <w:color w:val="000000"/>
                                <w:sz w:val="21"/>
                              </w:rPr>
                              <w:tab/>
                              <w:t>0.8</w:t>
                            </w:r>
                            <w:r>
                              <w:rPr>
                                <w:rFonts w:ascii="Times New Roman" w:hAnsi="Times New Roman"/>
                                <w:color w:val="000000"/>
                                <w:sz w:val="21"/>
                              </w:rPr>
                              <w:tab/>
                              <w:t>0.5</w:t>
                            </w:r>
                            <w:r>
                              <w:rPr>
                                <w:rFonts w:ascii="Times New Roman" w:hAnsi="Times New Roman"/>
                                <w:color w:val="000000"/>
                                <w:sz w:val="21"/>
                              </w:rPr>
                              <w:tab/>
                              <w:t>0.6</w:t>
                            </w:r>
                            <w:r>
                              <w:rPr>
                                <w:rFonts w:ascii="Times New Roman" w:hAnsi="Times New Roman"/>
                                <w:color w:val="000000"/>
                                <w:sz w:val="21"/>
                              </w:rPr>
                              <w:tab/>
                              <w:t>0.4</w:t>
                            </w:r>
                            <w:r>
                              <w:rPr>
                                <w:rFonts w:ascii="Times New Roman" w:hAnsi="Times New Roman"/>
                                <w:color w:val="000000"/>
                                <w:sz w:val="21"/>
                              </w:rPr>
                              <w:tab/>
                              <w:t>0.5</w:t>
                            </w:r>
                          </w:p>
                          <w:p w14:paraId="33582CCB" w14:textId="77777777" w:rsidR="00DC28EF" w:rsidRDefault="00DC28EF">
                            <w:pPr>
                              <w:spacing w:before="72" w:line="249" w:lineRule="auto"/>
                              <w:jc w:val="center"/>
                              <w:rPr>
                                <w:rFonts w:ascii="Times New Roman" w:hAnsi="Times New Roman"/>
                                <w:color w:val="000000"/>
                                <w:spacing w:val="23"/>
                                <w:sz w:val="21"/>
                              </w:rPr>
                            </w:pPr>
                            <w:r>
                              <w:rPr>
                                <w:rFonts w:ascii="Times New Roman" w:hAnsi="Times New Roman"/>
                                <w:color w:val="000000"/>
                                <w:spacing w:val="23"/>
                                <w:sz w:val="21"/>
                              </w:rPr>
                              <w:t>14,955 16,118 24,958 35,027 36,990 40,279 39,351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C0BFF" id="Text Box 702" o:spid="_x0000_s1055" type="#_x0000_t202" style="position:absolute;left:0;text-align:left;margin-left:189.4pt;margin-top:419.15pt;width:282.4pt;height:40.05pt;z-index:-251470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ExfpQIAAJ4FAAAOAAAAZHJzL2Uyb0RvYy54bWysVG1vmzAQ/j5p/8Hyd8pLgQAqqdoQpknd&#13;&#10;i9TuBzhggjWwme2EdNP++84mpGmrSdM2PliH73x3z91zd3V96Du0p1IxwXPsX3gYUV6JmvFtjr88&#13;&#10;lE6CkdKE16QTnOb4kSp8vXz75mocMhqIVnQ1lQiccJWNQ45brYfMdVXV0p6oCzFQDspGyJ5o+JVb&#13;&#10;t5ZkBO995waeF7ujkPUgRUWVgttiUuKl9d80tNKfmkZRjbocQ27antKeG3O6yyuSbSUZWlYd0yB/&#13;&#10;kUVPGIegJ1cF0QTtJHvlqmeVFEo0+qISvSuahlXUYgA0vvcCzX1LBmqxQHHUcCqT+n9uq4/7zxKx&#13;&#10;OseLAOrDSQ9NeqAHjW7FAS28wFRoHFQGhvcDmOoDKKDTFq0a7kT1VYGJe2YzPVDGejN+EDV4JDst&#13;&#10;7ItDI3tTJ0COwA2EfDy1wUSt4PIySuIwAVUFushL4svIZOGSbH49SKXfUdEjI+RYQputd7K/U3oy&#13;&#10;nU1MMC5K1nVwT7KOP7sAn9MNxIanRmeysJ37kXrpOlknoRMG8doJvaJwbspV6MSlv4iKy2K1Kvyf&#13;&#10;Jq4fZi2ra8pNmJlFfvhnXTryeer/iUdKdKw27kxKSm43q06iPQEWl/Y7FuTMzH2ehq0XYHkByQ9C&#13;&#10;7zZInTJOFk5YhpGTLrzE8fz0No29MA2L8jmkO8bpv0NCY47TKIgm1vwWm2e/19hI1jMNe6JjfY6T&#13;&#10;kxHJWkrqNa9tazVh3SSflcKk/1QKaPfcaEtYw9GJrfqwOdgxCNKZ8RtRPwKFpQCGARlhyYHQCvkd&#13;&#10;oxEWRo7Vtx2RFKPuPYeJBBM9C3IWNrNAeAVPc6wxmsSVnrbQbpBs24LnaaK4uIFRaZhlsZmpKYvj&#13;&#10;gMESsGCOC8tsmfN/a/W0Vpe/AAAA//8DAFBLAwQUAAYACAAAACEAKDbGvOYAAAAQAQAADwAAAGRy&#13;&#10;cy9kb3ducmV2LnhtbEyPQU/DMAyF70j8h8hI3Fi6dWyhazqhTRMHtMMGSByzxjQVTVI1WZf9e8wJ&#13;&#10;LpYt2+99r1wn27ERh9B6J2E6yYChq71uXSPh/W33IICFqJxWnXco4YoB1tXtTakK7S/ugOMxNoxE&#13;&#10;XCiUBBNjX3AeaoNWhYnv0dHuyw9WRRqHhutBXUjcdnyWZQtuVevIwageNwbr7+PZSvjY9LvX9GnU&#13;&#10;fnzUL9vZ8nAd6iTl/V3arqg8r4BFTPHvA34zED9UBHbyZ6cD6yTkS0H8UYLIRQ6MLp7m+QLYiZqp&#13;&#10;mAOvSv4/SPUDAAD//wMAUEsBAi0AFAAGAAgAAAAhALaDOJL+AAAA4QEAABMAAAAAAAAAAAAAAAAA&#13;&#10;AAAAAFtDb250ZW50X1R5cGVzXS54bWxQSwECLQAUAAYACAAAACEAOP0h/9YAAACUAQAACwAAAAAA&#13;&#10;AAAAAAAAAAAvAQAAX3JlbHMvLnJlbHNQSwECLQAUAAYACAAAACEApsBMX6UCAACeBQAADgAAAAAA&#13;&#10;AAAAAAAAAAAuAgAAZHJzL2Uyb0RvYy54bWxQSwECLQAUAAYACAAAACEAKDbGvOYAAAAQAQAADwAA&#13;&#10;AAAAAAAAAAAAAAD/BAAAZHJzL2Rvd25yZXYueG1sUEsFBgAAAAAEAAQA8wAAABIGAAAAAA==&#13;&#10;" filled="f" stroked="f">
                <v:path arrowok="t"/>
                <v:textbox inset="0,0,0,0">
                  <w:txbxContent>
                    <w:p w14:paraId="4C47CC22" w14:textId="77777777" w:rsidR="00DC28EF" w:rsidRDefault="00DC28EF">
                      <w:pPr>
                        <w:tabs>
                          <w:tab w:val="decimal" w:pos="286"/>
                          <w:tab w:val="decimal" w:pos="1132"/>
                          <w:tab w:val="decimal" w:pos="1978"/>
                          <w:tab w:val="decimal" w:pos="2820"/>
                          <w:tab w:val="decimal" w:pos="3666"/>
                          <w:tab w:val="decimal" w:pos="4512"/>
                          <w:tab w:val="decimal" w:pos="5358"/>
                        </w:tabs>
                        <w:spacing w:line="211" w:lineRule="exact"/>
                        <w:ind w:left="144"/>
                        <w:rPr>
                          <w:rFonts w:ascii="Times New Roman" w:hAnsi="Times New Roman"/>
                          <w:color w:val="000000"/>
                          <w:sz w:val="21"/>
                        </w:rPr>
                      </w:pPr>
                      <w:r>
                        <w:rPr>
                          <w:rFonts w:ascii="Times New Roman" w:hAnsi="Times New Roman"/>
                          <w:color w:val="000000"/>
                          <w:sz w:val="21"/>
                        </w:rPr>
                        <w:tab/>
                        <w:t>2.6</w:t>
                      </w:r>
                      <w:r>
                        <w:rPr>
                          <w:rFonts w:ascii="Times New Roman" w:hAnsi="Times New Roman"/>
                          <w:color w:val="000000"/>
                          <w:sz w:val="21"/>
                        </w:rPr>
                        <w:tab/>
                        <w:t>2.0</w:t>
                      </w:r>
                      <w:r>
                        <w:rPr>
                          <w:rFonts w:ascii="Times New Roman" w:hAnsi="Times New Roman"/>
                          <w:color w:val="000000"/>
                          <w:sz w:val="21"/>
                        </w:rPr>
                        <w:tab/>
                        <w:t>1.8</w:t>
                      </w:r>
                      <w:r>
                        <w:rPr>
                          <w:rFonts w:ascii="Times New Roman" w:hAnsi="Times New Roman"/>
                          <w:color w:val="000000"/>
                          <w:sz w:val="21"/>
                        </w:rPr>
                        <w:tab/>
                        <w:t>1.3</w:t>
                      </w:r>
                      <w:r>
                        <w:rPr>
                          <w:rFonts w:ascii="Times New Roman" w:hAnsi="Times New Roman"/>
                          <w:color w:val="000000"/>
                          <w:sz w:val="21"/>
                        </w:rPr>
                        <w:tab/>
                        <w:t>1.5</w:t>
                      </w:r>
                      <w:r>
                        <w:rPr>
                          <w:rFonts w:ascii="Times New Roman" w:hAnsi="Times New Roman"/>
                          <w:color w:val="000000"/>
                          <w:sz w:val="21"/>
                        </w:rPr>
                        <w:tab/>
                        <w:t>1.1</w:t>
                      </w:r>
                      <w:r>
                        <w:rPr>
                          <w:rFonts w:ascii="Times New Roman" w:hAnsi="Times New Roman"/>
                          <w:color w:val="000000"/>
                          <w:sz w:val="21"/>
                        </w:rPr>
                        <w:tab/>
                        <w:t>1.0</w:t>
                      </w:r>
                    </w:p>
                    <w:p w14:paraId="796F0678" w14:textId="77777777" w:rsidR="00DC28EF" w:rsidRDefault="00DC28EF">
                      <w:pPr>
                        <w:tabs>
                          <w:tab w:val="decimal" w:pos="286"/>
                          <w:tab w:val="decimal" w:pos="1132"/>
                          <w:tab w:val="decimal" w:pos="1978"/>
                          <w:tab w:val="decimal" w:pos="2820"/>
                          <w:tab w:val="decimal" w:pos="3666"/>
                          <w:tab w:val="decimal" w:pos="4512"/>
                          <w:tab w:val="decimal" w:pos="5358"/>
                        </w:tabs>
                        <w:spacing w:before="36" w:line="215" w:lineRule="exact"/>
                        <w:ind w:left="144"/>
                        <w:rPr>
                          <w:rFonts w:ascii="Times New Roman" w:hAnsi="Times New Roman"/>
                          <w:color w:val="000000"/>
                          <w:sz w:val="21"/>
                        </w:rPr>
                      </w:pPr>
                      <w:r>
                        <w:rPr>
                          <w:rFonts w:ascii="Times New Roman" w:hAnsi="Times New Roman"/>
                          <w:color w:val="000000"/>
                          <w:sz w:val="21"/>
                        </w:rPr>
                        <w:tab/>
                        <w:t>1.1</w:t>
                      </w:r>
                      <w:r>
                        <w:rPr>
                          <w:rFonts w:ascii="Times New Roman" w:hAnsi="Times New Roman"/>
                          <w:color w:val="000000"/>
                          <w:sz w:val="21"/>
                        </w:rPr>
                        <w:tab/>
                        <w:t>0.5</w:t>
                      </w:r>
                      <w:r>
                        <w:rPr>
                          <w:rFonts w:ascii="Times New Roman" w:hAnsi="Times New Roman"/>
                          <w:color w:val="000000"/>
                          <w:sz w:val="21"/>
                        </w:rPr>
                        <w:tab/>
                        <w:t>0.8</w:t>
                      </w:r>
                      <w:r>
                        <w:rPr>
                          <w:rFonts w:ascii="Times New Roman" w:hAnsi="Times New Roman"/>
                          <w:color w:val="000000"/>
                          <w:sz w:val="21"/>
                        </w:rPr>
                        <w:tab/>
                        <w:t>0.5</w:t>
                      </w:r>
                      <w:r>
                        <w:rPr>
                          <w:rFonts w:ascii="Times New Roman" w:hAnsi="Times New Roman"/>
                          <w:color w:val="000000"/>
                          <w:sz w:val="21"/>
                        </w:rPr>
                        <w:tab/>
                        <w:t>0.6</w:t>
                      </w:r>
                      <w:r>
                        <w:rPr>
                          <w:rFonts w:ascii="Times New Roman" w:hAnsi="Times New Roman"/>
                          <w:color w:val="000000"/>
                          <w:sz w:val="21"/>
                        </w:rPr>
                        <w:tab/>
                        <w:t>0.4</w:t>
                      </w:r>
                      <w:r>
                        <w:rPr>
                          <w:rFonts w:ascii="Times New Roman" w:hAnsi="Times New Roman"/>
                          <w:color w:val="000000"/>
                          <w:sz w:val="21"/>
                        </w:rPr>
                        <w:tab/>
                        <w:t>0.5</w:t>
                      </w:r>
                    </w:p>
                    <w:p w14:paraId="33582CCB" w14:textId="77777777" w:rsidR="00DC28EF" w:rsidRDefault="00DC28EF">
                      <w:pPr>
                        <w:spacing w:before="72" w:line="249" w:lineRule="auto"/>
                        <w:jc w:val="center"/>
                        <w:rPr>
                          <w:rFonts w:ascii="Times New Roman" w:hAnsi="Times New Roman"/>
                          <w:color w:val="000000"/>
                          <w:spacing w:val="23"/>
                          <w:sz w:val="21"/>
                        </w:rPr>
                      </w:pPr>
                      <w:r>
                        <w:rPr>
                          <w:rFonts w:ascii="Times New Roman" w:hAnsi="Times New Roman"/>
                          <w:color w:val="000000"/>
                          <w:spacing w:val="23"/>
                          <w:sz w:val="21"/>
                        </w:rPr>
                        <w:t>14,955 16,118 24,958 35,027 36,990 40,279 39,351</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479552" behindDoc="0" locked="0" layoutInCell="1" allowOverlap="1" wp14:anchorId="4D640622" wp14:editId="4E39F140">
                <wp:simplePos x="0" y="0"/>
                <wp:positionH relativeFrom="page">
                  <wp:posOffset>2315845</wp:posOffset>
                </wp:positionH>
                <wp:positionV relativeFrom="page">
                  <wp:posOffset>5300980</wp:posOffset>
                </wp:positionV>
                <wp:extent cx="0" cy="531495"/>
                <wp:effectExtent l="0" t="0" r="0" b="1905"/>
                <wp:wrapNone/>
                <wp:docPr id="719"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3149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F4228" id="Line 701" o:spid="_x0000_s1026" style="position:absolute;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35pt,417.4pt" to="182.35pt,45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Q71EQ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DlbYKRI&#13;&#10;C5e0E4qj5zQL6nTGFZC0Vnsb+qMX9Wp2mn51EEsegmHhDKAdug+aAQw5eR1FudS2DYehXXSJ2l/v&#13;&#10;2vOLR7TfpLA7fcryxTQUTkhxO2es8++5blGYlFgCvYhLzjvn+9RbSiij9FZICfukkAp1Jc7zfBoP&#13;&#10;OC0FC8EQc/Z4WEuLziR4I35D3Ye0gFwR1/R5MdS7xuqTYrFKwwnbDHNPhOzn0IBUoRC0CDyHWe+K&#13;&#10;b4t0sZlv5vkon8w2ozytqtG77TofzbbZ87R6qtbrKvseOGd50QjGuAq0bw7N8r9zwPBWem/dPXrX&#13;&#10;J3lEj5oD2ds/ko53HK61t8JBs+veBs3DdYMpY/LwgILrf13HrJ/PfPUDAAD//wMAUEsDBBQABgAI&#13;&#10;AAAAIQDfVvD55QAAABABAAAPAAAAZHJzL2Rvd25yZXYueG1sTI9PT8MwDMXvSHyHyEjcWDpWutI1&#13;&#10;nSb+XSYxMRC7eo3XVjRJ1WRr9+0x4gAXS7aff34vX46mFSfqfeOsgukkAkG2dLqxlYKP9+ebFIQP&#13;&#10;aDW2zpKCM3lYFpcXOWbaDfaNTttQCYZYn6GCOoQuk9KXNRn0E9eR5d3B9QYDt30ldY8Dw00rb6Mo&#13;&#10;kQYbyx9q7OihpvJrezQK0h0Om6dmlcRltUsOr+f5y+dmrdT11fi44LJagAg0hr8L+MnA/qFgY3t3&#13;&#10;tNqLVsEsiecsZeIs5iCs+J3sFdxP0zuQRS7/Bym+AQAA//8DAFBLAQItABQABgAIAAAAIQC2gziS&#13;&#10;/gAAAOEBAAATAAAAAAAAAAAAAAAAAAAAAABbQ29udGVudF9UeXBlc10ueG1sUEsBAi0AFAAGAAgA&#13;&#10;AAAhADj9If/WAAAAlAEAAAsAAAAAAAAAAAAAAAAALwEAAF9yZWxzLy5yZWxzUEsBAi0AFAAGAAgA&#13;&#10;AAAhAOcdDvURAgAALgQAAA4AAAAAAAAAAAAAAAAALgIAAGRycy9lMm9Eb2MueG1sUEsBAi0AFAAG&#13;&#10;AAgAAAAhAN9W8PnlAAAAEAEAAA8AAAAAAAAAAAAAAAAAawQAAGRycy9kb3ducmV2LnhtbFBLBQYA&#13;&#10;AAAABAAEAPMAAAB9BQ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482624" behindDoc="0" locked="0" layoutInCell="1" allowOverlap="1" wp14:anchorId="02D8D27A" wp14:editId="69220204">
                <wp:simplePos x="0" y="0"/>
                <wp:positionH relativeFrom="page">
                  <wp:posOffset>1259840</wp:posOffset>
                </wp:positionH>
                <wp:positionV relativeFrom="page">
                  <wp:posOffset>5299075</wp:posOffset>
                </wp:positionV>
                <wp:extent cx="4816475" cy="0"/>
                <wp:effectExtent l="0" t="0" r="0" b="0"/>
                <wp:wrapNone/>
                <wp:docPr id="718"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6475"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AB277" id="Line 700" o:spid="_x0000_s1026" style="position:absolute;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pt,417.25pt" to="478.45pt,41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gbcFAIAAC8EAAAOAAAAZHJzL2Uyb0RvYy54bWysU8uu2yAQ3VfqPyD2ie3UeVwrzlUVJ92k&#13;&#10;vZFu+wEEcIyKAQGJE1X99w44cZt2U1X1AgMzHM6cOSyfL61EZ26d0KrE2TjFiCuqmVDHEn/5vB0t&#13;&#10;MHKeKEakVrzEV+7w8+rtm2VnCj7RjZaMWwQgyhWdKXHjvSmSxNGGt8SNteEKgrW2LfGwtMeEWdIB&#13;&#10;eiuTSZrOkk5bZqym3DnYrfogXkX8uubUv9S14x7JEgM3H0cbx0MYk9WSFEdLTCPojQb5BxYtEQou&#13;&#10;HaAq4gk6WfEHVCuo1U7Xfkx1m+i6FpTHGqCaLP2tmteGGB5rAXGcGWRy/w+WfjrvLRKsxPMMWqVI&#13;&#10;C03aCcXRPI3qdMYVkLRWexvqoxf1anaafnWgXPIQDAtnAO3QfdQMYMjJ6yjKpbZtOAzlokvU/jpo&#13;&#10;zy8eUdjMF9ksn08xovdYQor7QWOd/8B1i8KkxBL4RWBy3jkfiJDinhLuUXorpIytlQp1JZ5M8zQe&#13;&#10;cFoKFoIhzdnjYS0tOpNgjvgFPwDYQ1pArohr+rwY6m1j9UmxeEvDCdvc5p4I2c8BSKpwEdQIPG+z&#13;&#10;3hbfntKnzWKzyEf5ZLYZ5WlVjd5v1/lots3m0+pdtV5X2ffAOcuLRjDGVaB9t2iW/50Fbo+lN9dg&#13;&#10;0kGf5BE91g5k7/9IOjY59DW8KVccNLvubZAprMCVMfn2goLtf13HrJ/vfPUDAAD//wMAUEsDBBQA&#13;&#10;BgAIAAAAIQBTcZ3+4QAAABABAAAPAAAAZHJzL2Rvd25yZXYueG1sTE/bTsMwDH1H4h8iI/HGUmCb&#13;&#10;2q7phCgXaS9oGx+QJaYtNE5p0q38PUZCghdLxz4+l2I9uU4ccQitJwXXswQEkvG2pVrB6/7xKgUR&#13;&#10;oiarO0+o4AsDrMvzs0Ln1p9oi8ddrAWLUMi1gibGPpcymAadDjPfI/HtzQ9OR4ZDLe2gTyzuOnmT&#13;&#10;JEvpdEvs0Oge7xs0H7vRKcDwOVXP/Yt26f6JqnFrNu8PRqnLi6la8bhbgYg4xb8P+OnA+aHkYAc/&#13;&#10;kg2iY5ylc6YqSG/nCxDMyBbLDMThdyPLQv4vUn4DAAD//wMAUEsBAi0AFAAGAAgAAAAhALaDOJL+&#13;&#10;AAAA4QEAABMAAAAAAAAAAAAAAAAAAAAAAFtDb250ZW50X1R5cGVzXS54bWxQSwECLQAUAAYACAAA&#13;&#10;ACEAOP0h/9YAAACUAQAACwAAAAAAAAAAAAAAAAAvAQAAX3JlbHMvLnJlbHNQSwECLQAUAAYACAAA&#13;&#10;ACEAc64G3BQCAAAvBAAADgAAAAAAAAAAAAAAAAAuAgAAZHJzL2Uyb0RvYy54bWxQSwECLQAUAAYA&#13;&#10;CAAAACEAU3Gd/uEAAAAQAQAADwAAAAAAAAAAAAAAAABuBAAAZHJzL2Rvd25yZXYueG1sUEsFBgAA&#13;&#10;AAAEAAQA8wAAAHwFAAAAAA==&#13;&#10;" strokeweight=".2pt">
                <o:lock v:ext="edit" shapetype="f"/>
                <w10:wrap anchorx="page" anchory="page"/>
              </v:line>
            </w:pict>
          </mc:Fallback>
        </mc:AlternateContent>
      </w:r>
      <w:r w:rsidRPr="00B80A37">
        <w:rPr>
          <w:noProof/>
        </w:rPr>
        <mc:AlternateContent>
          <mc:Choice Requires="wps">
            <w:drawing>
              <wp:anchor distT="0" distB="0" distL="114300" distR="114300" simplePos="0" relativeHeight="251485696" behindDoc="0" locked="0" layoutInCell="1" allowOverlap="1" wp14:anchorId="72A7A5B9" wp14:editId="7274275B">
                <wp:simplePos x="0" y="0"/>
                <wp:positionH relativeFrom="page">
                  <wp:posOffset>1259840</wp:posOffset>
                </wp:positionH>
                <wp:positionV relativeFrom="page">
                  <wp:posOffset>5856605</wp:posOffset>
                </wp:positionV>
                <wp:extent cx="4816475" cy="0"/>
                <wp:effectExtent l="0" t="12700" r="9525" b="0"/>
                <wp:wrapNone/>
                <wp:docPr id="717"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6475"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129E6" id="Line 699" o:spid="_x0000_s1026" style="position:absolute;z-index:2514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pt,461.15pt" to="478.45pt,46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pzEEAIAACIEAAAOAAAAZHJzL2Uyb0RvYy54bWysU8uu0zAQ3SPxD5b3bZKS20fU9Ao1LZvC&#13;&#10;rXThA1zbaSz8ku02rRD/zth9QGGDEFk4Y8/M8Tkz4/nzSUl05M4Lo2tcDHOMuKaGCb2v8ZfP68EU&#13;&#10;Ix+IZkQazWt85h4/L96+mfe24iPTGcm4QwCifdXbGnch2CrLPO24In5oLNfgbI1TJMDW7TPmSA/o&#13;&#10;SmajPB9nvXHMOkO593DaXJx4kfDbltPw0raeByRrDNxCWl1ad3HNFnNS7R2xnaBXGuQfWCgiNFx6&#13;&#10;h2pIIOjgxB9QSlBnvGnDkBqVmbYVlCcNoKbIf1Pz2hHLkxYojrf3Mvn/B0s/HbcOCVbjSTHBSBMF&#13;&#10;TdoIzdF4NovV6a2vIGipty7qoyf9ajeGfvXgyx6cceMtoO36j4YBDDkEk4pyap2KySAXnVLtz/fa&#13;&#10;81NAFA7LaTEuJ08Y0ZsvI9Ut0TofPnCjUDRqLIFfAibHjQ+RCKluIfEebdZCytRaqVFf49FsWkZo&#13;&#10;ZUEo28mU7I0ULAbGFO/2u6V06EjioKQvqgfghzBnDpol4I4TtrragQh5sSFe6ogHsoDa1bpMwrdZ&#13;&#10;PltNV9NyUI7Gq0GZN83g/XpZDsbrYvLUvGuWy6b4HqkVZdUJxriO7G5TWZR/1/Xr+7jM030u7yXJ&#13;&#10;HtGTRCB7+yfSqa+xlZf27ww7b12sRmwxDGIKvj6aOOm/7lPUz6e9+AEAAP//AwBQSwMEFAAGAAgA&#13;&#10;AAAhAHN044DfAAAAEAEAAA8AAABkcnMvZG93bnJldi54bWxMT01PwzAMvSPxHyIjcWPpCkxr13QC&#13;&#10;Jo4IbcA9bUxbaJwuSdfy7zESElwsPfv5fRTb2fbihD50jhQsFwkIpNqZjhoFry+PV2sQIWoyuneE&#13;&#10;Cr4wwLY8Pyt0btxEezwdYiNYhEKuFbQxDrmUoW7R6rBwAxLf3p23OjL0jTReTyxue5kmyUpa3RE7&#13;&#10;tHrAhxbrz8NoFVTJ2/L+uH+2/qnpR5qOuylWH0pdXsy7DY+7DYiIc/z7gJ8OnB9KDla5kUwQPeNs&#13;&#10;fcNUBVmaXoNgRna7ykBUvxtZFvJ/kfIbAAD//wMAUEsBAi0AFAAGAAgAAAAhALaDOJL+AAAA4QEA&#13;&#10;ABMAAAAAAAAAAAAAAAAAAAAAAFtDb250ZW50X1R5cGVzXS54bWxQSwECLQAUAAYACAAAACEAOP0h&#13;&#10;/9YAAACUAQAACwAAAAAAAAAAAAAAAAAvAQAAX3JlbHMvLnJlbHNQSwECLQAUAAYACAAAACEAc+6c&#13;&#10;xBACAAAiBAAADgAAAAAAAAAAAAAAAAAuAgAAZHJzL2Uyb0RvYy54bWxQSwECLQAUAAYACAAAACEA&#13;&#10;c3TjgN8AAAAQAQAADwAAAAAAAAAAAAAAAABqBAAAZHJzL2Rvd25yZXYueG1sUEsFBgAAAAAEAAQA&#13;&#10;8wAAAHYFAAAAAA==&#13;&#10;" strokeweight="2.35pt">
                <v:stroke linestyle="thinThin"/>
                <o:lock v:ext="edit" shapetype="f"/>
                <w10:wrap anchorx="page" anchory="page"/>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del w:id="1182" w:author="David Quin" w:date="2018-12-06T13:22:00Z">
        <w:r w:rsidR="002B38CB" w:rsidRPr="00B80A37" w:rsidDel="00542656">
          <w:rPr>
            <w:rFonts w:ascii="Times New Roman" w:hAnsi="Times New Roman"/>
            <w:color w:val="000000"/>
            <w:spacing w:val="13"/>
            <w:sz w:val="15"/>
          </w:rPr>
          <w:delText xml:space="preserve">fas </w:delText>
        </w:r>
      </w:del>
      <w:ins w:id="1183" w:author="David Quin" w:date="2018-12-06T13:22:00Z">
        <w:r w:rsidR="00542656" w:rsidRPr="00B80A37">
          <w:rPr>
            <w:rFonts w:ascii="Times New Roman" w:hAnsi="Times New Roman"/>
            <w:color w:val="000000"/>
            <w:spacing w:val="13"/>
            <w:sz w:val="15"/>
          </w:rPr>
          <w:t xml:space="preserve">FAS </w:t>
        </w:r>
      </w:ins>
      <w:r w:rsidR="002B38CB" w:rsidRPr="00B80A37">
        <w:rPr>
          <w:rFonts w:ascii="Times New Roman" w:hAnsi="Times New Roman"/>
          <w:color w:val="000000"/>
          <w:spacing w:val="13"/>
          <w:sz w:val="15"/>
        </w:rPr>
        <w:t>price.</w:t>
      </w:r>
    </w:p>
    <w:p w14:paraId="6CF99588" w14:textId="77777777" w:rsidR="003A20D6" w:rsidRPr="00B80A37" w:rsidRDefault="002B38CB">
      <w:pPr>
        <w:spacing w:before="648" w:after="108" w:line="278" w:lineRule="auto"/>
        <w:jc w:val="center"/>
        <w:rPr>
          <w:rFonts w:ascii="Times New Roman" w:hAnsi="Times New Roman"/>
          <w:color w:val="000000"/>
          <w:spacing w:val="10"/>
          <w:sz w:val="21"/>
        </w:rPr>
      </w:pPr>
      <w:r w:rsidRPr="00B80A37">
        <w:rPr>
          <w:rFonts w:ascii="Times New Roman" w:hAnsi="Times New Roman"/>
          <w:color w:val="000000"/>
          <w:spacing w:val="10"/>
          <w:sz w:val="21"/>
        </w:rPr>
        <w:t>Table B.2: Vessel: Transport costs estimates, 3 digit (selected years)</w:t>
      </w:r>
    </w:p>
    <w:p w14:paraId="3DEA6A2F" w14:textId="77777777" w:rsidR="003A20D6" w:rsidRPr="00B80A37" w:rsidRDefault="005E1B5A">
      <w:pPr>
        <w:tabs>
          <w:tab w:val="left" w:pos="2415"/>
          <w:tab w:val="left" w:pos="3261"/>
          <w:tab w:val="left" w:pos="4104"/>
          <w:tab w:val="left" w:pos="4942"/>
          <w:tab w:val="left" w:pos="5788"/>
          <w:tab w:val="left" w:pos="6634"/>
          <w:tab w:val="right" w:pos="7894"/>
        </w:tabs>
        <w:spacing w:before="72" w:line="201"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488768" behindDoc="0" locked="0" layoutInCell="1" allowOverlap="1" wp14:anchorId="1C974C98" wp14:editId="4A832781">
                <wp:simplePos x="0" y="0"/>
                <wp:positionH relativeFrom="column">
                  <wp:posOffset>333375</wp:posOffset>
                </wp:positionH>
                <wp:positionV relativeFrom="paragraph">
                  <wp:posOffset>15875</wp:posOffset>
                </wp:positionV>
                <wp:extent cx="4817110" cy="0"/>
                <wp:effectExtent l="0" t="12700" r="8890" b="0"/>
                <wp:wrapNone/>
                <wp:docPr id="716"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A35F7" id="Line 698"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5pt" to="405.5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TnEQIAACIEAAAOAAAAZHJzL2Uyb0RvYy54bWysU8GO2jAQvVfqP1i+QxKahRARVhWBXmgX&#13;&#10;adsPMLZDrDq2ZRsCqvrvHRtIS3upqubgjD0zz+/NjBfP506iE7dOaFXhbJxixBXVTKhDhb983owK&#13;&#10;jJwnihGpFa/whTv8vHz7ZtGbkk90qyXjFgGIcmVvKtx6b8okcbTlHXFjbbgCZ6NtRzxs7SFhlvSA&#13;&#10;3slkkqbTpNeWGaspdw5O66sTLyN+03DqX5rGcY9khYGbj6uN6z6syXJByoMlphX0RoP8A4uOCAWX&#13;&#10;DlA18QQdrfgDqhPUaqcbP6a6S3TTCMqjBlCTpb+peW2J4VELFMeZoUzu/8HST6edRYJVeJZNMVKk&#13;&#10;gyZtheJoOi9CdXrjSghaqZ0N+uhZvZqtpl8d+JIHZ9g4A2j7/qNmAEOOXseinBvbhWSQi86x9peh&#13;&#10;9vzsEYXDvMhmWQYtondfQsp7orHOf+C6Q8GosAR+EZicts4HIqS8h4R7lN4IKWNrpUJ9hSfzIn8C&#13;&#10;6M6AULaXMdlpKVgIDCnOHvYradGJhEGJX1APwA9hVh8Vi8AtJ2x9sz0R8mpDvFQBD2QBtZt1nYRv&#13;&#10;83S+LtZFPson0/UoT+t69H6zykfTTTZ7qt/Vq1WdfQ/UsrxsBWNcBXb3qczyv+v67X1c52mYy6Ek&#13;&#10;ySN6lAhk7/9IOvY1tPLa/r1ml50N1QgthkGMwbdHEyb9132M+vm0lz8AAAD//wMAUEsDBBQABgAI&#13;&#10;AAAAIQDQ8f9L2wAAAAsBAAAPAAAAZHJzL2Rvd25yZXYueG1sTE9NT8MwDL0j8R8iI3FjaSYNTV3T&#13;&#10;CZg4IrQB97QxbaFxuiRdy7/H48Iutp6e/T6K7ex6ccIQO08a1CIDgVR721Gj4f3t+W4NIiZD1vSe&#13;&#10;UMMPRtiW11eFya2faI+nQ2oEi1DMjYY2pSGXMtYtOhMXfkBi7tMHZxLD0EgbzMTirpfLLLuXznTE&#13;&#10;Dq0Z8KnF+vswOg1V9qEej/tXF16afqTpuJtS9aX17c282/B42IBIOKf/Dzh34PxQcrDKj2Sj6DWs&#13;&#10;liu+1HBeTK+VUiCqPyzLQl52KH8BAAD//wMAUEsBAi0AFAAGAAgAAAAhALaDOJL+AAAA4QEAABMA&#13;&#10;AAAAAAAAAAAAAAAAAAAAAFtDb250ZW50X1R5cGVzXS54bWxQSwECLQAUAAYACAAAACEAOP0h/9YA&#13;&#10;AACUAQAACwAAAAAAAAAAAAAAAAAvAQAAX3JlbHMvLnJlbHNQSwECLQAUAAYACAAAACEAEmf05xEC&#13;&#10;AAAiBAAADgAAAAAAAAAAAAAAAAAuAgAAZHJzL2Uyb0RvYy54bWxQSwECLQAUAAYACAAAACEA0PH/&#13;&#10;S9sAAAALAQAADwAAAAAAAAAAAAAAAABrBAAAZHJzL2Rvd25yZXYueG1sUEsFBgAAAAAEAAQA8wAA&#13;&#10;AHMFAAAAAA==&#13;&#10;" strokeweight="2.35pt">
                <v:stroke linestyle="thinThin"/>
                <o:lock v:ext="edit" shapetype="f"/>
              </v:line>
            </w:pict>
          </mc:Fallback>
        </mc:AlternateContent>
      </w:r>
      <w:r w:rsidR="002B38CB" w:rsidRPr="00B80A37">
        <w:rPr>
          <w:rFonts w:ascii="Times New Roman" w:hAnsi="Times New Roman"/>
          <w:color w:val="000000"/>
          <w:sz w:val="21"/>
        </w:rPr>
        <w:t>Year</w:t>
      </w:r>
      <w:r w:rsidR="002B38CB" w:rsidRPr="00B80A37">
        <w:rPr>
          <w:rFonts w:ascii="Times New Roman" w:hAnsi="Times New Roman"/>
          <w:color w:val="000000"/>
          <w:sz w:val="21"/>
        </w:rPr>
        <w:tab/>
      </w:r>
      <w:r w:rsidR="002B38CB" w:rsidRPr="00B80A37">
        <w:rPr>
          <w:rFonts w:ascii="Times New Roman" w:hAnsi="Times New Roman"/>
          <w:color w:val="000000"/>
          <w:u w:val="single"/>
        </w:rPr>
        <w:t>1974</w:t>
      </w:r>
      <w:r w:rsidR="002B38CB" w:rsidRPr="00B80A37">
        <w:rPr>
          <w:rFonts w:ascii="Times New Roman" w:hAnsi="Times New Roman"/>
          <w:color w:val="000000"/>
          <w:u w:val="single"/>
        </w:rPr>
        <w:tab/>
      </w:r>
      <w:r w:rsidR="002B38CB" w:rsidRPr="00B80A37">
        <w:rPr>
          <w:rFonts w:ascii="Times New Roman" w:hAnsi="Times New Roman"/>
          <w:color w:val="000000"/>
          <w:spacing w:val="-2"/>
          <w:u w:val="single"/>
        </w:rPr>
        <w:t>1980</w:t>
      </w:r>
      <w:r w:rsidR="002B38CB" w:rsidRPr="00B80A37">
        <w:rPr>
          <w:rFonts w:ascii="Times New Roman" w:hAnsi="Times New Roman"/>
          <w:color w:val="000000"/>
          <w:spacing w:val="-2"/>
          <w:u w:val="single"/>
        </w:rPr>
        <w:tab/>
      </w:r>
      <w:r w:rsidR="002B38CB" w:rsidRPr="00B80A37">
        <w:rPr>
          <w:rFonts w:ascii="Times New Roman" w:hAnsi="Times New Roman"/>
          <w:color w:val="000000"/>
          <w:spacing w:val="-6"/>
          <w:u w:val="single"/>
        </w:rPr>
        <w:t>1990</w:t>
      </w:r>
      <w:r w:rsidR="002B38CB" w:rsidRPr="00B80A37">
        <w:rPr>
          <w:rFonts w:ascii="Times New Roman" w:hAnsi="Times New Roman"/>
          <w:color w:val="000000"/>
          <w:spacing w:val="-6"/>
          <w:u w:val="single"/>
        </w:rPr>
        <w:tab/>
      </w:r>
      <w:r w:rsidR="002B38CB" w:rsidRPr="00B80A37">
        <w:rPr>
          <w:rFonts w:ascii="Times New Roman" w:hAnsi="Times New Roman"/>
          <w:color w:val="000000"/>
          <w:spacing w:val="-4"/>
          <w:u w:val="single"/>
        </w:rPr>
        <w:t>2000</w:t>
      </w:r>
      <w:r w:rsidR="002B38CB" w:rsidRPr="00B80A37">
        <w:rPr>
          <w:rFonts w:ascii="Times New Roman" w:hAnsi="Times New Roman"/>
          <w:color w:val="000000"/>
          <w:spacing w:val="-4"/>
          <w:u w:val="single"/>
        </w:rPr>
        <w:tab/>
      </w:r>
      <w:r w:rsidR="002B38CB" w:rsidRPr="00B80A37">
        <w:rPr>
          <w:rFonts w:ascii="Times New Roman" w:hAnsi="Times New Roman"/>
          <w:color w:val="000000"/>
          <w:spacing w:val="-2"/>
          <w:u w:val="single"/>
        </w:rPr>
        <w:t>2004</w:t>
      </w:r>
      <w:r w:rsidR="002B38CB" w:rsidRPr="00B80A37">
        <w:rPr>
          <w:rFonts w:ascii="Times New Roman" w:hAnsi="Times New Roman"/>
          <w:color w:val="000000"/>
          <w:spacing w:val="-2"/>
          <w:u w:val="single"/>
        </w:rPr>
        <w:tab/>
      </w:r>
      <w:r w:rsidR="002B38CB" w:rsidRPr="00B80A37">
        <w:rPr>
          <w:rFonts w:ascii="Times New Roman" w:hAnsi="Times New Roman"/>
          <w:color w:val="000000"/>
          <w:spacing w:val="-4"/>
          <w:u w:val="single"/>
        </w:rPr>
        <w:t>2010</w:t>
      </w:r>
      <w:r w:rsidR="002B38CB" w:rsidRPr="00B80A37">
        <w:rPr>
          <w:rFonts w:ascii="Times New Roman" w:hAnsi="Times New Roman"/>
          <w:color w:val="000000"/>
          <w:spacing w:val="-4"/>
          <w:u w:val="single"/>
        </w:rPr>
        <w:tab/>
      </w:r>
      <w:r w:rsidR="002B38CB" w:rsidRPr="00B80A37">
        <w:rPr>
          <w:rFonts w:ascii="Times New Roman" w:hAnsi="Times New Roman"/>
          <w:color w:val="000000"/>
          <w:u w:val="single"/>
        </w:rPr>
        <w:t>2013</w:t>
      </w:r>
    </w:p>
    <w:p w14:paraId="64F85694" w14:textId="77777777" w:rsidR="003A20D6" w:rsidRPr="00B80A37" w:rsidRDefault="002B38CB">
      <w:pPr>
        <w:spacing w:before="36" w:line="285" w:lineRule="auto"/>
        <w:ind w:left="648"/>
        <w:rPr>
          <w:rFonts w:ascii="Times New Roman" w:hAnsi="Times New Roman"/>
          <w:b/>
          <w:color w:val="000000"/>
          <w:spacing w:val="40"/>
        </w:rPr>
      </w:pPr>
      <w:r w:rsidRPr="00B80A37">
        <w:rPr>
          <w:rFonts w:ascii="Times New Roman" w:hAnsi="Times New Roman"/>
          <w:b/>
          <w:color w:val="000000"/>
          <w:spacing w:val="40"/>
        </w:rPr>
        <w:t>Model</w:t>
      </w:r>
      <w:r w:rsidRPr="00B80A37">
        <w:rPr>
          <w:rFonts w:ascii="Times New Roman" w:hAnsi="Times New Roman"/>
          <w:b/>
          <w:color w:val="000000"/>
          <w:spacing w:val="40"/>
          <w:u w:val="single"/>
        </w:rPr>
        <w:t xml:space="preserve"> (a)</w:t>
      </w:r>
      <w:r w:rsidRPr="00B80A37">
        <w:rPr>
          <w:rFonts w:ascii="Times New Roman" w:hAnsi="Times New Roman"/>
          <w:b/>
          <w:color w:val="000000"/>
          <w:spacing w:val="40"/>
        </w:rPr>
        <w:t xml:space="preserve"> - With only Ad-Valorem TC (F</w:t>
      </w:r>
      <w:r w:rsidRPr="00B80A37">
        <w:rPr>
          <w:rFonts w:ascii="Times New Roman" w:hAnsi="Times New Roman"/>
          <w:b/>
          <w:color w:val="000000"/>
          <w:spacing w:val="40"/>
          <w:w w:val="120"/>
          <w:vertAlign w:val="superscript"/>
        </w:rPr>
        <w:t>i</w:t>
      </w:r>
      <w:r w:rsidRPr="00B80A37">
        <w:rPr>
          <w:rFonts w:ascii="Times New Roman" w:hAnsi="Times New Roman"/>
          <w:b/>
          <w:color w:val="000000"/>
          <w:spacing w:val="40"/>
        </w:rPr>
        <w:t xml:space="preserve">ce - </w:t>
      </w:r>
      <w:r w:rsidRPr="00B80A37">
        <w:rPr>
          <w:rFonts w:ascii="Times New Roman" w:hAnsi="Times New Roman"/>
          <w:color w:val="000000"/>
          <w:spacing w:val="40"/>
          <w:sz w:val="21"/>
        </w:rPr>
        <w:t xml:space="preserve">1, </w:t>
      </w:r>
      <w:r w:rsidRPr="00B80A37">
        <w:rPr>
          <w:rFonts w:ascii="Times New Roman" w:hAnsi="Times New Roman"/>
          <w:color w:val="000000"/>
          <w:spacing w:val="40"/>
          <w:u w:val="single"/>
        </w:rPr>
        <w:t xml:space="preserve">in %) </w:t>
      </w:r>
    </w:p>
    <w:p w14:paraId="261E4CE0" w14:textId="77777777" w:rsidR="003A20D6" w:rsidRPr="00B80A37" w:rsidRDefault="002B38CB">
      <w:pPr>
        <w:tabs>
          <w:tab w:val="left" w:pos="2415"/>
          <w:tab w:val="left" w:pos="3261"/>
          <w:tab w:val="left" w:pos="4104"/>
          <w:tab w:val="left" w:pos="4942"/>
          <w:tab w:val="left" w:pos="5788"/>
          <w:tab w:val="left" w:pos="6634"/>
          <w:tab w:val="right" w:pos="7815"/>
        </w:tabs>
        <w:spacing w:line="213" w:lineRule="auto"/>
        <w:ind w:left="648"/>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9.8</w:t>
      </w:r>
      <w:r w:rsidRPr="00B80A37">
        <w:rPr>
          <w:rFonts w:ascii="Times New Roman" w:hAnsi="Times New Roman"/>
          <w:color w:val="000000"/>
          <w:sz w:val="21"/>
        </w:rPr>
        <w:tab/>
        <w:t>6.5</w:t>
      </w:r>
      <w:r w:rsidRPr="00B80A37">
        <w:rPr>
          <w:rFonts w:ascii="Times New Roman" w:hAnsi="Times New Roman"/>
          <w:color w:val="000000"/>
          <w:sz w:val="21"/>
        </w:rPr>
        <w:tab/>
        <w:t>5.7</w:t>
      </w:r>
      <w:r w:rsidRPr="00B80A37">
        <w:rPr>
          <w:rFonts w:ascii="Times New Roman" w:hAnsi="Times New Roman"/>
          <w:color w:val="000000"/>
          <w:sz w:val="21"/>
        </w:rPr>
        <w:tab/>
        <w:t>5.1</w:t>
      </w:r>
      <w:r w:rsidRPr="00B80A37">
        <w:rPr>
          <w:rFonts w:ascii="Times New Roman" w:hAnsi="Times New Roman"/>
          <w:color w:val="000000"/>
          <w:sz w:val="21"/>
        </w:rPr>
        <w:tab/>
        <w:t>5.4</w:t>
      </w:r>
      <w:r w:rsidRPr="00B80A37">
        <w:rPr>
          <w:rFonts w:ascii="Times New Roman" w:hAnsi="Times New Roman"/>
          <w:color w:val="000000"/>
          <w:sz w:val="21"/>
        </w:rPr>
        <w:tab/>
        <w:t>4.0</w:t>
      </w:r>
      <w:r w:rsidRPr="00B80A37">
        <w:rPr>
          <w:rFonts w:ascii="Times New Roman" w:hAnsi="Times New Roman"/>
          <w:color w:val="000000"/>
          <w:sz w:val="21"/>
        </w:rPr>
        <w:tab/>
        <w:t>3.6</w:t>
      </w:r>
    </w:p>
    <w:p w14:paraId="7377F06F" w14:textId="77777777" w:rsidR="003A20D6" w:rsidRPr="00B80A37" w:rsidRDefault="002B38CB">
      <w:pPr>
        <w:tabs>
          <w:tab w:val="left" w:pos="2415"/>
          <w:tab w:val="left" w:pos="3261"/>
          <w:tab w:val="left" w:pos="4104"/>
          <w:tab w:val="left" w:pos="4942"/>
          <w:tab w:val="left" w:pos="5788"/>
          <w:tab w:val="left" w:pos="6634"/>
          <w:tab w:val="right" w:pos="7815"/>
        </w:tabs>
        <w:spacing w:before="72"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9.6</w:t>
      </w:r>
      <w:r w:rsidRPr="00B80A37">
        <w:rPr>
          <w:rFonts w:ascii="Times New Roman" w:hAnsi="Times New Roman"/>
          <w:color w:val="000000"/>
          <w:sz w:val="21"/>
        </w:rPr>
        <w:tab/>
        <w:t>5.5</w:t>
      </w:r>
      <w:r w:rsidRPr="00B80A37">
        <w:rPr>
          <w:rFonts w:ascii="Times New Roman" w:hAnsi="Times New Roman"/>
          <w:color w:val="000000"/>
          <w:sz w:val="21"/>
        </w:rPr>
        <w:tab/>
        <w:t>4.6</w:t>
      </w:r>
      <w:r w:rsidRPr="00B80A37">
        <w:rPr>
          <w:rFonts w:ascii="Times New Roman" w:hAnsi="Times New Roman"/>
          <w:color w:val="000000"/>
          <w:sz w:val="21"/>
        </w:rPr>
        <w:tab/>
        <w:t>4.9</w:t>
      </w:r>
      <w:r w:rsidRPr="00B80A37">
        <w:rPr>
          <w:rFonts w:ascii="Times New Roman" w:hAnsi="Times New Roman"/>
          <w:color w:val="000000"/>
          <w:sz w:val="21"/>
        </w:rPr>
        <w:tab/>
        <w:t>5.1</w:t>
      </w:r>
      <w:r w:rsidRPr="00B80A37">
        <w:rPr>
          <w:rFonts w:ascii="Times New Roman" w:hAnsi="Times New Roman"/>
          <w:color w:val="000000"/>
          <w:sz w:val="21"/>
        </w:rPr>
        <w:tab/>
        <w:t>3.6</w:t>
      </w:r>
      <w:r w:rsidRPr="00B80A37">
        <w:rPr>
          <w:rFonts w:ascii="Times New Roman" w:hAnsi="Times New Roman"/>
          <w:color w:val="000000"/>
          <w:sz w:val="21"/>
        </w:rPr>
        <w:tab/>
        <w:t>3.3</w:t>
      </w:r>
    </w:p>
    <w:p w14:paraId="5B4FC1F7" w14:textId="77777777" w:rsidR="003A20D6" w:rsidRPr="00B80A37" w:rsidRDefault="005E1B5A">
      <w:pPr>
        <w:ind w:left="648"/>
        <w:rPr>
          <w:rFonts w:ascii="Times New Roman" w:hAnsi="Times New Roman"/>
          <w:b/>
          <w:color w:val="000000"/>
          <w:spacing w:val="18"/>
        </w:rPr>
      </w:pPr>
      <w:r w:rsidRPr="00B80A37">
        <w:rPr>
          <w:noProof/>
        </w:rPr>
        <mc:AlternateContent>
          <mc:Choice Requires="wps">
            <w:drawing>
              <wp:anchor distT="0" distB="0" distL="114300" distR="114300" simplePos="0" relativeHeight="251491840" behindDoc="0" locked="0" layoutInCell="1" allowOverlap="1" wp14:anchorId="63C12C04" wp14:editId="249908A3">
                <wp:simplePos x="0" y="0"/>
                <wp:positionH relativeFrom="column">
                  <wp:posOffset>333375</wp:posOffset>
                </wp:positionH>
                <wp:positionV relativeFrom="paragraph">
                  <wp:posOffset>3175</wp:posOffset>
                </wp:positionV>
                <wp:extent cx="4817110" cy="0"/>
                <wp:effectExtent l="0" t="0" r="0" b="0"/>
                <wp:wrapNone/>
                <wp:docPr id="715"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D70D" id="Line 697"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gKYEw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JqNMVKk&#13;&#10;hSZtheJoMp+G6nTGFZC0Ujsb9NGzejFbTb87iCUPwbBwBtD23WfNAIYcvY5FOde2DYdBLjrH2l/u&#13;&#10;tednjyhs5rNsmmXQInqLJaS4HTTW+U9ctyhMSiyBXwQmp63zgQgpbinhHqU3QsrYWqlQB+B5Po4H&#13;&#10;nJaChWBIc/awX0mLTiSYI35BMYA9pAXkirimz4uh3jZWHxWLtzScsPV17omQ/RyApAoXgUbgeZ31&#13;&#10;tvgxT+fr2XqWD/LRZD3I06oafNys8sFkk03H1Ydqtaqyn4FzlheNYIyrQPtm0Sx/mwWuj6U3192k&#13;&#10;9/okj+hRO5C9/SPp2OTQ194Le80uOxvKFPoNrozJ1xcUbP/nOmb9fufLX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Bw&#13;&#10;GgKY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8"/>
        </w:rPr>
        <w:t>Model (b) - With Additive &amp; Ad-Valorem TC</w:t>
      </w:r>
    </w:p>
    <w:p w14:paraId="1DD11373" w14:textId="77777777" w:rsidR="003A20D6" w:rsidRPr="00B80A37" w:rsidRDefault="005E1B5A">
      <w:pPr>
        <w:spacing w:line="266" w:lineRule="auto"/>
        <w:ind w:left="648"/>
        <w:rPr>
          <w:rFonts w:ascii="Times New Roman" w:hAnsi="Times New Roman"/>
          <w:i/>
          <w:color w:val="000000"/>
          <w:spacing w:val="18"/>
        </w:rPr>
      </w:pPr>
      <w:r w:rsidRPr="00B80A37">
        <w:rPr>
          <w:noProof/>
        </w:rPr>
        <mc:AlternateContent>
          <mc:Choice Requires="wps">
            <w:drawing>
              <wp:anchor distT="0" distB="0" distL="114300" distR="114300" simplePos="0" relativeHeight="251494912" behindDoc="0" locked="0" layoutInCell="1" allowOverlap="1" wp14:anchorId="054C8CCC" wp14:editId="3EFB149B">
                <wp:simplePos x="0" y="0"/>
                <wp:positionH relativeFrom="column">
                  <wp:posOffset>333375</wp:posOffset>
                </wp:positionH>
                <wp:positionV relativeFrom="paragraph">
                  <wp:posOffset>3175</wp:posOffset>
                </wp:positionV>
                <wp:extent cx="4817110" cy="0"/>
                <wp:effectExtent l="0" t="0" r="0" b="0"/>
                <wp:wrapNone/>
                <wp:docPr id="71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38FB9" id="Line 696"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qjEwIAAC8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SzLMVKk&#13;&#10;hSbthOJoupiG6nTGFZC0Vnsb9NGLejU7Tb86iCUPwbBwBtAO3UfNAIacvI5FudS2DYdBLrrE2l+H&#13;&#10;2vOLRxQ283k2yzJoEb3HElLcDxrr/AeuWxQmJZbALwKT8875QIQU95Rwj9JbIWVsrVSoA/A8f4oH&#13;&#10;nJaChWBIc/Z4WEuLziSYI35BMYA9pAXkirimz4uh3jZWnxSLtzScsM1t7omQ/RyApAoXgUbgeZv1&#13;&#10;tvi2SBeb+Waej/LJdDPK06oavd+u89F0m82eqnfVel1l3wPnLC8awRhXgfbdoln+dxa4PZbeXINJ&#13;&#10;h/okj+hRO5C9/yPp2OTQ194LB82uexvKFPoNrozJtxcUbP/rOmb9fOerH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D9&#13;&#10;b+qj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i/>
          <w:color w:val="000000"/>
          <w:spacing w:val="18"/>
        </w:rPr>
        <w:t>Ad</w:t>
      </w:r>
      <w:r w:rsidR="002B38CB" w:rsidRPr="00B80A37">
        <w:rPr>
          <w:rFonts w:ascii="Times New Roman" w:hAnsi="Times New Roman"/>
          <w:i/>
          <w:color w:val="000000"/>
          <w:spacing w:val="18"/>
          <w:sz w:val="6"/>
        </w:rPr>
        <w:t>-</w:t>
      </w:r>
      <w:r w:rsidR="002B38CB" w:rsidRPr="00B80A37">
        <w:rPr>
          <w:rFonts w:ascii="Times New Roman" w:hAnsi="Times New Roman"/>
          <w:i/>
          <w:color w:val="000000"/>
          <w:spacing w:val="18"/>
        </w:rPr>
        <w:t xml:space="preserve">valorem term (adv </w:t>
      </w:r>
      <w:r w:rsidR="002B38CB" w:rsidRPr="00B80A37">
        <w:rPr>
          <w:rFonts w:ascii="Times New Roman" w:hAnsi="Times New Roman"/>
          <w:i/>
          <w:color w:val="000000"/>
          <w:spacing w:val="18"/>
          <w:sz w:val="6"/>
        </w:rPr>
        <w:t>-</w:t>
      </w:r>
      <w:r w:rsidR="002B38CB" w:rsidRPr="00B80A37">
        <w:rPr>
          <w:rFonts w:ascii="Times New Roman" w:hAnsi="Times New Roman"/>
          <w:i/>
          <w:color w:val="000000"/>
          <w:spacing w:val="18"/>
        </w:rPr>
        <w:t>1, in %)</w:t>
      </w:r>
    </w:p>
    <w:p w14:paraId="78E3D9C6" w14:textId="77777777" w:rsidR="003A20D6" w:rsidRPr="00B80A37" w:rsidRDefault="005E1B5A">
      <w:pPr>
        <w:spacing w:line="0" w:lineRule="auto"/>
      </w:pPr>
      <w:r w:rsidRPr="00B80A37">
        <w:rPr>
          <w:noProof/>
        </w:rPr>
        <mc:AlternateContent>
          <mc:Choice Requires="wps">
            <w:drawing>
              <wp:anchor distT="0" distB="0" distL="114300" distR="114300" simplePos="0" relativeHeight="251497984" behindDoc="0" locked="0" layoutInCell="1" allowOverlap="1" wp14:anchorId="06CD91B5" wp14:editId="24C9F205">
                <wp:simplePos x="0" y="0"/>
                <wp:positionH relativeFrom="column">
                  <wp:posOffset>333375</wp:posOffset>
                </wp:positionH>
                <wp:positionV relativeFrom="paragraph">
                  <wp:posOffset>3175</wp:posOffset>
                </wp:positionV>
                <wp:extent cx="4817110" cy="0"/>
                <wp:effectExtent l="0" t="0" r="0" b="0"/>
                <wp:wrapNone/>
                <wp:docPr id="71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DB167" id="Line 695"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EPgEw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Jo9YaRI&#13;&#10;C03aCsXRZD4O1emMKyBppXY26KNn9WK2mn5zEEsegmHhDKDtu0+aAQw5eh2Lcq5tGw6DXHSOtb/c&#13;&#10;a8/PHlHYzGfZNMugRfQWS0hxO2is8x+5blGYlFgCvwhMTlvnAxFS3FLCPUpvhJSxtVKhDsDzfBwP&#13;&#10;OC0FC8GQ5uxhv5IWnUgwR/yCYgB7SAvIFXFNnxdDvW2sPioWb2k4Yevr3BMh+zkASRUuAo3A8zrr&#13;&#10;bfF9ns7Xs/UsH+SjyXqQp1U1+LBZ5YPJJpuOq6dqtaqyH4FzlheNYIyrQPtm0Sz/OwtcH0tvrrtJ&#13;&#10;7/VJHtGjdiB7+0fSscmhr70X9ppddjaUKfQbXBmTry8o2P73dcz69c6XPwE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AK&#13;&#10;SEPgEwIAAC8EAAAOAAAAAAAAAAAAAAAAAC4CAABkcnMvZTJvRG9jLnhtbFBLAQItABQABgAIAAAA&#13;&#10;IQBJe15i3gAAAAkBAAAPAAAAAAAAAAAAAAAAAG0EAABkcnMvZG93bnJldi54bWxQSwUGAAAAAAQA&#13;&#10;BADzAAAAeAUAAAAA&#13;&#10;" strokeweight=".35pt">
                <o:lock v:ext="edit" shapetype="f"/>
              </v:line>
            </w:pict>
          </mc:Fallback>
        </mc:AlternateContent>
      </w:r>
    </w:p>
    <w:tbl>
      <w:tblPr>
        <w:tblW w:w="0" w:type="auto"/>
        <w:tblLayout w:type="fixed"/>
        <w:tblCellMar>
          <w:left w:w="0" w:type="dxa"/>
          <w:right w:w="0" w:type="dxa"/>
        </w:tblCellMar>
        <w:tblLook w:val="0000" w:firstRow="0" w:lastRow="0" w:firstColumn="0" w:lastColumn="0" w:noHBand="0" w:noVBand="0"/>
      </w:tblPr>
      <w:tblGrid>
        <w:gridCol w:w="5284"/>
        <w:gridCol w:w="2852"/>
      </w:tblGrid>
      <w:tr w:rsidR="003A20D6" w:rsidRPr="00B80A37" w14:paraId="535FC317" w14:textId="77777777">
        <w:trPr>
          <w:trHeight w:hRule="exact" w:val="552"/>
        </w:trPr>
        <w:tc>
          <w:tcPr>
            <w:tcW w:w="5284" w:type="dxa"/>
            <w:vMerge w:val="restart"/>
            <w:tcBorders>
              <w:top w:val="none" w:sz="0" w:space="0" w:color="000000"/>
              <w:left w:val="none" w:sz="0" w:space="0" w:color="000000"/>
              <w:bottom w:val="none" w:sz="0" w:space="0" w:color="000000"/>
              <w:right w:val="none" w:sz="0" w:space="0" w:color="000000"/>
            </w:tcBorders>
          </w:tcPr>
          <w:p w14:paraId="58266735" w14:textId="77777777" w:rsidR="003A20D6" w:rsidRPr="00B80A37" w:rsidRDefault="002B38CB">
            <w:pPr>
              <w:tabs>
                <w:tab w:val="decimal" w:pos="2615"/>
                <w:tab w:val="decimal" w:pos="3461"/>
                <w:tab w:val="decimal" w:pos="4307"/>
                <w:tab w:val="decimal" w:pos="5149"/>
              </w:tabs>
              <w:spacing w:line="214" w:lineRule="exact"/>
              <w:jc w:val="right"/>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5.4</w:t>
            </w:r>
            <w:r w:rsidRPr="00B80A37">
              <w:rPr>
                <w:rFonts w:ascii="Times New Roman" w:hAnsi="Times New Roman"/>
                <w:color w:val="000000"/>
                <w:sz w:val="21"/>
              </w:rPr>
              <w:tab/>
              <w:t>3.1</w:t>
            </w:r>
            <w:r w:rsidRPr="00B80A37">
              <w:rPr>
                <w:rFonts w:ascii="Times New Roman" w:hAnsi="Times New Roman"/>
                <w:color w:val="000000"/>
                <w:sz w:val="21"/>
              </w:rPr>
              <w:tab/>
              <w:t>3.3</w:t>
            </w:r>
            <w:r w:rsidRPr="00B80A37">
              <w:rPr>
                <w:rFonts w:ascii="Times New Roman" w:hAnsi="Times New Roman"/>
                <w:color w:val="000000"/>
                <w:sz w:val="21"/>
              </w:rPr>
              <w:tab/>
              <w:t>2.5</w:t>
            </w:r>
          </w:p>
          <w:p w14:paraId="545233D8" w14:textId="77777777" w:rsidR="003A20D6" w:rsidRPr="00B80A37" w:rsidRDefault="002B38CB">
            <w:pPr>
              <w:tabs>
                <w:tab w:val="decimal" w:pos="2615"/>
                <w:tab w:val="decimal" w:pos="3461"/>
                <w:tab w:val="decimal" w:pos="4307"/>
                <w:tab w:val="decimal" w:pos="5149"/>
              </w:tabs>
              <w:spacing w:before="72" w:line="212" w:lineRule="exact"/>
              <w:jc w:val="right"/>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4.9</w:t>
            </w:r>
            <w:r w:rsidRPr="00B80A37">
              <w:rPr>
                <w:rFonts w:ascii="Times New Roman" w:hAnsi="Times New Roman"/>
                <w:color w:val="000000"/>
                <w:sz w:val="21"/>
              </w:rPr>
              <w:tab/>
              <w:t>2.4</w:t>
            </w:r>
            <w:r w:rsidRPr="00B80A37">
              <w:rPr>
                <w:rFonts w:ascii="Times New Roman" w:hAnsi="Times New Roman"/>
                <w:color w:val="000000"/>
                <w:sz w:val="21"/>
              </w:rPr>
              <w:tab/>
              <w:t>2.8</w:t>
            </w:r>
            <w:r w:rsidRPr="00B80A37">
              <w:rPr>
                <w:rFonts w:ascii="Times New Roman" w:hAnsi="Times New Roman"/>
                <w:color w:val="000000"/>
                <w:sz w:val="21"/>
              </w:rPr>
              <w:tab/>
              <w:t>2.1</w:t>
            </w:r>
          </w:p>
          <w:p w14:paraId="709BCC45" w14:textId="77777777" w:rsidR="003A20D6" w:rsidRPr="00B80A37" w:rsidRDefault="002B38CB">
            <w:pPr>
              <w:tabs>
                <w:tab w:val="left" w:leader="underscore" w:pos="2282"/>
              </w:tabs>
              <w:spacing w:line="302" w:lineRule="auto"/>
              <w:jc w:val="right"/>
              <w:rPr>
                <w:rFonts w:ascii="Times New Roman" w:hAnsi="Times New Roman"/>
                <w:i/>
                <w:color w:val="000000"/>
                <w:spacing w:val="4"/>
              </w:rPr>
            </w:pPr>
            <w:r w:rsidRPr="00B80A37">
              <w:rPr>
                <w:rFonts w:ascii="Times New Roman" w:hAnsi="Times New Roman"/>
                <w:i/>
                <w:color w:val="000000"/>
                <w:spacing w:val="4"/>
              </w:rPr>
              <w:t xml:space="preserve">Additive term </w:t>
            </w:r>
            <w:r w:rsidRPr="00B80A37">
              <w:rPr>
                <w:rFonts w:ascii="Times New Roman" w:hAnsi="Times New Roman"/>
                <w:i/>
                <w:color w:val="000000"/>
                <w:spacing w:val="4"/>
                <w:sz w:val="18"/>
              </w:rPr>
              <w:t>(la</w:t>
            </w:r>
            <w:r w:rsidRPr="00B80A37">
              <w:rPr>
                <w:rFonts w:ascii="Times New Roman" w:hAnsi="Times New Roman"/>
                <w:i/>
                <w:color w:val="000000"/>
                <w:spacing w:val="4"/>
                <w:sz w:val="18"/>
              </w:rPr>
              <w:tab/>
            </w:r>
            <w:r w:rsidRPr="00B80A37">
              <w:rPr>
                <w:rFonts w:ascii="Times New Roman" w:hAnsi="Times New Roman"/>
                <w:i/>
                <w:color w:val="000000"/>
                <w:spacing w:val="-10"/>
                <w:sz w:val="18"/>
              </w:rPr>
              <w:t xml:space="preserve">d </w:t>
            </w:r>
            <w:proofErr w:type="spellStart"/>
            <w:r w:rsidRPr="00B80A37">
              <w:rPr>
                <w:rFonts w:ascii="Times New Roman" w:hAnsi="Times New Roman"/>
                <w:i/>
                <w:color w:val="000000"/>
                <w:spacing w:val="-10"/>
                <w:sz w:val="18"/>
              </w:rPr>
              <w:t>d</w:t>
            </w:r>
            <w:proofErr w:type="spellEnd"/>
            <w:r w:rsidRPr="00B80A37">
              <w:rPr>
                <w:rFonts w:ascii="Times New Roman" w:hAnsi="Times New Roman"/>
                <w:i/>
                <w:color w:val="000000"/>
                <w:spacing w:val="-10"/>
                <w:sz w:val="18"/>
              </w:rPr>
              <w:t xml:space="preserve"> 1</w:t>
            </w:r>
            <w:r w:rsidRPr="00B80A37">
              <w:rPr>
                <w:rFonts w:ascii="Times New Roman" w:hAnsi="Times New Roman"/>
                <w:i/>
                <w:color w:val="000000"/>
                <w:spacing w:val="-10"/>
                <w:w w:val="90"/>
                <w:sz w:val="18"/>
                <w:vertAlign w:val="subscript"/>
              </w:rPr>
              <w:t>1</w:t>
            </w:r>
            <w:r w:rsidRPr="00B80A37">
              <w:rPr>
                <w:rFonts w:ascii="Times New Roman" w:hAnsi="Times New Roman"/>
                <w:i/>
                <w:color w:val="000000"/>
                <w:spacing w:val="-10"/>
                <w:sz w:val="18"/>
              </w:rPr>
              <w:t xml:space="preserve">-5- , </w:t>
            </w:r>
            <w:r w:rsidRPr="00B80A37">
              <w:rPr>
                <w:rFonts w:ascii="Times New Roman" w:hAnsi="Times New Roman"/>
                <w:i/>
                <w:color w:val="000000"/>
                <w:spacing w:val="-10"/>
                <w:w w:val="120"/>
                <w:sz w:val="18"/>
                <w:vertAlign w:val="subscript"/>
              </w:rPr>
              <w:t>in</w:t>
            </w:r>
            <w:r w:rsidRPr="00B80A37">
              <w:rPr>
                <w:rFonts w:ascii="Times New Roman" w:hAnsi="Times New Roman"/>
                <w:i/>
                <w:color w:val="000000"/>
                <w:spacing w:val="-10"/>
              </w:rPr>
              <w:t xml:space="preserve"> %)</w:t>
            </w:r>
          </w:p>
        </w:tc>
        <w:tc>
          <w:tcPr>
            <w:tcW w:w="2852" w:type="dxa"/>
            <w:tcBorders>
              <w:top w:val="none" w:sz="0" w:space="0" w:color="000000"/>
              <w:left w:val="none" w:sz="0" w:space="0" w:color="000000"/>
              <w:bottom w:val="single" w:sz="2" w:space="0" w:color="000000"/>
              <w:right w:val="none" w:sz="0" w:space="0" w:color="000000"/>
            </w:tcBorders>
          </w:tcPr>
          <w:p w14:paraId="23F85500" w14:textId="77777777" w:rsidR="003A20D6" w:rsidRPr="00B80A37" w:rsidRDefault="002B38CB">
            <w:pPr>
              <w:tabs>
                <w:tab w:val="decimal" w:pos="711"/>
                <w:tab w:val="decimal" w:pos="1557"/>
                <w:tab w:val="decimal" w:pos="2403"/>
              </w:tabs>
              <w:spacing w:line="213" w:lineRule="auto"/>
              <w:ind w:right="321"/>
              <w:jc w:val="right"/>
              <w:rPr>
                <w:rFonts w:ascii="Times New Roman" w:hAnsi="Times New Roman"/>
                <w:color w:val="000000"/>
                <w:sz w:val="21"/>
              </w:rPr>
            </w:pPr>
            <w:r w:rsidRPr="00B80A37">
              <w:rPr>
                <w:rFonts w:ascii="Times New Roman" w:hAnsi="Times New Roman"/>
                <w:color w:val="000000"/>
                <w:sz w:val="21"/>
              </w:rPr>
              <w:tab/>
              <w:t>2.7</w:t>
            </w:r>
            <w:r w:rsidRPr="00B80A37">
              <w:rPr>
                <w:rFonts w:ascii="Times New Roman" w:hAnsi="Times New Roman"/>
                <w:color w:val="000000"/>
                <w:sz w:val="21"/>
              </w:rPr>
              <w:tab/>
              <w:t>1.9</w:t>
            </w:r>
            <w:r w:rsidRPr="00B80A37">
              <w:rPr>
                <w:rFonts w:ascii="Times New Roman" w:hAnsi="Times New Roman"/>
                <w:color w:val="000000"/>
                <w:sz w:val="21"/>
              </w:rPr>
              <w:tab/>
              <w:t>2.2</w:t>
            </w:r>
          </w:p>
          <w:p w14:paraId="08E1A411" w14:textId="77777777" w:rsidR="003A20D6" w:rsidRPr="00B80A37" w:rsidRDefault="002B38CB">
            <w:pPr>
              <w:tabs>
                <w:tab w:val="decimal" w:pos="711"/>
                <w:tab w:val="decimal" w:pos="1557"/>
                <w:tab w:val="decimal" w:pos="2403"/>
              </w:tabs>
              <w:spacing w:before="72" w:line="208" w:lineRule="auto"/>
              <w:ind w:right="321"/>
              <w:jc w:val="right"/>
              <w:rPr>
                <w:rFonts w:ascii="Times New Roman" w:hAnsi="Times New Roman"/>
                <w:color w:val="000000"/>
                <w:sz w:val="21"/>
              </w:rPr>
            </w:pPr>
            <w:r w:rsidRPr="00B80A37">
              <w:rPr>
                <w:rFonts w:ascii="Times New Roman" w:hAnsi="Times New Roman"/>
                <w:color w:val="000000"/>
                <w:sz w:val="21"/>
              </w:rPr>
              <w:tab/>
              <w:t>2.8</w:t>
            </w:r>
            <w:r w:rsidRPr="00B80A37">
              <w:rPr>
                <w:rFonts w:ascii="Times New Roman" w:hAnsi="Times New Roman"/>
                <w:color w:val="000000"/>
                <w:sz w:val="21"/>
              </w:rPr>
              <w:tab/>
              <w:t>1.8</w:t>
            </w:r>
            <w:r w:rsidRPr="00B80A37">
              <w:rPr>
                <w:rFonts w:ascii="Times New Roman" w:hAnsi="Times New Roman"/>
                <w:color w:val="000000"/>
                <w:sz w:val="21"/>
              </w:rPr>
              <w:tab/>
              <w:t>1.8</w:t>
            </w:r>
          </w:p>
        </w:tc>
      </w:tr>
      <w:tr w:rsidR="003A20D6" w:rsidRPr="00B80A37" w14:paraId="422A990D" w14:textId="77777777">
        <w:trPr>
          <w:trHeight w:hRule="exact" w:val="283"/>
        </w:trPr>
        <w:tc>
          <w:tcPr>
            <w:tcW w:w="5284" w:type="dxa"/>
            <w:vMerge/>
            <w:tcBorders>
              <w:top w:val="none" w:sz="0" w:space="0" w:color="000000"/>
              <w:left w:val="none" w:sz="0" w:space="0" w:color="000000"/>
              <w:bottom w:val="none" w:sz="0" w:space="0" w:color="000000"/>
              <w:right w:val="none" w:sz="0" w:space="0" w:color="000000"/>
            </w:tcBorders>
          </w:tcPr>
          <w:p w14:paraId="1BCC3BEC" w14:textId="77777777" w:rsidR="003A20D6" w:rsidRPr="00B80A37" w:rsidRDefault="003A20D6"/>
        </w:tc>
        <w:tc>
          <w:tcPr>
            <w:tcW w:w="2852" w:type="dxa"/>
            <w:tcBorders>
              <w:top w:val="single" w:sz="2" w:space="0" w:color="000000"/>
              <w:left w:val="none" w:sz="0" w:space="0" w:color="000000"/>
              <w:bottom w:val="none" w:sz="0" w:space="0" w:color="000000"/>
              <w:right w:val="none" w:sz="0" w:space="0" w:color="000000"/>
            </w:tcBorders>
          </w:tcPr>
          <w:p w14:paraId="05239C2A" w14:textId="77777777" w:rsidR="003A20D6" w:rsidRPr="00B80A37" w:rsidRDefault="003A20D6"/>
        </w:tc>
      </w:tr>
    </w:tbl>
    <w:p w14:paraId="773E5E7D" w14:textId="77777777" w:rsidR="003A20D6" w:rsidRPr="00B80A37" w:rsidRDefault="005E1B5A">
      <w:pPr>
        <w:tabs>
          <w:tab w:val="decimal" w:pos="2615"/>
          <w:tab w:val="decimal" w:pos="3461"/>
          <w:tab w:val="decimal" w:pos="4307"/>
          <w:tab w:val="decimal" w:pos="5149"/>
          <w:tab w:val="decimal" w:pos="5995"/>
          <w:tab w:val="decimal" w:pos="6841"/>
          <w:tab w:val="decimal" w:pos="7687"/>
        </w:tabs>
        <w:spacing w:line="213"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501056" behindDoc="0" locked="0" layoutInCell="1" allowOverlap="1" wp14:anchorId="20372FB9" wp14:editId="333D3C13">
                <wp:simplePos x="0" y="0"/>
                <wp:positionH relativeFrom="column">
                  <wp:posOffset>333375</wp:posOffset>
                </wp:positionH>
                <wp:positionV relativeFrom="paragraph">
                  <wp:posOffset>3175</wp:posOffset>
                </wp:positionV>
                <wp:extent cx="4817110" cy="0"/>
                <wp:effectExtent l="0" t="0" r="0" b="0"/>
                <wp:wrapNone/>
                <wp:docPr id="712"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52595" id="Line 694"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avbEwIAAC8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SybYKRI&#13;&#10;C03aCcXRdJGH6nTGFZC0Vnsb9NGLejU7Tb86iCUPwbBwBtAO3UfNAIacvI5FudS2DYdBLrrE2l+H&#13;&#10;2vOLRxQ283k2yzJoEb3HElLcDxrr/AeuWxQmJZbALwKT8875QIQU95Rwj9JbIWVsrVSoA/A8f4oH&#13;&#10;nJaChWBIc/Z4WEuLziSYI35BMYA9pAXkirimz4uh3jZWnxSLtzScsM1t7omQ/RyApAoXgUbgeZv1&#13;&#10;tvi2SBeb+Waej/LJdDPK06oavd+u89F0m82eqnfVel1l3wPnLC8awRhXgfbdoln+dxa4PZbeXINJ&#13;&#10;h/okj+hRO5C9/yPp2OTQ194LB82uexvKFPoNrozJtxcUbP/rOmb9fOerH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CH&#13;&#10;Pavb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color w:val="000000"/>
          <w:sz w:val="21"/>
        </w:rPr>
        <w:t>Mean</w:t>
      </w:r>
      <w:r w:rsidR="002B38CB" w:rsidRPr="00B80A37">
        <w:rPr>
          <w:rFonts w:ascii="Times New Roman" w:hAnsi="Times New Roman"/>
          <w:color w:val="000000"/>
          <w:sz w:val="21"/>
        </w:rPr>
        <w:tab/>
        <w:t>5.1</w:t>
      </w:r>
      <w:r w:rsidR="002B38CB" w:rsidRPr="00B80A37">
        <w:rPr>
          <w:rFonts w:ascii="Times New Roman" w:hAnsi="Times New Roman"/>
          <w:color w:val="000000"/>
          <w:sz w:val="21"/>
        </w:rPr>
        <w:tab/>
        <w:t>3.4</w:t>
      </w:r>
      <w:r w:rsidR="002B38CB" w:rsidRPr="00B80A37">
        <w:rPr>
          <w:rFonts w:ascii="Times New Roman" w:hAnsi="Times New Roman"/>
          <w:color w:val="000000"/>
          <w:sz w:val="21"/>
        </w:rPr>
        <w:tab/>
        <w:t>2.7</w:t>
      </w:r>
      <w:r w:rsidR="002B38CB" w:rsidRPr="00B80A37">
        <w:rPr>
          <w:rFonts w:ascii="Times New Roman" w:hAnsi="Times New Roman"/>
          <w:color w:val="000000"/>
          <w:sz w:val="21"/>
        </w:rPr>
        <w:tab/>
        <w:t>2.8</w:t>
      </w:r>
      <w:r w:rsidR="002B38CB" w:rsidRPr="00B80A37">
        <w:rPr>
          <w:rFonts w:ascii="Times New Roman" w:hAnsi="Times New Roman"/>
          <w:color w:val="000000"/>
          <w:sz w:val="21"/>
        </w:rPr>
        <w:tab/>
        <w:t>2.9</w:t>
      </w:r>
      <w:r w:rsidR="002B38CB" w:rsidRPr="00B80A37">
        <w:rPr>
          <w:rFonts w:ascii="Times New Roman" w:hAnsi="Times New Roman"/>
          <w:color w:val="000000"/>
          <w:sz w:val="21"/>
        </w:rPr>
        <w:tab/>
        <w:t>2.5</w:t>
      </w:r>
      <w:r w:rsidR="002B38CB" w:rsidRPr="00B80A37">
        <w:rPr>
          <w:rFonts w:ascii="Times New Roman" w:hAnsi="Times New Roman"/>
          <w:color w:val="000000"/>
          <w:sz w:val="21"/>
        </w:rPr>
        <w:tab/>
        <w:t>1.5</w:t>
      </w:r>
    </w:p>
    <w:p w14:paraId="2EBBC84A"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before="72" w:after="36"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2.9</w:t>
      </w:r>
      <w:r w:rsidRPr="00B80A37">
        <w:rPr>
          <w:rFonts w:ascii="Times New Roman" w:hAnsi="Times New Roman"/>
          <w:color w:val="000000"/>
          <w:sz w:val="21"/>
        </w:rPr>
        <w:tab/>
        <w:t>2.3</w:t>
      </w:r>
      <w:r w:rsidRPr="00B80A37">
        <w:rPr>
          <w:rFonts w:ascii="Times New Roman" w:hAnsi="Times New Roman"/>
          <w:color w:val="000000"/>
          <w:sz w:val="21"/>
        </w:rPr>
        <w:tab/>
        <w:t>1.7</w:t>
      </w:r>
      <w:r w:rsidRPr="00B80A37">
        <w:rPr>
          <w:rFonts w:ascii="Times New Roman" w:hAnsi="Times New Roman"/>
          <w:color w:val="000000"/>
          <w:sz w:val="21"/>
        </w:rPr>
        <w:tab/>
        <w:t>2.2</w:t>
      </w:r>
      <w:r w:rsidRPr="00B80A37">
        <w:rPr>
          <w:rFonts w:ascii="Times New Roman" w:hAnsi="Times New Roman"/>
          <w:color w:val="000000"/>
          <w:sz w:val="21"/>
        </w:rPr>
        <w:tab/>
        <w:t>1.9</w:t>
      </w:r>
      <w:r w:rsidRPr="00B80A37">
        <w:rPr>
          <w:rFonts w:ascii="Times New Roman" w:hAnsi="Times New Roman"/>
          <w:color w:val="000000"/>
          <w:sz w:val="21"/>
        </w:rPr>
        <w:tab/>
        <w:t>1.9</w:t>
      </w:r>
      <w:r w:rsidRPr="00B80A37">
        <w:rPr>
          <w:rFonts w:ascii="Times New Roman" w:hAnsi="Times New Roman"/>
          <w:color w:val="000000"/>
          <w:sz w:val="21"/>
        </w:rPr>
        <w:tab/>
        <w:t>0.8</w:t>
      </w:r>
    </w:p>
    <w:p w14:paraId="74FF817E" w14:textId="77777777" w:rsidR="003A20D6" w:rsidRPr="00B80A37" w:rsidRDefault="005E1B5A">
      <w:pPr>
        <w:spacing w:after="36"/>
        <w:rPr>
          <w:rFonts w:ascii="Times New Roman" w:hAnsi="Times New Roman"/>
          <w:color w:val="000000"/>
          <w:spacing w:val="26"/>
          <w:sz w:val="21"/>
        </w:rPr>
      </w:pPr>
      <w:r w:rsidRPr="00B80A37">
        <w:rPr>
          <w:noProof/>
        </w:rPr>
        <mc:AlternateContent>
          <mc:Choice Requires="wps">
            <w:drawing>
              <wp:anchor distT="0" distB="0" distL="114300" distR="114300" simplePos="0" relativeHeight="251504128" behindDoc="0" locked="0" layoutInCell="1" allowOverlap="1" wp14:anchorId="088F4512" wp14:editId="0C094928">
                <wp:simplePos x="0" y="0"/>
                <wp:positionH relativeFrom="column">
                  <wp:posOffset>333375</wp:posOffset>
                </wp:positionH>
                <wp:positionV relativeFrom="paragraph">
                  <wp:posOffset>3175</wp:posOffset>
                </wp:positionV>
                <wp:extent cx="4817110" cy="0"/>
                <wp:effectExtent l="0" t="0" r="0" b="0"/>
                <wp:wrapNone/>
                <wp:docPr id="711"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C93AF" id="Line 693"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KN3EgIAAC8EAAAOAAAAZHJzL2Uyb0RvYy54bWysU8GO2yAQvVfqPyDuie2sN5tYcVZVnPSS&#13;&#10;tpG2+wEEcIyKAQGJE1X99w44cZvuparqAwZmeLw381g8n1uJTtw6oVWJs3GKEVdUM6EOJX79uhnN&#13;&#10;MHKeKEakVrzEF+7w8/L9u0VnCj7RjZaMWwQgyhWdKXHjvSmSxNGGt8SNteEKgrW2LfGwtIeEWdIB&#13;&#10;eiuTSZpOk05bZqym3DnYrfogXkb8uubUf6lrxz2SJQZuPo42jvswJssFKQ6WmEbQKw3yDyxaIhRc&#13;&#10;OkBVxBN0tOINVCuo1U7Xfkx1m+i6FpRHDaAmS/9Q89IQw6MWKI4zQ5nc/4Oln087iwQr8VOWYaRI&#13;&#10;C03aCsXRdP4QqtMZV0DSSu1s0EfP6sVsNf3mIJbcBcPCGUDbd580Axhy9DoW5VzbNhwGuegca38Z&#13;&#10;as/PHlHYzGcZMIAW0VssIcXtoLHOf+S6RWFSYgn8IjA5bZ0PREhxSwn3KL0RUsbWSoU6AM/zx3jA&#13;&#10;aSlYCIY0Zw/7lbToRII54hcUA9hdWkCuiGv6vBjqbWP1UbF4S8MJW1/nngjZzwFIqnARaASe11lv&#13;&#10;i+/zdL6erWf5KJ9M16M8rarRh80qH0032dNj9VCtVlX2I3DO8qIRjHEVaN8smuV/Z4HrY+nNNZh0&#13;&#10;qE9yjx61A9nbP5KOTQ597b2w1+yys6FMod/gyph8fUHB9r+vY9avd778CQAA//8DAFBLAwQUAAYA&#13;&#10;CAAAACEASXteYt4AAAAJAQAADwAAAGRycy9kb3ducmV2LnhtbExPTUvDQBC9C/6HZQRvdpNiY0iz&#13;&#10;KcWvi2Cxir1Ok2kSzM6G7LZJ/73Tk15meLyZ95GvJtupEw2+dWwgnkWgiEtXtVwb+Pp8uUtB+YBc&#13;&#10;YeeYDJzJw6q4vsoxq9zIH3TahlqJCPsMDTQh9JnWvmzIop+5nli4gxssBoFDrasBRxG3nZ5HUaIt&#13;&#10;tiwODfb02FD5sz1aA+kOx81zu07uy3qXHN7PD6/fmzdjbm+mp6WM9RJUoCn8fcClg+SHQoLt3ZEr&#13;&#10;rzoDi/lCLmWDEjaN4xjU/gJ1kev/DYpfAAAA//8DAFBLAQItABQABgAIAAAAIQC2gziS/gAAAOEB&#13;&#10;AAATAAAAAAAAAAAAAAAAAAAAAABbQ29udGVudF9UeXBlc10ueG1sUEsBAi0AFAAGAAgAAAAhADj9&#13;&#10;If/WAAAAlAEAAAsAAAAAAAAAAAAAAAAALwEAAF9yZWxzLy5yZWxzUEsBAi0AFAAGAAgAAAAhAETM&#13;&#10;o3cSAgAALwQAAA4AAAAAAAAAAAAAAAAALgIAAGRycy9lMm9Eb2MueG1sUEsBAi0AFAAGAAgAAAAh&#13;&#10;AEl7XmLeAAAACQEAAA8AAAAAAAAAAAAAAAAAbAQAAGRycy9kb3ducmV2LnhtbFBLBQYAAAAABAAE&#13;&#10;APMAAAB3BQAAAAA=&#13;&#10;" strokeweight=".35pt">
                <o:lock v:ext="edit" shapetype="f"/>
              </v:line>
            </w:pict>
          </mc:Fallback>
        </mc:AlternateContent>
      </w:r>
      <w:r w:rsidR="002B38CB" w:rsidRPr="00B80A37">
        <w:rPr>
          <w:rFonts w:ascii="Times New Roman" w:hAnsi="Times New Roman"/>
          <w:color w:val="000000"/>
          <w:spacing w:val="26"/>
          <w:sz w:val="21"/>
        </w:rPr>
        <w:t># observations 19,007 17,356 28,383 36,090 37,757 37,748 38,473</w:t>
      </w:r>
    </w:p>
    <w:p w14:paraId="0917AAF9" w14:textId="5F637550" w:rsidR="003A20D6" w:rsidRPr="00B80A37" w:rsidRDefault="005E1B5A">
      <w:pPr>
        <w:spacing w:before="144" w:line="266" w:lineRule="auto"/>
        <w:jc w:val="center"/>
        <w:rPr>
          <w:rFonts w:ascii="Times New Roman" w:hAnsi="Times New Roman"/>
          <w:color w:val="000000"/>
          <w:spacing w:val="15"/>
          <w:sz w:val="15"/>
        </w:rPr>
      </w:pPr>
      <w:r w:rsidRPr="00B80A37">
        <w:rPr>
          <w:noProof/>
        </w:rPr>
        <mc:AlternateContent>
          <mc:Choice Requires="wps">
            <w:drawing>
              <wp:anchor distT="0" distB="0" distL="114300" distR="114300" simplePos="0" relativeHeight="251507200" behindDoc="0" locked="0" layoutInCell="1" allowOverlap="1" wp14:anchorId="15098F69" wp14:editId="5E132F43">
                <wp:simplePos x="0" y="0"/>
                <wp:positionH relativeFrom="column">
                  <wp:posOffset>333375</wp:posOffset>
                </wp:positionH>
                <wp:positionV relativeFrom="paragraph">
                  <wp:posOffset>14605</wp:posOffset>
                </wp:positionV>
                <wp:extent cx="4817110" cy="0"/>
                <wp:effectExtent l="0" t="12700" r="8890" b="0"/>
                <wp:wrapNone/>
                <wp:docPr id="710"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26D61" id="Line 692"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15pt" to="405.5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OqrDwIAACIEAAAOAAAAZHJzL2Uyb0RvYy54bWysU8uu0zAQ3SPxD5b3bZLe3D6ipleoadkU&#13;&#10;qHThA1zbaSz8ku02rRD/zth9QGGDEFk4tmd8fM6Z8fzlpCQ6cueF0TUuhjlGXFPDhN7X+Mvn9WCK&#13;&#10;kQ9EMyKN5jU+c49fFm/fzHtb8ZHpjGTcIQDRvuptjbsQbJVlnnZcET80lmsItsYpEmDp9hlzpAd0&#13;&#10;JbNRno+z3jhmnaHce9htLkG8SPhty2n41LaeByRrDNxCGl0ad3HMFnNS7R2xnaBXGuQfWCgiNFx6&#13;&#10;h2pIIOjgxB9QSlBnvGnDkBqVmbYVlCcNoKbIf1Pz2hHLkxYwx9u7Tf7/wdKPx61DgtV4UoA/migo&#13;&#10;0kZojsazUXSnt76CpKXeuqiPnvSr3Rj61UMsewjGhbeAtus/GAYw5BBMMuXUOhUPg1x0St6f797z&#13;&#10;U0AUNstpMSkiBXqLZaS6HbTOh/fcKBQnNZbALwGT48aHSIRUt5R4jzZrIWUqrdSor/Fo8pQ/A7Sy&#13;&#10;IJTtZDrsjRQsJsYj3u13S+nQkcRGSV9UD8APac4cNEvAHSdsdZ0HIuRlDvlSRzyQBdSus0snfJvl&#13;&#10;s9V0NS0H5Wi8GpR50wzerZflYLwuJs/NU7NcNsX3SK0oq04wxnVkd+vKovy7ql/fx6Wf7n15tyR7&#13;&#10;RE8Sgeztn0inusZSXsq/M+y8ddGNWGJoxJR8fTSx039dp6yfT3vxAwAA//8DAFBLAwQUAAYACAAA&#13;&#10;ACEAtftIAOMAAAALAQAADwAAAGRycy9kb3ducmV2LnhtbExPTUvDQBC9C/6HZQQvYjdJrcQ0myKt&#13;&#10;hUJRaPVgb9PsmgSzszG7beO/7+hFLw8eb+Z95LPBtuJoet84UhCPIhCGSqcbqhS8vS5vUxA+IGls&#13;&#10;HRkF38bDrLi8yDHT7kQbc9yGSrAJ+QwV1CF0mZS+rI1FP3KdIdY+XG8xMO0rqXs8sbltZRJF99Ji&#13;&#10;Q5xQY2fmtSk/twerYLe5W39h+vCyWL0vb1ZPu/XzfNwrdX01LKYMj1MQwQzh7wN+NnB/KLjY3h1I&#13;&#10;e9EqmCQTvlSQjEGwnMZxDGL/y2WRy/8bijMAAAD//wMAUEsBAi0AFAAGAAgAAAAhALaDOJL+AAAA&#13;&#10;4QEAABMAAAAAAAAAAAAAAAAAAAAAAFtDb250ZW50X1R5cGVzXS54bWxQSwECLQAUAAYACAAAACEA&#13;&#10;OP0h/9YAAACUAQAACwAAAAAAAAAAAAAAAAAvAQAAX3JlbHMvLnJlbHNQSwECLQAUAAYACAAAACEA&#13;&#10;9Gzqqw8CAAAiBAAADgAAAAAAAAAAAAAAAAAuAgAAZHJzL2Uyb0RvYy54bWxQSwECLQAUAAYACAAA&#13;&#10;ACEAtftIAOMAAAALAQAADwAAAAAAAAAAAAAAAABpBAAAZHJzL2Rvd25yZXYueG1sUEsFBgAAAAAE&#13;&#10;AAQA8wAAAHkFAAAAAA==&#13;&#10;" strokeweight="2.15pt">
                <v:stroke linestyle="thinThin"/>
                <o:lock v:ext="edit" shapetype="f"/>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del w:id="1184" w:author="David Quin" w:date="2018-12-06T13:23:00Z">
        <w:r w:rsidR="002B38CB" w:rsidRPr="00B80A37" w:rsidDel="00542656">
          <w:rPr>
            <w:rFonts w:ascii="Times New Roman" w:hAnsi="Times New Roman"/>
            <w:color w:val="000000"/>
            <w:spacing w:val="13"/>
            <w:sz w:val="15"/>
          </w:rPr>
          <w:delText xml:space="preserve">fas </w:delText>
        </w:r>
      </w:del>
      <w:ins w:id="1185" w:author="David Quin" w:date="2018-12-06T13:23:00Z">
        <w:r w:rsidR="00542656" w:rsidRPr="00B80A37">
          <w:rPr>
            <w:rFonts w:ascii="Times New Roman" w:hAnsi="Times New Roman"/>
            <w:color w:val="000000"/>
            <w:spacing w:val="13"/>
            <w:sz w:val="15"/>
          </w:rPr>
          <w:t xml:space="preserve">FAS </w:t>
        </w:r>
      </w:ins>
      <w:r w:rsidR="002B38CB" w:rsidRPr="00B80A37">
        <w:rPr>
          <w:rFonts w:ascii="Times New Roman" w:hAnsi="Times New Roman"/>
          <w:color w:val="000000"/>
          <w:spacing w:val="13"/>
          <w:sz w:val="15"/>
        </w:rPr>
        <w:t>price.</w:t>
      </w:r>
    </w:p>
    <w:p w14:paraId="6C06D105"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C8DA05B" w14:textId="6112F958" w:rsidR="003A20D6" w:rsidRPr="00B80A37" w:rsidRDefault="002B38CB">
      <w:pPr>
        <w:rPr>
          <w:rFonts w:ascii="Times New Roman" w:hAnsi="Times New Roman"/>
          <w:b/>
          <w:color w:val="000000"/>
          <w:spacing w:val="24"/>
          <w:sz w:val="23"/>
        </w:rPr>
      </w:pPr>
      <w:r w:rsidRPr="00B80A37">
        <w:rPr>
          <w:rFonts w:ascii="Times New Roman" w:hAnsi="Times New Roman"/>
          <w:b/>
          <w:color w:val="000000"/>
          <w:spacing w:val="24"/>
          <w:sz w:val="23"/>
        </w:rPr>
        <w:lastRenderedPageBreak/>
        <w:t>B.2 Assessing the importance of additive transport costs</w:t>
      </w:r>
    </w:p>
    <w:p w14:paraId="404DA07F" w14:textId="1A8FF7FB" w:rsidR="003A20D6" w:rsidRPr="00B80A37" w:rsidDel="005E1B5A" w:rsidRDefault="002B38CB">
      <w:pPr>
        <w:spacing w:before="180" w:line="321" w:lineRule="auto"/>
        <w:ind w:right="72"/>
        <w:jc w:val="both"/>
        <w:rPr>
          <w:del w:id="1186" w:author="David Quin" w:date="2018-12-06T13:27:00Z"/>
          <w:rFonts w:ascii="Times New Roman" w:hAnsi="Times New Roman"/>
          <w:color w:val="000000"/>
          <w:w w:val="115"/>
          <w:sz w:val="21"/>
        </w:rPr>
      </w:pPr>
      <w:r w:rsidRPr="00B80A37">
        <w:rPr>
          <w:rFonts w:ascii="Times New Roman" w:hAnsi="Times New Roman"/>
          <w:color w:val="000000"/>
          <w:w w:val="115"/>
          <w:sz w:val="21"/>
        </w:rPr>
        <w:t xml:space="preserve">In this section, we explore the performances of each type of model (with and without </w:t>
      </w:r>
      <w:r w:rsidRPr="00B80A37">
        <w:rPr>
          <w:rFonts w:ascii="Times New Roman" w:hAnsi="Times New Roman"/>
          <w:color w:val="000000"/>
          <w:spacing w:val="-1"/>
          <w:w w:val="115"/>
          <w:sz w:val="21"/>
        </w:rPr>
        <w:t xml:space="preserve">additive costs) in fitting the observed </w:t>
      </w:r>
      <w:ins w:id="1187" w:author="David Quin" w:date="2018-12-06T13:23:00Z">
        <w:r w:rsidR="005E1B5A" w:rsidRPr="00B80A37">
          <w:rPr>
            <w:rFonts w:ascii="Times New Roman" w:hAnsi="Times New Roman"/>
            <w:color w:val="000000"/>
            <w:spacing w:val="-1"/>
            <w:w w:val="115"/>
            <w:sz w:val="21"/>
          </w:rPr>
          <w:t xml:space="preserve">CIF-FAS </w:t>
        </w:r>
      </w:ins>
      <w:del w:id="1188" w:author="David Quin" w:date="2018-12-06T13:23:00Z">
        <w:r w:rsidRPr="00B80A37" w:rsidDel="005E1B5A">
          <w:rPr>
            <w:rFonts w:ascii="Times New Roman" w:hAnsi="Times New Roman"/>
            <w:color w:val="000000"/>
            <w:spacing w:val="-1"/>
            <w:w w:val="115"/>
            <w:sz w:val="21"/>
          </w:rPr>
          <w:delText xml:space="preserve">cif-fas </w:delText>
        </w:r>
      </w:del>
      <w:r w:rsidRPr="00B80A37">
        <w:rPr>
          <w:rFonts w:ascii="Times New Roman" w:hAnsi="Times New Roman"/>
          <w:color w:val="000000"/>
          <w:spacing w:val="-1"/>
          <w:w w:val="115"/>
          <w:sz w:val="21"/>
        </w:rPr>
        <w:t>prices gap, in order to deliver a more sys</w:t>
      </w:r>
      <w:del w:id="1189" w:author="David Quin" w:date="2018-12-06T13:23:00Z">
        <w:r w:rsidRPr="00B80A37" w:rsidDel="005E1B5A">
          <w:rPr>
            <w:rFonts w:ascii="Times New Roman" w:hAnsi="Times New Roman"/>
            <w:color w:val="000000"/>
            <w:spacing w:val="-1"/>
            <w:w w:val="115"/>
            <w:sz w:val="21"/>
          </w:rPr>
          <w:softHyphen/>
        </w:r>
      </w:del>
      <w:r w:rsidRPr="00B80A37">
        <w:rPr>
          <w:rFonts w:ascii="Times New Roman" w:hAnsi="Times New Roman"/>
          <w:color w:val="000000"/>
          <w:spacing w:val="-1"/>
          <w:w w:val="115"/>
          <w:sz w:val="21"/>
        </w:rPr>
        <w:t xml:space="preserve">tematic diagnosis </w:t>
      </w:r>
      <w:del w:id="1190" w:author="David Quin" w:date="2018-12-06T13:23:00Z">
        <w:r w:rsidRPr="00B80A37" w:rsidDel="005E1B5A">
          <w:rPr>
            <w:rFonts w:ascii="Times New Roman" w:hAnsi="Times New Roman"/>
            <w:color w:val="000000"/>
            <w:spacing w:val="-1"/>
            <w:w w:val="115"/>
            <w:sz w:val="21"/>
          </w:rPr>
          <w:delText xml:space="preserve">about </w:delText>
        </w:r>
      </w:del>
      <w:ins w:id="1191" w:author="David Quin" w:date="2018-12-06T13:23:00Z">
        <w:r w:rsidR="005E1B5A" w:rsidRPr="00B80A37">
          <w:rPr>
            <w:rFonts w:ascii="Times New Roman" w:hAnsi="Times New Roman"/>
            <w:color w:val="000000"/>
            <w:spacing w:val="-1"/>
            <w:w w:val="115"/>
            <w:sz w:val="21"/>
          </w:rPr>
          <w:t xml:space="preserve">of </w:t>
        </w:r>
      </w:ins>
      <w:r w:rsidRPr="00B80A37">
        <w:rPr>
          <w:rFonts w:ascii="Times New Roman" w:hAnsi="Times New Roman"/>
          <w:color w:val="000000"/>
          <w:spacing w:val="-1"/>
          <w:w w:val="115"/>
          <w:sz w:val="21"/>
        </w:rPr>
        <w:t>the importance of additive costs. To do so, we rely on several standard measures of fit. The first indicator is through comparing R</w:t>
      </w:r>
      <w:r w:rsidRPr="00B80A37">
        <w:rPr>
          <w:rFonts w:ascii="Times New Roman" w:hAnsi="Times New Roman"/>
          <w:color w:val="000000"/>
          <w:spacing w:val="-1"/>
          <w:w w:val="110"/>
          <w:sz w:val="21"/>
          <w:vertAlign w:val="superscript"/>
        </w:rPr>
        <w:t>2</w:t>
      </w:r>
      <w:r w:rsidRPr="00B80A37">
        <w:rPr>
          <w:rFonts w:ascii="Times New Roman" w:hAnsi="Times New Roman"/>
          <w:color w:val="000000"/>
          <w:spacing w:val="-1"/>
          <w:w w:val="115"/>
          <w:sz w:val="21"/>
        </w:rPr>
        <w:t xml:space="preserve">. However, its use is </w:t>
      </w:r>
      <w:r w:rsidRPr="00B80A37">
        <w:rPr>
          <w:rFonts w:ascii="Times New Roman" w:hAnsi="Times New Roman"/>
          <w:color w:val="000000"/>
          <w:spacing w:val="-4"/>
          <w:w w:val="115"/>
          <w:sz w:val="21"/>
        </w:rPr>
        <w:t>far from being straightforward when evaluating non-linear estimates. R</w:t>
      </w:r>
      <w:r w:rsidRPr="00B80A37">
        <w:rPr>
          <w:rFonts w:ascii="Times New Roman" w:hAnsi="Times New Roman"/>
          <w:color w:val="000000"/>
          <w:spacing w:val="-4"/>
          <w:w w:val="110"/>
          <w:sz w:val="21"/>
          <w:vertAlign w:val="superscript"/>
        </w:rPr>
        <w:t>2</w:t>
      </w:r>
      <w:r w:rsidRPr="00B80A37">
        <w:rPr>
          <w:rFonts w:ascii="Times New Roman" w:hAnsi="Times New Roman"/>
          <w:color w:val="000000"/>
          <w:spacing w:val="-4"/>
          <w:w w:val="115"/>
          <w:sz w:val="21"/>
        </w:rPr>
        <w:t xml:space="preserve"> is based on the </w:t>
      </w:r>
      <w:r w:rsidRPr="00B80A37">
        <w:rPr>
          <w:rFonts w:ascii="Times New Roman" w:hAnsi="Times New Roman"/>
          <w:color w:val="000000"/>
          <w:spacing w:val="1"/>
          <w:w w:val="115"/>
          <w:sz w:val="21"/>
        </w:rPr>
        <w:t xml:space="preserve">underlying assumption that the adjusted model is a linear one. In a non-linear context, </w:t>
      </w:r>
      <w:r w:rsidRPr="00B80A37">
        <w:rPr>
          <w:rFonts w:ascii="Times New Roman" w:hAnsi="Times New Roman"/>
          <w:color w:val="000000"/>
          <w:spacing w:val="-3"/>
          <w:w w:val="115"/>
          <w:sz w:val="21"/>
        </w:rPr>
        <w:t>R</w:t>
      </w:r>
      <w:r w:rsidRPr="00B80A37">
        <w:rPr>
          <w:rFonts w:ascii="Times New Roman" w:hAnsi="Times New Roman"/>
          <w:color w:val="000000"/>
          <w:spacing w:val="-3"/>
          <w:w w:val="110"/>
          <w:sz w:val="21"/>
          <w:vertAlign w:val="superscript"/>
        </w:rPr>
        <w:t>2</w:t>
      </w:r>
      <w:r w:rsidRPr="00B80A37">
        <w:rPr>
          <w:rFonts w:ascii="Times New Roman" w:hAnsi="Times New Roman"/>
          <w:color w:val="000000"/>
          <w:spacing w:val="-3"/>
          <w:w w:val="115"/>
          <w:sz w:val="21"/>
        </w:rPr>
        <w:t xml:space="preserve"> is strictly speaking inappropriate. However, if the error distribution is approximately normal, a standard metric like R</w:t>
      </w:r>
      <w:r w:rsidRPr="00B80A37">
        <w:rPr>
          <w:rFonts w:ascii="Times New Roman" w:hAnsi="Times New Roman"/>
          <w:color w:val="000000"/>
          <w:spacing w:val="-3"/>
          <w:w w:val="110"/>
          <w:sz w:val="21"/>
          <w:vertAlign w:val="superscript"/>
        </w:rPr>
        <w:t>2</w:t>
      </w:r>
      <w:r w:rsidRPr="00B80A37">
        <w:rPr>
          <w:rFonts w:ascii="Times New Roman" w:hAnsi="Times New Roman"/>
          <w:color w:val="000000"/>
          <w:spacing w:val="-3"/>
          <w:w w:val="115"/>
          <w:sz w:val="21"/>
        </w:rPr>
        <w:t xml:space="preserve"> remains informative on the quality of adjustment. This </w:t>
      </w:r>
      <w:del w:id="1192" w:author="David Quin" w:date="2018-12-06T13:24:00Z">
        <w:r w:rsidRPr="00B80A37" w:rsidDel="005E1B5A">
          <w:rPr>
            <w:rFonts w:ascii="Times New Roman" w:hAnsi="Times New Roman"/>
            <w:color w:val="000000"/>
            <w:spacing w:val="-5"/>
            <w:w w:val="115"/>
            <w:sz w:val="21"/>
          </w:rPr>
          <w:delText xml:space="preserve">drives </w:delText>
        </w:r>
      </w:del>
      <w:ins w:id="1193" w:author="David Quin" w:date="2018-12-06T13:24:00Z">
        <w:r w:rsidR="005E1B5A" w:rsidRPr="00B80A37">
          <w:rPr>
            <w:rFonts w:ascii="Times New Roman" w:hAnsi="Times New Roman"/>
            <w:color w:val="000000"/>
            <w:spacing w:val="-5"/>
            <w:w w:val="115"/>
            <w:sz w:val="21"/>
          </w:rPr>
          <w:t xml:space="preserve">leads </w:t>
        </w:r>
      </w:ins>
      <w:r w:rsidRPr="00B80A37">
        <w:rPr>
          <w:rFonts w:ascii="Times New Roman" w:hAnsi="Times New Roman"/>
          <w:color w:val="000000"/>
          <w:spacing w:val="-5"/>
          <w:w w:val="115"/>
          <w:sz w:val="21"/>
        </w:rPr>
        <w:t xml:space="preserve">us to complement the </w:t>
      </w:r>
      <w:ins w:id="1194" w:author="David Quin" w:date="2018-12-06T13:24:00Z">
        <w:r w:rsidR="005E1B5A" w:rsidRPr="00B80A37">
          <w:rPr>
            <w:rFonts w:ascii="Times New Roman" w:hAnsi="Times New Roman"/>
            <w:color w:val="000000"/>
            <w:spacing w:val="-5"/>
            <w:w w:val="115"/>
            <w:sz w:val="21"/>
          </w:rPr>
          <w:t xml:space="preserve">goodness-of-fit </w:t>
        </w:r>
      </w:ins>
      <w:del w:id="1195" w:author="David Quin" w:date="2018-12-06T13:24:00Z">
        <w:r w:rsidRPr="00B80A37" w:rsidDel="005E1B5A">
          <w:rPr>
            <w:rFonts w:ascii="Times New Roman" w:hAnsi="Times New Roman"/>
            <w:color w:val="000000"/>
            <w:spacing w:val="-5"/>
            <w:w w:val="115"/>
            <w:sz w:val="21"/>
          </w:rPr>
          <w:delText xml:space="preserve">goodness of fit </w:delText>
        </w:r>
      </w:del>
      <w:r w:rsidRPr="00B80A37">
        <w:rPr>
          <w:rFonts w:ascii="Times New Roman" w:hAnsi="Times New Roman"/>
          <w:color w:val="000000"/>
          <w:spacing w:val="-5"/>
          <w:w w:val="115"/>
          <w:sz w:val="21"/>
        </w:rPr>
        <w:t xml:space="preserve">diagnosis with three alternative measures. We </w:t>
      </w:r>
      <w:r w:rsidRPr="00B80A37">
        <w:rPr>
          <w:rFonts w:ascii="Times New Roman" w:hAnsi="Times New Roman"/>
          <w:color w:val="000000"/>
          <w:w w:val="115"/>
          <w:sz w:val="21"/>
        </w:rPr>
        <w:t xml:space="preserve">provide the Standard Error of Regression (SER), which represents the average distance </w:t>
      </w:r>
      <w:r w:rsidRPr="00B80A37">
        <w:rPr>
          <w:rFonts w:ascii="Times New Roman" w:hAnsi="Times New Roman"/>
          <w:color w:val="000000"/>
          <w:spacing w:val="-1"/>
          <w:w w:val="115"/>
          <w:sz w:val="21"/>
        </w:rPr>
        <w:t>that the observed values fall from the regression line. The smaller the SER value, the bet</w:t>
      </w:r>
      <w:del w:id="1196" w:author="David Quin" w:date="2018-12-06T13:24:00Z">
        <w:r w:rsidRPr="00B80A37" w:rsidDel="005E1B5A">
          <w:rPr>
            <w:rFonts w:ascii="Times New Roman" w:hAnsi="Times New Roman"/>
            <w:color w:val="000000"/>
            <w:spacing w:val="-1"/>
            <w:w w:val="115"/>
            <w:sz w:val="21"/>
          </w:rPr>
          <w:softHyphen/>
        </w:r>
      </w:del>
      <w:r w:rsidRPr="00B80A37">
        <w:rPr>
          <w:rFonts w:ascii="Times New Roman" w:hAnsi="Times New Roman"/>
          <w:color w:val="000000"/>
          <w:w w:val="115"/>
          <w:sz w:val="21"/>
        </w:rPr>
        <w:t xml:space="preserve">ter the quality of fit, as it indicates that the observations are closer to the fitted line. We </w:t>
      </w:r>
      <w:r w:rsidRPr="00B80A37">
        <w:rPr>
          <w:rFonts w:ascii="Times New Roman" w:hAnsi="Times New Roman"/>
          <w:color w:val="000000"/>
          <w:spacing w:val="-5"/>
          <w:w w:val="115"/>
          <w:sz w:val="21"/>
        </w:rPr>
        <w:t xml:space="preserve">also report the log-likelihood function, and two measures derived, the Akaike Information </w:t>
      </w:r>
      <w:r w:rsidRPr="00B80A37">
        <w:rPr>
          <w:rFonts w:ascii="Times New Roman" w:hAnsi="Times New Roman"/>
          <w:color w:val="000000"/>
          <w:spacing w:val="-2"/>
          <w:w w:val="115"/>
          <w:sz w:val="21"/>
        </w:rPr>
        <w:t xml:space="preserve">Criterion (AIC) and the log-likelihood (LL) ratio test. A decrease in the log-likelihood </w:t>
      </w:r>
      <w:r w:rsidRPr="00B80A37">
        <w:rPr>
          <w:rFonts w:ascii="Times New Roman" w:hAnsi="Times New Roman"/>
          <w:color w:val="000000"/>
          <w:spacing w:val="-4"/>
          <w:w w:val="115"/>
          <w:sz w:val="21"/>
        </w:rPr>
        <w:t>function points to a better quality</w:t>
      </w:r>
      <w:ins w:id="1197" w:author="David Quin" w:date="2018-12-06T13:26:00Z">
        <w:r w:rsidR="005E1B5A" w:rsidRPr="00B80A37">
          <w:rPr>
            <w:rFonts w:ascii="Times New Roman" w:hAnsi="Times New Roman"/>
            <w:color w:val="000000"/>
            <w:spacing w:val="-4"/>
            <w:w w:val="115"/>
            <w:sz w:val="21"/>
          </w:rPr>
          <w:t xml:space="preserve"> of fit</w:t>
        </w:r>
      </w:ins>
      <w:del w:id="1198" w:author="David Quin" w:date="2018-12-06T13:26:00Z">
        <w:r w:rsidRPr="00B80A37" w:rsidDel="005E1B5A">
          <w:rPr>
            <w:rFonts w:ascii="Times New Roman" w:hAnsi="Times New Roman"/>
            <w:color w:val="000000"/>
            <w:spacing w:val="-4"/>
            <w:w w:val="115"/>
            <w:sz w:val="21"/>
          </w:rPr>
          <w:delText>-of-fit</w:delText>
        </w:r>
      </w:del>
      <w:r w:rsidRPr="00B80A37">
        <w:rPr>
          <w:rFonts w:ascii="Times New Roman" w:hAnsi="Times New Roman"/>
          <w:color w:val="000000"/>
          <w:spacing w:val="-4"/>
          <w:w w:val="115"/>
          <w:sz w:val="21"/>
        </w:rPr>
        <w:t xml:space="preserve">. However, the likelihood function systematically </w:t>
      </w:r>
      <w:r w:rsidRPr="00B80A37">
        <w:rPr>
          <w:rFonts w:ascii="Times New Roman" w:hAnsi="Times New Roman"/>
          <w:color w:val="000000"/>
          <w:spacing w:val="-3"/>
          <w:w w:val="115"/>
          <w:sz w:val="21"/>
        </w:rPr>
        <w:t>decreases with the number of parameters included; the AIC criterion allows for correcting this overfitting by including a penalty in the computation of the statistic.</w:t>
      </w:r>
      <w:r w:rsidR="00BA38CF" w:rsidRPr="00B80A37">
        <w:rPr>
          <w:rStyle w:val="FootnoteReference"/>
          <w:rFonts w:ascii="Times New Roman" w:hAnsi="Times New Roman"/>
          <w:color w:val="000000"/>
          <w:spacing w:val="-3"/>
          <w:w w:val="115"/>
          <w:sz w:val="21"/>
        </w:rPr>
        <w:footnoteReference w:id="29"/>
      </w:r>
      <w:r w:rsidRPr="00B80A37">
        <w:rPr>
          <w:rFonts w:ascii="Times New Roman" w:hAnsi="Times New Roman"/>
          <w:color w:val="000000"/>
          <w:spacing w:val="-3"/>
          <w:w w:val="115"/>
          <w:sz w:val="21"/>
        </w:rPr>
        <w:t xml:space="preserve"> The preferred </w:t>
      </w:r>
      <w:r w:rsidRPr="00B80A37">
        <w:rPr>
          <w:rFonts w:ascii="Times New Roman" w:hAnsi="Times New Roman"/>
          <w:color w:val="000000"/>
          <w:spacing w:val="-1"/>
          <w:w w:val="115"/>
          <w:sz w:val="21"/>
        </w:rPr>
        <w:t>model is the one with the minimum AIC value. Finally, the log-likelihood ratio test statis</w:t>
      </w:r>
      <w:r w:rsidRPr="00B80A37">
        <w:rPr>
          <w:rFonts w:ascii="Times New Roman" w:hAnsi="Times New Roman"/>
          <w:color w:val="000000"/>
          <w:spacing w:val="-1"/>
          <w:w w:val="115"/>
          <w:sz w:val="21"/>
        </w:rPr>
        <w:softHyphen/>
      </w:r>
      <w:r w:rsidRPr="00B80A37">
        <w:rPr>
          <w:rFonts w:ascii="Times New Roman" w:hAnsi="Times New Roman"/>
          <w:color w:val="000000"/>
          <w:spacing w:val="-3"/>
          <w:w w:val="115"/>
          <w:sz w:val="21"/>
        </w:rPr>
        <w:t xml:space="preserve">tic compares systematically the likelihood of the Unrestricted model </w:t>
      </w:r>
      <w:ins w:id="1201" w:author="David Quin" w:date="2018-12-06T13:26:00Z">
        <w:r w:rsidR="005E1B5A" w:rsidRPr="00B80A37">
          <w:rPr>
            <w:rFonts w:ascii="Times New Roman" w:hAnsi="Times New Roman"/>
            <w:color w:val="000000"/>
            <w:spacing w:val="-3"/>
            <w:w w:val="115"/>
            <w:sz w:val="21"/>
          </w:rPr>
          <w:t>(</w:t>
        </w:r>
        <w:r w:rsidR="005E1B5A" w:rsidRPr="00B80A37">
          <w:rPr>
            <w:rFonts w:ascii="Times New Roman" w:hAnsi="Times New Roman"/>
            <w:i/>
            <w:color w:val="000000"/>
            <w:spacing w:val="-3"/>
            <w:sz w:val="23"/>
          </w:rPr>
          <w:t>UR</w:t>
        </w:r>
      </w:ins>
      <w:del w:id="1202" w:author="David Quin" w:date="2018-12-06T13:26:00Z">
        <w:r w:rsidRPr="00B80A37" w:rsidDel="005E1B5A">
          <w:rPr>
            <w:rFonts w:ascii="Times New Roman" w:hAnsi="Times New Roman"/>
            <w:color w:val="000000"/>
            <w:spacing w:val="-3"/>
            <w:w w:val="115"/>
            <w:sz w:val="21"/>
          </w:rPr>
          <w:delText xml:space="preserve">( </w:delText>
        </w:r>
        <w:r w:rsidRPr="00B80A37" w:rsidDel="005E1B5A">
          <w:rPr>
            <w:rFonts w:ascii="Times New Roman" w:hAnsi="Times New Roman"/>
            <w:i/>
            <w:color w:val="000000"/>
            <w:spacing w:val="-3"/>
            <w:sz w:val="23"/>
          </w:rPr>
          <w:delText>UR</w:delText>
        </w:r>
      </w:del>
      <w:r w:rsidRPr="00B80A37">
        <w:rPr>
          <w:rFonts w:ascii="Times New Roman" w:hAnsi="Times New Roman"/>
          <w:i/>
          <w:color w:val="000000"/>
          <w:spacing w:val="-3"/>
          <w:sz w:val="23"/>
        </w:rPr>
        <w:t xml:space="preserve">, </w:t>
      </w:r>
      <w:r w:rsidRPr="00B80A37">
        <w:rPr>
          <w:rFonts w:ascii="Times New Roman" w:hAnsi="Times New Roman"/>
          <w:color w:val="000000"/>
          <w:spacing w:val="-3"/>
          <w:w w:val="115"/>
          <w:sz w:val="21"/>
        </w:rPr>
        <w:t xml:space="preserve">including the </w:t>
      </w:r>
      <w:r w:rsidRPr="00B80A37">
        <w:rPr>
          <w:rFonts w:ascii="Times New Roman" w:hAnsi="Times New Roman"/>
          <w:color w:val="000000"/>
          <w:w w:val="115"/>
          <w:sz w:val="21"/>
        </w:rPr>
        <w:t xml:space="preserve">additive term, i.e. Equation (6)) and the Restricted one </w:t>
      </w:r>
      <w:r w:rsidRPr="00B80A37">
        <w:rPr>
          <w:rFonts w:ascii="Times New Roman" w:hAnsi="Times New Roman"/>
          <w:i/>
          <w:color w:val="000000"/>
          <w:sz w:val="23"/>
        </w:rPr>
        <w:t xml:space="preserve">(R, </w:t>
      </w:r>
      <w:r w:rsidRPr="00B80A37">
        <w:rPr>
          <w:rFonts w:ascii="Times New Roman" w:hAnsi="Times New Roman"/>
          <w:color w:val="000000"/>
          <w:w w:val="115"/>
          <w:sz w:val="21"/>
        </w:rPr>
        <w:t xml:space="preserve">i.e. Equation (7)). The null </w:t>
      </w:r>
      <w:r w:rsidRPr="00B80A37">
        <w:rPr>
          <w:rFonts w:ascii="Times New Roman" w:hAnsi="Times New Roman"/>
          <w:color w:val="000000"/>
          <w:spacing w:val="1"/>
          <w:w w:val="115"/>
          <w:sz w:val="21"/>
        </w:rPr>
        <w:t>tested is that the two models are statistically equivalent. Results are reported in Tables</w:t>
      </w:r>
      <w:ins w:id="1203" w:author="David Quin" w:date="2018-12-06T13:27:00Z">
        <w:r w:rsidR="005E1B5A" w:rsidRPr="00B80A37">
          <w:rPr>
            <w:rFonts w:ascii="Times New Roman" w:hAnsi="Times New Roman"/>
            <w:color w:val="000000"/>
            <w:spacing w:val="1"/>
            <w:w w:val="115"/>
            <w:sz w:val="21"/>
          </w:rPr>
          <w:t xml:space="preserve"> </w:t>
        </w:r>
      </w:ins>
    </w:p>
    <w:p w14:paraId="7D12EF04" w14:textId="68ECC9CC" w:rsidR="003A20D6" w:rsidRPr="00B80A37" w:rsidRDefault="002B38CB">
      <w:pPr>
        <w:spacing w:before="180" w:line="321" w:lineRule="auto"/>
        <w:ind w:right="72"/>
        <w:jc w:val="both"/>
        <w:rPr>
          <w:rFonts w:ascii="Times New Roman" w:hAnsi="Times New Roman"/>
          <w:color w:val="000000"/>
          <w:spacing w:val="-2"/>
          <w:w w:val="115"/>
          <w:sz w:val="21"/>
        </w:rPr>
        <w:pPrChange w:id="1204" w:author="David Quin" w:date="2018-12-06T13:27:00Z">
          <w:pPr>
            <w:spacing w:before="72"/>
          </w:pPr>
        </w:pPrChange>
      </w:pPr>
      <w:r w:rsidRPr="00B80A37">
        <w:rPr>
          <w:rFonts w:ascii="Times New Roman" w:hAnsi="Times New Roman"/>
          <w:color w:val="000000"/>
          <w:spacing w:val="-2"/>
          <w:w w:val="115"/>
          <w:sz w:val="21"/>
        </w:rPr>
        <w:t xml:space="preserve">B.3 and B.4, for </w:t>
      </w:r>
      <w:del w:id="1205" w:author="David Quin" w:date="2018-12-06T13:27:00Z">
        <w:r w:rsidRPr="00B80A37" w:rsidDel="005E1B5A">
          <w:rPr>
            <w:rFonts w:ascii="Times New Roman" w:hAnsi="Times New Roman"/>
            <w:color w:val="000000"/>
            <w:spacing w:val="-2"/>
            <w:w w:val="115"/>
            <w:sz w:val="21"/>
          </w:rPr>
          <w:delText xml:space="preserve">Air </w:delText>
        </w:r>
      </w:del>
      <w:ins w:id="1206" w:author="David Quin" w:date="2018-12-06T13:27:00Z">
        <w:r w:rsidR="005E1B5A" w:rsidRPr="00B80A37">
          <w:rPr>
            <w:rFonts w:ascii="Times New Roman" w:hAnsi="Times New Roman"/>
            <w:color w:val="000000"/>
            <w:spacing w:val="-2"/>
            <w:w w:val="115"/>
            <w:sz w:val="21"/>
          </w:rPr>
          <w:t>air and vessel</w:t>
        </w:r>
      </w:ins>
      <w:del w:id="1207" w:author="David Quin" w:date="2018-12-06T13:27:00Z">
        <w:r w:rsidRPr="00B80A37" w:rsidDel="005E1B5A">
          <w:rPr>
            <w:rFonts w:ascii="Times New Roman" w:hAnsi="Times New Roman"/>
            <w:color w:val="000000"/>
            <w:spacing w:val="-2"/>
            <w:w w:val="115"/>
            <w:sz w:val="21"/>
          </w:rPr>
          <w:delText>and Vessel</w:delText>
        </w:r>
      </w:del>
      <w:r w:rsidRPr="00B80A37">
        <w:rPr>
          <w:rFonts w:ascii="Times New Roman" w:hAnsi="Times New Roman"/>
          <w:color w:val="000000"/>
          <w:spacing w:val="-2"/>
          <w:w w:val="115"/>
          <w:sz w:val="21"/>
        </w:rPr>
        <w:t xml:space="preserve"> respectively, at the 3-digit level.</w:t>
      </w:r>
    </w:p>
    <w:p w14:paraId="5A686636" w14:textId="77777777" w:rsidR="003A20D6" w:rsidRPr="00B80A37" w:rsidRDefault="002B38CB">
      <w:pPr>
        <w:spacing w:before="144" w:line="276" w:lineRule="auto"/>
        <w:jc w:val="center"/>
        <w:rPr>
          <w:rFonts w:ascii="Times New Roman" w:hAnsi="Times New Roman"/>
          <w:color w:val="000000"/>
          <w:spacing w:val="-2"/>
          <w:w w:val="115"/>
          <w:sz w:val="21"/>
        </w:rPr>
      </w:pPr>
      <w:r w:rsidRPr="00B80A37">
        <w:rPr>
          <w:rFonts w:ascii="Times New Roman" w:hAnsi="Times New Roman"/>
          <w:color w:val="000000"/>
          <w:spacing w:val="-2"/>
          <w:w w:val="115"/>
          <w:sz w:val="21"/>
        </w:rPr>
        <w:t>Table B.3: Air: Measures of Goodness-of-fit (3 digits)</w:t>
      </w:r>
    </w:p>
    <w:tbl>
      <w:tblPr>
        <w:tblW w:w="0" w:type="auto"/>
        <w:tblInd w:w="252" w:type="dxa"/>
        <w:tblLayout w:type="fixed"/>
        <w:tblCellMar>
          <w:left w:w="0" w:type="dxa"/>
          <w:right w:w="0" w:type="dxa"/>
        </w:tblCellMar>
        <w:tblLook w:val="0000" w:firstRow="0" w:lastRow="0" w:firstColumn="0" w:lastColumn="0" w:noHBand="0" w:noVBand="0"/>
      </w:tblPr>
      <w:tblGrid>
        <w:gridCol w:w="1615"/>
        <w:gridCol w:w="900"/>
        <w:gridCol w:w="900"/>
        <w:gridCol w:w="910"/>
        <w:gridCol w:w="911"/>
        <w:gridCol w:w="929"/>
        <w:gridCol w:w="907"/>
        <w:gridCol w:w="1064"/>
      </w:tblGrid>
      <w:tr w:rsidR="003A20D6" w:rsidRPr="00B80A37" w14:paraId="5B2BDA23" w14:textId="77777777">
        <w:trPr>
          <w:trHeight w:hRule="exact" w:val="248"/>
        </w:trPr>
        <w:tc>
          <w:tcPr>
            <w:tcW w:w="1615" w:type="dxa"/>
            <w:tcBorders>
              <w:top w:val="double" w:sz="9" w:space="0" w:color="000000"/>
              <w:left w:val="none" w:sz="0" w:space="0" w:color="000000"/>
              <w:bottom w:val="single" w:sz="2" w:space="0" w:color="000000"/>
              <w:right w:val="single" w:sz="2" w:space="0" w:color="000000"/>
            </w:tcBorders>
            <w:vAlign w:val="center"/>
          </w:tcPr>
          <w:p w14:paraId="722605E6"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Year</w:t>
            </w:r>
          </w:p>
        </w:tc>
        <w:tc>
          <w:tcPr>
            <w:tcW w:w="900" w:type="dxa"/>
            <w:tcBorders>
              <w:top w:val="double" w:sz="9" w:space="0" w:color="000000"/>
              <w:left w:val="single" w:sz="2" w:space="0" w:color="000000"/>
              <w:bottom w:val="single" w:sz="2" w:space="0" w:color="000000"/>
              <w:right w:val="none" w:sz="0" w:space="0" w:color="000000"/>
            </w:tcBorders>
            <w:vAlign w:val="center"/>
          </w:tcPr>
          <w:p w14:paraId="37BD32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1974</w:t>
            </w:r>
          </w:p>
        </w:tc>
        <w:tc>
          <w:tcPr>
            <w:tcW w:w="900" w:type="dxa"/>
            <w:tcBorders>
              <w:top w:val="double" w:sz="9" w:space="0" w:color="000000"/>
              <w:left w:val="none" w:sz="0" w:space="0" w:color="000000"/>
              <w:bottom w:val="single" w:sz="2" w:space="0" w:color="000000"/>
              <w:right w:val="none" w:sz="0" w:space="0" w:color="000000"/>
            </w:tcBorders>
            <w:vAlign w:val="center"/>
          </w:tcPr>
          <w:p w14:paraId="703613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1980</w:t>
            </w:r>
          </w:p>
        </w:tc>
        <w:tc>
          <w:tcPr>
            <w:tcW w:w="910" w:type="dxa"/>
            <w:tcBorders>
              <w:top w:val="double" w:sz="9" w:space="0" w:color="000000"/>
              <w:left w:val="none" w:sz="0" w:space="0" w:color="000000"/>
              <w:bottom w:val="single" w:sz="2" w:space="0" w:color="000000"/>
              <w:right w:val="none" w:sz="0" w:space="0" w:color="000000"/>
            </w:tcBorders>
            <w:vAlign w:val="center"/>
          </w:tcPr>
          <w:p w14:paraId="6590925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1990</w:t>
            </w:r>
          </w:p>
        </w:tc>
        <w:tc>
          <w:tcPr>
            <w:tcW w:w="911" w:type="dxa"/>
            <w:tcBorders>
              <w:top w:val="double" w:sz="9" w:space="0" w:color="000000"/>
              <w:left w:val="none" w:sz="0" w:space="0" w:color="000000"/>
              <w:bottom w:val="single" w:sz="2" w:space="0" w:color="000000"/>
              <w:right w:val="none" w:sz="0" w:space="0" w:color="000000"/>
            </w:tcBorders>
            <w:vAlign w:val="center"/>
          </w:tcPr>
          <w:p w14:paraId="764A4A1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2000</w:t>
            </w:r>
          </w:p>
        </w:tc>
        <w:tc>
          <w:tcPr>
            <w:tcW w:w="929" w:type="dxa"/>
            <w:tcBorders>
              <w:top w:val="double" w:sz="9" w:space="0" w:color="000000"/>
              <w:left w:val="none" w:sz="0" w:space="0" w:color="000000"/>
              <w:bottom w:val="single" w:sz="2" w:space="0" w:color="000000"/>
              <w:right w:val="none" w:sz="0" w:space="0" w:color="000000"/>
            </w:tcBorders>
            <w:vAlign w:val="center"/>
          </w:tcPr>
          <w:p w14:paraId="1B099A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2010</w:t>
            </w:r>
          </w:p>
        </w:tc>
        <w:tc>
          <w:tcPr>
            <w:tcW w:w="907" w:type="dxa"/>
            <w:tcBorders>
              <w:top w:val="double" w:sz="9" w:space="0" w:color="000000"/>
              <w:left w:val="none" w:sz="0" w:space="0" w:color="000000"/>
              <w:bottom w:val="single" w:sz="2" w:space="0" w:color="000000"/>
              <w:right w:val="none" w:sz="0" w:space="0" w:color="000000"/>
            </w:tcBorders>
            <w:vAlign w:val="center"/>
          </w:tcPr>
          <w:p w14:paraId="5A666BE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c>
          <w:tcPr>
            <w:tcW w:w="1064" w:type="dxa"/>
            <w:tcBorders>
              <w:top w:val="double" w:sz="9" w:space="0" w:color="000000"/>
              <w:left w:val="none" w:sz="0" w:space="0" w:color="000000"/>
              <w:bottom w:val="single" w:sz="2" w:space="0" w:color="000000"/>
              <w:right w:val="none" w:sz="0" w:space="0" w:color="000000"/>
            </w:tcBorders>
            <w:vAlign w:val="center"/>
          </w:tcPr>
          <w:p w14:paraId="2645B48A" w14:textId="77777777" w:rsidR="003A20D6" w:rsidRPr="00B80A37" w:rsidRDefault="002B38CB">
            <w:pPr>
              <w:jc w:val="center"/>
              <w:rPr>
                <w:rFonts w:ascii="Times New Roman" w:hAnsi="Times New Roman"/>
                <w:color w:val="000000"/>
                <w:spacing w:val="10"/>
                <w:sz w:val="18"/>
              </w:rPr>
            </w:pPr>
            <w:r w:rsidRPr="00B80A37">
              <w:rPr>
                <w:rFonts w:ascii="Times New Roman" w:hAnsi="Times New Roman"/>
                <w:color w:val="000000"/>
                <w:spacing w:val="10"/>
                <w:sz w:val="18"/>
              </w:rPr>
              <w:t>Mean stat</w:t>
            </w:r>
          </w:p>
        </w:tc>
      </w:tr>
      <w:tr w:rsidR="003A20D6" w:rsidRPr="00B80A37" w14:paraId="5DF7A023"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3C5C5FE9" w14:textId="77777777" w:rsidR="003A20D6" w:rsidRPr="00B80A37" w:rsidRDefault="002B38CB">
            <w:pPr>
              <w:ind w:left="128"/>
              <w:rPr>
                <w:rFonts w:ascii="Times New Roman" w:hAnsi="Times New Roman"/>
                <w:i/>
                <w:color w:val="000000"/>
                <w:w w:val="115"/>
                <w:sz w:val="19"/>
              </w:rPr>
            </w:pPr>
            <w:r w:rsidRPr="00B80A37">
              <w:rPr>
                <w:rFonts w:ascii="Times New Roman" w:hAnsi="Times New Roman"/>
                <w:i/>
                <w:color w:val="000000"/>
                <w:w w:val="115"/>
                <w:sz w:val="19"/>
              </w:rPr>
              <w:t>R</w:t>
            </w:r>
            <w:r w:rsidRPr="00B80A37">
              <w:rPr>
                <w:rFonts w:ascii="Times New Roman" w:hAnsi="Times New Roman"/>
                <w:i/>
                <w:color w:val="000000"/>
                <w:w w:val="125"/>
                <w:sz w:val="19"/>
                <w:vertAlign w:val="superscript"/>
              </w:rPr>
              <w:t>2</w:t>
            </w:r>
          </w:p>
        </w:tc>
        <w:tc>
          <w:tcPr>
            <w:tcW w:w="900" w:type="dxa"/>
            <w:tcBorders>
              <w:top w:val="single" w:sz="2" w:space="0" w:color="000000"/>
              <w:left w:val="none" w:sz="0" w:space="0" w:color="000000"/>
              <w:bottom w:val="single" w:sz="2" w:space="0" w:color="000000"/>
              <w:right w:val="none" w:sz="0" w:space="0" w:color="000000"/>
            </w:tcBorders>
          </w:tcPr>
          <w:p w14:paraId="3ED83666"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07ABCF35"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6538EA29"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537C12CA"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59E9BECD"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7499C21" w14:textId="77777777" w:rsidR="003A20D6" w:rsidRPr="00B80A37" w:rsidRDefault="003A20D6">
            <w:pPr>
              <w:rPr>
                <w:rFonts w:ascii="Times New Roman" w:hAnsi="Times New Roman"/>
                <w:color w:val="000000"/>
                <w:sz w:val="20"/>
              </w:rPr>
            </w:pPr>
          </w:p>
        </w:tc>
      </w:tr>
      <w:tr w:rsidR="003A20D6" w:rsidRPr="00B80A37" w14:paraId="2C7E54C3" w14:textId="77777777">
        <w:trPr>
          <w:trHeight w:hRule="exact" w:val="223"/>
        </w:trPr>
        <w:tc>
          <w:tcPr>
            <w:tcW w:w="1615" w:type="dxa"/>
            <w:tcBorders>
              <w:top w:val="single" w:sz="2" w:space="0" w:color="000000"/>
              <w:left w:val="none" w:sz="0" w:space="0" w:color="000000"/>
              <w:bottom w:val="none" w:sz="0" w:space="0" w:color="000000"/>
              <w:right w:val="single" w:sz="2" w:space="0" w:color="000000"/>
            </w:tcBorders>
            <w:vAlign w:val="center"/>
          </w:tcPr>
          <w:p w14:paraId="7FC74C2E"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1BC28F6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0.30</w:t>
            </w:r>
          </w:p>
        </w:tc>
        <w:tc>
          <w:tcPr>
            <w:tcW w:w="900" w:type="dxa"/>
            <w:tcBorders>
              <w:top w:val="single" w:sz="2" w:space="0" w:color="000000"/>
              <w:left w:val="none" w:sz="0" w:space="0" w:color="000000"/>
              <w:bottom w:val="none" w:sz="0" w:space="0" w:color="000000"/>
              <w:right w:val="none" w:sz="0" w:space="0" w:color="000000"/>
            </w:tcBorders>
            <w:vAlign w:val="center"/>
          </w:tcPr>
          <w:p w14:paraId="120329B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0.27</w:t>
            </w:r>
          </w:p>
        </w:tc>
        <w:tc>
          <w:tcPr>
            <w:tcW w:w="910" w:type="dxa"/>
            <w:tcBorders>
              <w:top w:val="single" w:sz="2" w:space="0" w:color="000000"/>
              <w:left w:val="none" w:sz="0" w:space="0" w:color="000000"/>
              <w:bottom w:val="none" w:sz="0" w:space="0" w:color="000000"/>
              <w:right w:val="none" w:sz="0" w:space="0" w:color="000000"/>
            </w:tcBorders>
            <w:vAlign w:val="center"/>
          </w:tcPr>
          <w:p w14:paraId="1E645B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0.25</w:t>
            </w:r>
          </w:p>
        </w:tc>
        <w:tc>
          <w:tcPr>
            <w:tcW w:w="911" w:type="dxa"/>
            <w:tcBorders>
              <w:top w:val="single" w:sz="2" w:space="0" w:color="000000"/>
              <w:left w:val="none" w:sz="0" w:space="0" w:color="000000"/>
              <w:bottom w:val="none" w:sz="0" w:space="0" w:color="000000"/>
              <w:right w:val="none" w:sz="0" w:space="0" w:color="000000"/>
            </w:tcBorders>
            <w:vAlign w:val="center"/>
          </w:tcPr>
          <w:p w14:paraId="0B17074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0.32</w:t>
            </w:r>
          </w:p>
        </w:tc>
        <w:tc>
          <w:tcPr>
            <w:tcW w:w="929" w:type="dxa"/>
            <w:tcBorders>
              <w:top w:val="single" w:sz="2" w:space="0" w:color="000000"/>
              <w:left w:val="none" w:sz="0" w:space="0" w:color="000000"/>
              <w:bottom w:val="none" w:sz="0" w:space="0" w:color="000000"/>
              <w:right w:val="none" w:sz="0" w:space="0" w:color="000000"/>
            </w:tcBorders>
            <w:vAlign w:val="center"/>
          </w:tcPr>
          <w:p w14:paraId="0D8011F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0.42</w:t>
            </w:r>
          </w:p>
        </w:tc>
        <w:tc>
          <w:tcPr>
            <w:tcW w:w="907" w:type="dxa"/>
            <w:tcBorders>
              <w:top w:val="single" w:sz="2" w:space="0" w:color="000000"/>
              <w:left w:val="none" w:sz="0" w:space="0" w:color="000000"/>
              <w:bottom w:val="none" w:sz="0" w:space="0" w:color="000000"/>
              <w:right w:val="none" w:sz="0" w:space="0" w:color="000000"/>
            </w:tcBorders>
            <w:vAlign w:val="center"/>
          </w:tcPr>
          <w:p w14:paraId="053D969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0.34</w:t>
            </w:r>
          </w:p>
        </w:tc>
        <w:tc>
          <w:tcPr>
            <w:tcW w:w="1064" w:type="dxa"/>
            <w:tcBorders>
              <w:top w:val="single" w:sz="2" w:space="0" w:color="000000"/>
              <w:left w:val="none" w:sz="0" w:space="0" w:color="000000"/>
              <w:bottom w:val="none" w:sz="0" w:space="0" w:color="000000"/>
              <w:right w:val="none" w:sz="0" w:space="0" w:color="000000"/>
            </w:tcBorders>
            <w:vAlign w:val="center"/>
          </w:tcPr>
          <w:p w14:paraId="26C69CE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0.31</w:t>
            </w:r>
          </w:p>
        </w:tc>
      </w:tr>
      <w:tr w:rsidR="003A20D6" w:rsidRPr="00B80A37" w14:paraId="754B5951" w14:textId="77777777">
        <w:trPr>
          <w:trHeight w:hRule="exact" w:val="224"/>
        </w:trPr>
        <w:tc>
          <w:tcPr>
            <w:tcW w:w="1615" w:type="dxa"/>
            <w:tcBorders>
              <w:top w:val="none" w:sz="0" w:space="0" w:color="000000"/>
              <w:left w:val="none" w:sz="0" w:space="0" w:color="000000"/>
              <w:bottom w:val="single" w:sz="2" w:space="0" w:color="000000"/>
              <w:right w:val="single" w:sz="2" w:space="0" w:color="000000"/>
            </w:tcBorders>
            <w:vAlign w:val="center"/>
          </w:tcPr>
          <w:p w14:paraId="05868693"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14E55EB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00" w:type="dxa"/>
            <w:tcBorders>
              <w:top w:val="none" w:sz="0" w:space="0" w:color="000000"/>
              <w:left w:val="none" w:sz="0" w:space="0" w:color="000000"/>
              <w:bottom w:val="single" w:sz="2" w:space="0" w:color="000000"/>
              <w:right w:val="none" w:sz="0" w:space="0" w:color="000000"/>
            </w:tcBorders>
            <w:vAlign w:val="center"/>
          </w:tcPr>
          <w:p w14:paraId="3E6E63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10" w:type="dxa"/>
            <w:tcBorders>
              <w:top w:val="none" w:sz="0" w:space="0" w:color="000000"/>
              <w:left w:val="none" w:sz="0" w:space="0" w:color="000000"/>
              <w:bottom w:val="single" w:sz="2" w:space="0" w:color="000000"/>
              <w:right w:val="none" w:sz="0" w:space="0" w:color="000000"/>
            </w:tcBorders>
            <w:vAlign w:val="center"/>
          </w:tcPr>
          <w:p w14:paraId="2BD8C16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0.63</w:t>
            </w:r>
          </w:p>
        </w:tc>
        <w:tc>
          <w:tcPr>
            <w:tcW w:w="911" w:type="dxa"/>
            <w:tcBorders>
              <w:top w:val="none" w:sz="0" w:space="0" w:color="000000"/>
              <w:left w:val="none" w:sz="0" w:space="0" w:color="000000"/>
              <w:bottom w:val="single" w:sz="2" w:space="0" w:color="000000"/>
              <w:right w:val="none" w:sz="0" w:space="0" w:color="000000"/>
            </w:tcBorders>
            <w:vAlign w:val="center"/>
          </w:tcPr>
          <w:p w14:paraId="3580746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0.64</w:t>
            </w:r>
          </w:p>
        </w:tc>
        <w:tc>
          <w:tcPr>
            <w:tcW w:w="929" w:type="dxa"/>
            <w:tcBorders>
              <w:top w:val="none" w:sz="0" w:space="0" w:color="000000"/>
              <w:left w:val="none" w:sz="0" w:space="0" w:color="000000"/>
              <w:bottom w:val="single" w:sz="2" w:space="0" w:color="000000"/>
              <w:right w:val="none" w:sz="0" w:space="0" w:color="000000"/>
            </w:tcBorders>
            <w:vAlign w:val="center"/>
          </w:tcPr>
          <w:p w14:paraId="1BFF0B3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07" w:type="dxa"/>
            <w:tcBorders>
              <w:top w:val="none" w:sz="0" w:space="0" w:color="000000"/>
              <w:left w:val="none" w:sz="0" w:space="0" w:color="000000"/>
              <w:bottom w:val="single" w:sz="2" w:space="0" w:color="000000"/>
              <w:right w:val="none" w:sz="0" w:space="0" w:color="000000"/>
            </w:tcBorders>
            <w:vAlign w:val="center"/>
          </w:tcPr>
          <w:p w14:paraId="225DBE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1064" w:type="dxa"/>
            <w:tcBorders>
              <w:top w:val="none" w:sz="0" w:space="0" w:color="000000"/>
              <w:left w:val="none" w:sz="0" w:space="0" w:color="000000"/>
              <w:bottom w:val="single" w:sz="2" w:space="0" w:color="000000"/>
              <w:right w:val="none" w:sz="0" w:space="0" w:color="000000"/>
            </w:tcBorders>
            <w:vAlign w:val="center"/>
          </w:tcPr>
          <w:p w14:paraId="015001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0.60</w:t>
            </w:r>
          </w:p>
        </w:tc>
      </w:tr>
      <w:tr w:rsidR="003A20D6" w:rsidRPr="00B80A37" w14:paraId="03C1A4D7" w14:textId="77777777">
        <w:trPr>
          <w:trHeight w:hRule="exact" w:val="226"/>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66AE7D6C" w14:textId="77777777" w:rsidR="003A20D6" w:rsidRPr="00B80A37" w:rsidRDefault="002B38CB">
            <w:pPr>
              <w:ind w:left="128"/>
              <w:rPr>
                <w:rFonts w:ascii="Times New Roman" w:hAnsi="Times New Roman"/>
                <w:b/>
                <w:color w:val="000000"/>
                <w:sz w:val="18"/>
              </w:rPr>
            </w:pPr>
            <w:r w:rsidRPr="00B80A37">
              <w:rPr>
                <w:rFonts w:ascii="Times New Roman" w:hAnsi="Times New Roman"/>
                <w:b/>
                <w:color w:val="000000"/>
                <w:sz w:val="18"/>
              </w:rPr>
              <w:t>SER</w:t>
            </w:r>
          </w:p>
        </w:tc>
        <w:tc>
          <w:tcPr>
            <w:tcW w:w="900" w:type="dxa"/>
            <w:tcBorders>
              <w:top w:val="single" w:sz="2" w:space="0" w:color="000000"/>
              <w:left w:val="none" w:sz="0" w:space="0" w:color="000000"/>
              <w:bottom w:val="single" w:sz="2" w:space="0" w:color="000000"/>
              <w:right w:val="none" w:sz="0" w:space="0" w:color="000000"/>
            </w:tcBorders>
          </w:tcPr>
          <w:p w14:paraId="4F0E8D7F"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7C57253D"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363C88C7"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4B57F842"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08DBDE23"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5E5963D" w14:textId="77777777" w:rsidR="003A20D6" w:rsidRPr="00B80A37" w:rsidRDefault="003A20D6">
            <w:pPr>
              <w:rPr>
                <w:rFonts w:ascii="Times New Roman" w:hAnsi="Times New Roman"/>
                <w:color w:val="000000"/>
                <w:sz w:val="20"/>
              </w:rPr>
            </w:pPr>
          </w:p>
        </w:tc>
      </w:tr>
      <w:tr w:rsidR="003A20D6" w:rsidRPr="00B80A37" w14:paraId="10262FC7" w14:textId="77777777">
        <w:trPr>
          <w:trHeight w:hRule="exact" w:val="227"/>
        </w:trPr>
        <w:tc>
          <w:tcPr>
            <w:tcW w:w="1615" w:type="dxa"/>
            <w:tcBorders>
              <w:top w:val="single" w:sz="2" w:space="0" w:color="000000"/>
              <w:left w:val="none" w:sz="0" w:space="0" w:color="000000"/>
              <w:bottom w:val="none" w:sz="0" w:space="0" w:color="000000"/>
              <w:right w:val="single" w:sz="2" w:space="0" w:color="000000"/>
            </w:tcBorders>
            <w:vAlign w:val="center"/>
          </w:tcPr>
          <w:p w14:paraId="36DD7731"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693257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900" w:type="dxa"/>
            <w:tcBorders>
              <w:top w:val="single" w:sz="2" w:space="0" w:color="000000"/>
              <w:left w:val="none" w:sz="0" w:space="0" w:color="000000"/>
              <w:bottom w:val="none" w:sz="0" w:space="0" w:color="000000"/>
              <w:right w:val="none" w:sz="0" w:space="0" w:color="000000"/>
            </w:tcBorders>
            <w:vAlign w:val="center"/>
          </w:tcPr>
          <w:p w14:paraId="4B4B661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c>
          <w:tcPr>
            <w:tcW w:w="910" w:type="dxa"/>
            <w:tcBorders>
              <w:top w:val="single" w:sz="2" w:space="0" w:color="000000"/>
              <w:left w:val="none" w:sz="0" w:space="0" w:color="000000"/>
              <w:bottom w:val="none" w:sz="0" w:space="0" w:color="000000"/>
              <w:right w:val="none" w:sz="0" w:space="0" w:color="000000"/>
            </w:tcBorders>
            <w:vAlign w:val="center"/>
          </w:tcPr>
          <w:p w14:paraId="26990A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0.81</w:t>
            </w:r>
          </w:p>
        </w:tc>
        <w:tc>
          <w:tcPr>
            <w:tcW w:w="911" w:type="dxa"/>
            <w:tcBorders>
              <w:top w:val="single" w:sz="2" w:space="0" w:color="000000"/>
              <w:left w:val="none" w:sz="0" w:space="0" w:color="000000"/>
              <w:bottom w:val="none" w:sz="0" w:space="0" w:color="000000"/>
              <w:right w:val="none" w:sz="0" w:space="0" w:color="000000"/>
            </w:tcBorders>
            <w:vAlign w:val="center"/>
          </w:tcPr>
          <w:p w14:paraId="5840310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0.84</w:t>
            </w:r>
          </w:p>
        </w:tc>
        <w:tc>
          <w:tcPr>
            <w:tcW w:w="929" w:type="dxa"/>
            <w:tcBorders>
              <w:top w:val="single" w:sz="2" w:space="0" w:color="000000"/>
              <w:left w:val="none" w:sz="0" w:space="0" w:color="000000"/>
              <w:bottom w:val="none" w:sz="0" w:space="0" w:color="000000"/>
              <w:right w:val="none" w:sz="0" w:space="0" w:color="000000"/>
            </w:tcBorders>
            <w:vAlign w:val="center"/>
          </w:tcPr>
          <w:p w14:paraId="31A5386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c>
          <w:tcPr>
            <w:tcW w:w="907" w:type="dxa"/>
            <w:tcBorders>
              <w:top w:val="single" w:sz="2" w:space="0" w:color="000000"/>
              <w:left w:val="none" w:sz="0" w:space="0" w:color="000000"/>
              <w:bottom w:val="none" w:sz="0" w:space="0" w:color="000000"/>
              <w:right w:val="none" w:sz="0" w:space="0" w:color="000000"/>
            </w:tcBorders>
            <w:vAlign w:val="center"/>
          </w:tcPr>
          <w:p w14:paraId="2A727C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0.92</w:t>
            </w:r>
          </w:p>
        </w:tc>
        <w:tc>
          <w:tcPr>
            <w:tcW w:w="1064" w:type="dxa"/>
            <w:tcBorders>
              <w:top w:val="single" w:sz="2" w:space="0" w:color="000000"/>
              <w:left w:val="none" w:sz="0" w:space="0" w:color="000000"/>
              <w:bottom w:val="none" w:sz="0" w:space="0" w:color="000000"/>
              <w:right w:val="none" w:sz="0" w:space="0" w:color="000000"/>
            </w:tcBorders>
            <w:vAlign w:val="center"/>
          </w:tcPr>
          <w:p w14:paraId="051EF83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0.85</w:t>
            </w:r>
          </w:p>
        </w:tc>
      </w:tr>
      <w:tr w:rsidR="003A20D6" w:rsidRPr="00B80A37" w14:paraId="55C2C497" w14:textId="77777777">
        <w:trPr>
          <w:trHeight w:hRule="exact" w:val="220"/>
        </w:trPr>
        <w:tc>
          <w:tcPr>
            <w:tcW w:w="1615" w:type="dxa"/>
            <w:tcBorders>
              <w:top w:val="none" w:sz="0" w:space="0" w:color="000000"/>
              <w:left w:val="none" w:sz="0" w:space="0" w:color="000000"/>
              <w:bottom w:val="single" w:sz="2" w:space="0" w:color="000000"/>
              <w:right w:val="single" w:sz="2" w:space="0" w:color="000000"/>
            </w:tcBorders>
            <w:vAlign w:val="center"/>
          </w:tcPr>
          <w:p w14:paraId="2403A330"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3A981D4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00" w:type="dxa"/>
            <w:tcBorders>
              <w:top w:val="none" w:sz="0" w:space="0" w:color="000000"/>
              <w:left w:val="none" w:sz="0" w:space="0" w:color="000000"/>
              <w:bottom w:val="single" w:sz="2" w:space="0" w:color="000000"/>
              <w:right w:val="none" w:sz="0" w:space="0" w:color="000000"/>
            </w:tcBorders>
            <w:vAlign w:val="center"/>
          </w:tcPr>
          <w:p w14:paraId="78A76F5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0.71</w:t>
            </w:r>
          </w:p>
        </w:tc>
        <w:tc>
          <w:tcPr>
            <w:tcW w:w="910" w:type="dxa"/>
            <w:tcBorders>
              <w:top w:val="none" w:sz="0" w:space="0" w:color="000000"/>
              <w:left w:val="none" w:sz="0" w:space="0" w:color="000000"/>
              <w:bottom w:val="single" w:sz="2" w:space="0" w:color="000000"/>
              <w:right w:val="none" w:sz="0" w:space="0" w:color="000000"/>
            </w:tcBorders>
            <w:vAlign w:val="center"/>
          </w:tcPr>
          <w:p w14:paraId="4A67AB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11" w:type="dxa"/>
            <w:tcBorders>
              <w:top w:val="none" w:sz="0" w:space="0" w:color="000000"/>
              <w:left w:val="none" w:sz="0" w:space="0" w:color="000000"/>
              <w:bottom w:val="single" w:sz="2" w:space="0" w:color="000000"/>
              <w:right w:val="none" w:sz="0" w:space="0" w:color="000000"/>
            </w:tcBorders>
            <w:vAlign w:val="center"/>
          </w:tcPr>
          <w:p w14:paraId="06303AE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0.70</w:t>
            </w:r>
          </w:p>
        </w:tc>
        <w:tc>
          <w:tcPr>
            <w:tcW w:w="929" w:type="dxa"/>
            <w:tcBorders>
              <w:top w:val="none" w:sz="0" w:space="0" w:color="000000"/>
              <w:left w:val="none" w:sz="0" w:space="0" w:color="000000"/>
              <w:bottom w:val="single" w:sz="2" w:space="0" w:color="000000"/>
              <w:right w:val="none" w:sz="0" w:space="0" w:color="000000"/>
            </w:tcBorders>
            <w:vAlign w:val="center"/>
          </w:tcPr>
          <w:p w14:paraId="0350434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907" w:type="dxa"/>
            <w:tcBorders>
              <w:top w:val="none" w:sz="0" w:space="0" w:color="000000"/>
              <w:left w:val="none" w:sz="0" w:space="0" w:color="000000"/>
              <w:bottom w:val="single" w:sz="2" w:space="0" w:color="000000"/>
              <w:right w:val="none" w:sz="0" w:space="0" w:color="000000"/>
            </w:tcBorders>
            <w:vAlign w:val="center"/>
          </w:tcPr>
          <w:p w14:paraId="3930C2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0.85</w:t>
            </w:r>
          </w:p>
        </w:tc>
        <w:tc>
          <w:tcPr>
            <w:tcW w:w="1064" w:type="dxa"/>
            <w:tcBorders>
              <w:top w:val="none" w:sz="0" w:space="0" w:color="000000"/>
              <w:left w:val="none" w:sz="0" w:space="0" w:color="000000"/>
              <w:bottom w:val="single" w:sz="2" w:space="0" w:color="000000"/>
              <w:right w:val="none" w:sz="0" w:space="0" w:color="000000"/>
            </w:tcBorders>
            <w:vAlign w:val="center"/>
          </w:tcPr>
          <w:p w14:paraId="1EAFB51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0.73</w:t>
            </w:r>
          </w:p>
        </w:tc>
      </w:tr>
      <w:tr w:rsidR="003A20D6" w:rsidRPr="00B80A37" w14:paraId="4BDED8AA"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2BFCA627" w14:textId="77777777" w:rsidR="003A20D6" w:rsidRPr="00B80A37" w:rsidRDefault="002B38CB">
            <w:pPr>
              <w:ind w:left="128"/>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0" w:type="dxa"/>
            <w:tcBorders>
              <w:top w:val="single" w:sz="2" w:space="0" w:color="000000"/>
              <w:left w:val="none" w:sz="0" w:space="0" w:color="000000"/>
              <w:bottom w:val="single" w:sz="2" w:space="0" w:color="000000"/>
              <w:right w:val="none" w:sz="0" w:space="0" w:color="000000"/>
            </w:tcBorders>
          </w:tcPr>
          <w:p w14:paraId="167F0315"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21A5F919"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7751FDF5"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1F88A3F4"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58069C89"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10B005E5" w14:textId="77777777" w:rsidR="003A20D6" w:rsidRPr="00B80A37" w:rsidRDefault="003A20D6">
            <w:pPr>
              <w:rPr>
                <w:rFonts w:ascii="Times New Roman" w:hAnsi="Times New Roman"/>
                <w:color w:val="000000"/>
                <w:sz w:val="20"/>
              </w:rPr>
            </w:pPr>
          </w:p>
        </w:tc>
      </w:tr>
      <w:tr w:rsidR="003A20D6" w:rsidRPr="00B80A37" w14:paraId="24BB2431" w14:textId="77777777">
        <w:trPr>
          <w:trHeight w:hRule="exact" w:val="226"/>
        </w:trPr>
        <w:tc>
          <w:tcPr>
            <w:tcW w:w="1615" w:type="dxa"/>
            <w:tcBorders>
              <w:top w:val="single" w:sz="2" w:space="0" w:color="000000"/>
              <w:left w:val="none" w:sz="0" w:space="0" w:color="000000"/>
              <w:bottom w:val="none" w:sz="0" w:space="0" w:color="000000"/>
              <w:right w:val="single" w:sz="2" w:space="0" w:color="000000"/>
            </w:tcBorders>
            <w:vAlign w:val="center"/>
          </w:tcPr>
          <w:p w14:paraId="3F2ACD9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681F1AC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35675.0</w:t>
            </w:r>
          </w:p>
        </w:tc>
        <w:tc>
          <w:tcPr>
            <w:tcW w:w="900" w:type="dxa"/>
            <w:tcBorders>
              <w:top w:val="single" w:sz="2" w:space="0" w:color="000000"/>
              <w:left w:val="none" w:sz="0" w:space="0" w:color="000000"/>
              <w:bottom w:val="none" w:sz="0" w:space="0" w:color="000000"/>
              <w:right w:val="none" w:sz="0" w:space="0" w:color="000000"/>
            </w:tcBorders>
            <w:vAlign w:val="center"/>
          </w:tcPr>
          <w:p w14:paraId="0C5288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41171.0</w:t>
            </w:r>
          </w:p>
        </w:tc>
        <w:tc>
          <w:tcPr>
            <w:tcW w:w="910" w:type="dxa"/>
            <w:tcBorders>
              <w:top w:val="single" w:sz="2" w:space="0" w:color="000000"/>
              <w:left w:val="none" w:sz="0" w:space="0" w:color="000000"/>
              <w:bottom w:val="none" w:sz="0" w:space="0" w:color="000000"/>
              <w:right w:val="none" w:sz="0" w:space="0" w:color="000000"/>
            </w:tcBorders>
            <w:vAlign w:val="center"/>
          </w:tcPr>
          <w:p w14:paraId="553A331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60715.6</w:t>
            </w:r>
          </w:p>
        </w:tc>
        <w:tc>
          <w:tcPr>
            <w:tcW w:w="911" w:type="dxa"/>
            <w:tcBorders>
              <w:top w:val="single" w:sz="2" w:space="0" w:color="000000"/>
              <w:left w:val="none" w:sz="0" w:space="0" w:color="000000"/>
              <w:bottom w:val="none" w:sz="0" w:space="0" w:color="000000"/>
              <w:right w:val="none" w:sz="0" w:space="0" w:color="000000"/>
            </w:tcBorders>
            <w:vAlign w:val="center"/>
          </w:tcPr>
          <w:p w14:paraId="34C5CC9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87492.6</w:t>
            </w:r>
          </w:p>
        </w:tc>
        <w:tc>
          <w:tcPr>
            <w:tcW w:w="929" w:type="dxa"/>
            <w:tcBorders>
              <w:top w:val="single" w:sz="2" w:space="0" w:color="000000"/>
              <w:left w:val="none" w:sz="0" w:space="0" w:color="000000"/>
              <w:bottom w:val="none" w:sz="0" w:space="0" w:color="000000"/>
              <w:right w:val="none" w:sz="0" w:space="0" w:color="000000"/>
            </w:tcBorders>
            <w:vAlign w:val="center"/>
          </w:tcPr>
          <w:p w14:paraId="2345DC2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102297.7</w:t>
            </w:r>
          </w:p>
        </w:tc>
        <w:tc>
          <w:tcPr>
            <w:tcW w:w="907" w:type="dxa"/>
            <w:tcBorders>
              <w:top w:val="single" w:sz="2" w:space="0" w:color="000000"/>
              <w:left w:val="none" w:sz="0" w:space="0" w:color="000000"/>
              <w:bottom w:val="none" w:sz="0" w:space="0" w:color="000000"/>
              <w:right w:val="none" w:sz="0" w:space="0" w:color="000000"/>
            </w:tcBorders>
            <w:vAlign w:val="center"/>
          </w:tcPr>
          <w:p w14:paraId="4A1A7E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88191.9</w:t>
            </w:r>
          </w:p>
        </w:tc>
        <w:tc>
          <w:tcPr>
            <w:tcW w:w="1064" w:type="dxa"/>
            <w:tcBorders>
              <w:top w:val="single" w:sz="2" w:space="0" w:color="000000"/>
              <w:left w:val="none" w:sz="0" w:space="0" w:color="000000"/>
              <w:bottom w:val="none" w:sz="0" w:space="0" w:color="000000"/>
              <w:right w:val="none" w:sz="0" w:space="0" w:color="000000"/>
            </w:tcBorders>
            <w:vAlign w:val="center"/>
          </w:tcPr>
          <w:p w14:paraId="756E54E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70498.1</w:t>
            </w:r>
          </w:p>
        </w:tc>
      </w:tr>
      <w:tr w:rsidR="003A20D6" w:rsidRPr="00B80A37" w14:paraId="43CA4A3E" w14:textId="77777777">
        <w:trPr>
          <w:trHeight w:hRule="exact" w:val="220"/>
        </w:trPr>
        <w:tc>
          <w:tcPr>
            <w:tcW w:w="1615" w:type="dxa"/>
            <w:tcBorders>
              <w:top w:val="none" w:sz="0" w:space="0" w:color="000000"/>
              <w:left w:val="none" w:sz="0" w:space="0" w:color="000000"/>
              <w:bottom w:val="single" w:sz="2" w:space="0" w:color="000000"/>
              <w:right w:val="single" w:sz="2" w:space="0" w:color="000000"/>
            </w:tcBorders>
            <w:vAlign w:val="center"/>
          </w:tcPr>
          <w:p w14:paraId="3A68275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48BB2A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31387.3</w:t>
            </w:r>
          </w:p>
        </w:tc>
        <w:tc>
          <w:tcPr>
            <w:tcW w:w="900" w:type="dxa"/>
            <w:tcBorders>
              <w:top w:val="none" w:sz="0" w:space="0" w:color="000000"/>
              <w:left w:val="none" w:sz="0" w:space="0" w:color="000000"/>
              <w:bottom w:val="single" w:sz="2" w:space="0" w:color="000000"/>
              <w:right w:val="none" w:sz="0" w:space="0" w:color="000000"/>
            </w:tcBorders>
            <w:vAlign w:val="center"/>
          </w:tcPr>
          <w:p w14:paraId="4F5A32D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35738.4</w:t>
            </w:r>
          </w:p>
        </w:tc>
        <w:tc>
          <w:tcPr>
            <w:tcW w:w="910" w:type="dxa"/>
            <w:tcBorders>
              <w:top w:val="none" w:sz="0" w:space="0" w:color="000000"/>
              <w:left w:val="none" w:sz="0" w:space="0" w:color="000000"/>
              <w:bottom w:val="single" w:sz="2" w:space="0" w:color="000000"/>
              <w:right w:val="none" w:sz="0" w:space="0" w:color="000000"/>
            </w:tcBorders>
            <w:vAlign w:val="center"/>
          </w:tcPr>
          <w:p w14:paraId="525C25E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52098.9</w:t>
            </w:r>
          </w:p>
        </w:tc>
        <w:tc>
          <w:tcPr>
            <w:tcW w:w="911" w:type="dxa"/>
            <w:tcBorders>
              <w:top w:val="none" w:sz="0" w:space="0" w:color="000000"/>
              <w:left w:val="none" w:sz="0" w:space="0" w:color="000000"/>
              <w:bottom w:val="single" w:sz="2" w:space="0" w:color="000000"/>
              <w:right w:val="none" w:sz="0" w:space="0" w:color="000000"/>
            </w:tcBorders>
            <w:vAlign w:val="center"/>
          </w:tcPr>
          <w:p w14:paraId="3426448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74954.9</w:t>
            </w:r>
          </w:p>
        </w:tc>
        <w:tc>
          <w:tcPr>
            <w:tcW w:w="929" w:type="dxa"/>
            <w:tcBorders>
              <w:top w:val="none" w:sz="0" w:space="0" w:color="000000"/>
              <w:left w:val="none" w:sz="0" w:space="0" w:color="000000"/>
              <w:bottom w:val="single" w:sz="2" w:space="0" w:color="000000"/>
              <w:right w:val="none" w:sz="0" w:space="0" w:color="000000"/>
            </w:tcBorders>
            <w:vAlign w:val="center"/>
          </w:tcPr>
          <w:p w14:paraId="3B1F47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95887.1</w:t>
            </w:r>
          </w:p>
        </w:tc>
        <w:tc>
          <w:tcPr>
            <w:tcW w:w="907" w:type="dxa"/>
            <w:tcBorders>
              <w:top w:val="none" w:sz="0" w:space="0" w:color="000000"/>
              <w:left w:val="none" w:sz="0" w:space="0" w:color="000000"/>
              <w:bottom w:val="single" w:sz="2" w:space="0" w:color="000000"/>
              <w:right w:val="none" w:sz="0" w:space="0" w:color="000000"/>
            </w:tcBorders>
            <w:vAlign w:val="center"/>
          </w:tcPr>
          <w:p w14:paraId="3A0BD6D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80873.7</w:t>
            </w:r>
          </w:p>
        </w:tc>
        <w:tc>
          <w:tcPr>
            <w:tcW w:w="1064" w:type="dxa"/>
            <w:tcBorders>
              <w:top w:val="none" w:sz="0" w:space="0" w:color="000000"/>
              <w:left w:val="none" w:sz="0" w:space="0" w:color="000000"/>
              <w:bottom w:val="single" w:sz="2" w:space="0" w:color="000000"/>
              <w:right w:val="none" w:sz="0" w:space="0" w:color="000000"/>
            </w:tcBorders>
            <w:vAlign w:val="center"/>
          </w:tcPr>
          <w:p w14:paraId="733E9AE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62285.0</w:t>
            </w:r>
          </w:p>
        </w:tc>
      </w:tr>
      <w:tr w:rsidR="003A20D6" w:rsidRPr="00B80A37" w14:paraId="2DAABE65"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428F05C3" w14:textId="77777777" w:rsidR="003A20D6" w:rsidRPr="00B80A37" w:rsidRDefault="002B38CB">
            <w:pPr>
              <w:ind w:left="128"/>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0" w:type="dxa"/>
            <w:tcBorders>
              <w:top w:val="single" w:sz="2" w:space="0" w:color="000000"/>
              <w:left w:val="none" w:sz="0" w:space="0" w:color="000000"/>
              <w:bottom w:val="single" w:sz="2" w:space="0" w:color="000000"/>
              <w:right w:val="none" w:sz="0" w:space="0" w:color="000000"/>
            </w:tcBorders>
          </w:tcPr>
          <w:p w14:paraId="03DCF07F"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4E02E5C4"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603581CB"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7FC130AB"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31750DDA"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2A1363D" w14:textId="77777777" w:rsidR="003A20D6" w:rsidRPr="00B80A37" w:rsidRDefault="003A20D6">
            <w:pPr>
              <w:rPr>
                <w:rFonts w:ascii="Times New Roman" w:hAnsi="Times New Roman"/>
                <w:color w:val="000000"/>
                <w:sz w:val="20"/>
              </w:rPr>
            </w:pPr>
          </w:p>
        </w:tc>
      </w:tr>
      <w:tr w:rsidR="003A20D6" w:rsidRPr="00B80A37" w14:paraId="7A2A3AAF" w14:textId="77777777">
        <w:trPr>
          <w:trHeight w:hRule="exact" w:val="227"/>
        </w:trPr>
        <w:tc>
          <w:tcPr>
            <w:tcW w:w="1615" w:type="dxa"/>
            <w:tcBorders>
              <w:top w:val="single" w:sz="2" w:space="0" w:color="000000"/>
              <w:left w:val="none" w:sz="0" w:space="0" w:color="000000"/>
              <w:bottom w:val="none" w:sz="0" w:space="0" w:color="000000"/>
              <w:right w:val="single" w:sz="2" w:space="0" w:color="000000"/>
            </w:tcBorders>
            <w:vAlign w:val="center"/>
          </w:tcPr>
          <w:p w14:paraId="0A56E277"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423AA46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-17530.5</w:t>
            </w:r>
          </w:p>
        </w:tc>
        <w:tc>
          <w:tcPr>
            <w:tcW w:w="900" w:type="dxa"/>
            <w:tcBorders>
              <w:top w:val="single" w:sz="2" w:space="0" w:color="000000"/>
              <w:left w:val="none" w:sz="0" w:space="0" w:color="000000"/>
              <w:bottom w:val="none" w:sz="0" w:space="0" w:color="000000"/>
              <w:right w:val="none" w:sz="0" w:space="0" w:color="000000"/>
            </w:tcBorders>
            <w:vAlign w:val="center"/>
          </w:tcPr>
          <w:p w14:paraId="5EC2E87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-20253.5</w:t>
            </w:r>
          </w:p>
        </w:tc>
        <w:tc>
          <w:tcPr>
            <w:tcW w:w="910" w:type="dxa"/>
            <w:tcBorders>
              <w:top w:val="single" w:sz="2" w:space="0" w:color="000000"/>
              <w:left w:val="none" w:sz="0" w:space="0" w:color="000000"/>
              <w:bottom w:val="none" w:sz="0" w:space="0" w:color="000000"/>
              <w:right w:val="none" w:sz="0" w:space="0" w:color="000000"/>
            </w:tcBorders>
            <w:vAlign w:val="center"/>
          </w:tcPr>
          <w:p w14:paraId="765C717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-29977.8</w:t>
            </w:r>
          </w:p>
        </w:tc>
        <w:tc>
          <w:tcPr>
            <w:tcW w:w="911" w:type="dxa"/>
            <w:tcBorders>
              <w:top w:val="single" w:sz="2" w:space="0" w:color="000000"/>
              <w:left w:val="none" w:sz="0" w:space="0" w:color="000000"/>
              <w:bottom w:val="none" w:sz="0" w:space="0" w:color="000000"/>
              <w:right w:val="none" w:sz="0" w:space="0" w:color="000000"/>
            </w:tcBorders>
            <w:vAlign w:val="center"/>
          </w:tcPr>
          <w:p w14:paraId="537A05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-43341.3</w:t>
            </w:r>
          </w:p>
        </w:tc>
        <w:tc>
          <w:tcPr>
            <w:tcW w:w="929" w:type="dxa"/>
            <w:tcBorders>
              <w:top w:val="single" w:sz="2" w:space="0" w:color="000000"/>
              <w:left w:val="none" w:sz="0" w:space="0" w:color="000000"/>
              <w:bottom w:val="none" w:sz="0" w:space="0" w:color="000000"/>
              <w:right w:val="none" w:sz="0" w:space="0" w:color="000000"/>
            </w:tcBorders>
            <w:vAlign w:val="center"/>
          </w:tcPr>
          <w:p w14:paraId="0B3D51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-50746.8</w:t>
            </w:r>
          </w:p>
        </w:tc>
        <w:tc>
          <w:tcPr>
            <w:tcW w:w="907" w:type="dxa"/>
            <w:tcBorders>
              <w:top w:val="single" w:sz="2" w:space="0" w:color="000000"/>
              <w:left w:val="none" w:sz="0" w:space="0" w:color="000000"/>
              <w:bottom w:val="none" w:sz="0" w:space="0" w:color="000000"/>
              <w:right w:val="none" w:sz="0" w:space="0" w:color="000000"/>
            </w:tcBorders>
            <w:vAlign w:val="center"/>
          </w:tcPr>
          <w:p w14:paraId="4A5A654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-43692.9</w:t>
            </w:r>
          </w:p>
        </w:tc>
        <w:tc>
          <w:tcPr>
            <w:tcW w:w="1064" w:type="dxa"/>
            <w:tcBorders>
              <w:top w:val="single" w:sz="2" w:space="0" w:color="000000"/>
              <w:left w:val="none" w:sz="0" w:space="0" w:color="000000"/>
              <w:bottom w:val="none" w:sz="0" w:space="0" w:color="000000"/>
              <w:right w:val="none" w:sz="0" w:space="0" w:color="000000"/>
            </w:tcBorders>
            <w:vAlign w:val="center"/>
          </w:tcPr>
          <w:p w14:paraId="08ECA95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-34888.6</w:t>
            </w:r>
          </w:p>
        </w:tc>
      </w:tr>
      <w:tr w:rsidR="003A20D6" w:rsidRPr="00B80A37" w14:paraId="51915E44" w14:textId="77777777">
        <w:trPr>
          <w:trHeight w:hRule="exact" w:val="216"/>
        </w:trPr>
        <w:tc>
          <w:tcPr>
            <w:tcW w:w="1615" w:type="dxa"/>
            <w:tcBorders>
              <w:top w:val="none" w:sz="0" w:space="0" w:color="000000"/>
              <w:left w:val="none" w:sz="0" w:space="0" w:color="000000"/>
              <w:bottom w:val="none" w:sz="0" w:space="0" w:color="000000"/>
              <w:right w:val="single" w:sz="2" w:space="0" w:color="000000"/>
            </w:tcBorders>
            <w:vAlign w:val="center"/>
          </w:tcPr>
          <w:p w14:paraId="411A4CFA"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none" w:sz="0" w:space="0" w:color="000000"/>
              <w:right w:val="none" w:sz="0" w:space="0" w:color="000000"/>
            </w:tcBorders>
            <w:vAlign w:val="center"/>
          </w:tcPr>
          <w:p w14:paraId="2907E0F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-15125.6</w:t>
            </w:r>
          </w:p>
        </w:tc>
        <w:tc>
          <w:tcPr>
            <w:tcW w:w="900" w:type="dxa"/>
            <w:tcBorders>
              <w:top w:val="none" w:sz="0" w:space="0" w:color="000000"/>
              <w:left w:val="none" w:sz="0" w:space="0" w:color="000000"/>
              <w:bottom w:val="none" w:sz="0" w:space="0" w:color="000000"/>
              <w:right w:val="none" w:sz="0" w:space="0" w:color="000000"/>
            </w:tcBorders>
            <w:vAlign w:val="center"/>
          </w:tcPr>
          <w:p w14:paraId="2E4E753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-17263.2</w:t>
            </w:r>
          </w:p>
        </w:tc>
        <w:tc>
          <w:tcPr>
            <w:tcW w:w="910" w:type="dxa"/>
            <w:tcBorders>
              <w:top w:val="none" w:sz="0" w:space="0" w:color="000000"/>
              <w:left w:val="none" w:sz="0" w:space="0" w:color="000000"/>
              <w:bottom w:val="none" w:sz="0" w:space="0" w:color="000000"/>
              <w:right w:val="none" w:sz="0" w:space="0" w:color="000000"/>
            </w:tcBorders>
            <w:vAlign w:val="center"/>
          </w:tcPr>
          <w:p w14:paraId="12F49BA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-25393.5</w:t>
            </w:r>
          </w:p>
        </w:tc>
        <w:tc>
          <w:tcPr>
            <w:tcW w:w="911" w:type="dxa"/>
            <w:tcBorders>
              <w:top w:val="none" w:sz="0" w:space="0" w:color="000000"/>
              <w:left w:val="none" w:sz="0" w:space="0" w:color="000000"/>
              <w:bottom w:val="none" w:sz="0" w:space="0" w:color="000000"/>
              <w:right w:val="none" w:sz="0" w:space="0" w:color="000000"/>
            </w:tcBorders>
            <w:vAlign w:val="center"/>
          </w:tcPr>
          <w:p w14:paraId="4D03034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-36788.4</w:t>
            </w:r>
          </w:p>
        </w:tc>
        <w:tc>
          <w:tcPr>
            <w:tcW w:w="929" w:type="dxa"/>
            <w:tcBorders>
              <w:top w:val="none" w:sz="0" w:space="0" w:color="000000"/>
              <w:left w:val="none" w:sz="0" w:space="0" w:color="000000"/>
              <w:bottom w:val="none" w:sz="0" w:space="0" w:color="000000"/>
              <w:right w:val="none" w:sz="0" w:space="0" w:color="000000"/>
            </w:tcBorders>
            <w:vAlign w:val="center"/>
          </w:tcPr>
          <w:p w14:paraId="07A1461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-47277.5</w:t>
            </w:r>
          </w:p>
        </w:tc>
        <w:tc>
          <w:tcPr>
            <w:tcW w:w="907" w:type="dxa"/>
            <w:tcBorders>
              <w:top w:val="none" w:sz="0" w:space="0" w:color="000000"/>
              <w:left w:val="none" w:sz="0" w:space="0" w:color="000000"/>
              <w:bottom w:val="none" w:sz="0" w:space="0" w:color="000000"/>
              <w:right w:val="none" w:sz="0" w:space="0" w:color="000000"/>
            </w:tcBorders>
            <w:vAlign w:val="center"/>
          </w:tcPr>
          <w:p w14:paraId="510B64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-39751.9</w:t>
            </w:r>
          </w:p>
        </w:tc>
        <w:tc>
          <w:tcPr>
            <w:tcW w:w="1064" w:type="dxa"/>
            <w:tcBorders>
              <w:top w:val="none" w:sz="0" w:space="0" w:color="000000"/>
              <w:left w:val="none" w:sz="0" w:space="0" w:color="000000"/>
              <w:bottom w:val="none" w:sz="0" w:space="0" w:color="000000"/>
              <w:right w:val="none" w:sz="0" w:space="0" w:color="000000"/>
            </w:tcBorders>
            <w:vAlign w:val="center"/>
          </w:tcPr>
          <w:p w14:paraId="3D0A5CA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-30508.3</w:t>
            </w:r>
          </w:p>
        </w:tc>
      </w:tr>
      <w:tr w:rsidR="003A20D6" w:rsidRPr="00B80A37" w14:paraId="17130CC6" w14:textId="77777777">
        <w:trPr>
          <w:trHeight w:hRule="exact" w:val="198"/>
        </w:trPr>
        <w:tc>
          <w:tcPr>
            <w:tcW w:w="1615" w:type="dxa"/>
            <w:tcBorders>
              <w:top w:val="none" w:sz="0" w:space="0" w:color="000000"/>
              <w:left w:val="none" w:sz="0" w:space="0" w:color="000000"/>
              <w:bottom w:val="none" w:sz="0" w:space="0" w:color="000000"/>
              <w:right w:val="single" w:sz="2" w:space="0" w:color="000000"/>
            </w:tcBorders>
            <w:vAlign w:val="center"/>
          </w:tcPr>
          <w:p w14:paraId="50DA2A3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LL ratio</w:t>
            </w:r>
          </w:p>
        </w:tc>
        <w:tc>
          <w:tcPr>
            <w:tcW w:w="900" w:type="dxa"/>
            <w:tcBorders>
              <w:top w:val="none" w:sz="0" w:space="0" w:color="000000"/>
              <w:left w:val="single" w:sz="2" w:space="0" w:color="000000"/>
              <w:bottom w:val="none" w:sz="0" w:space="0" w:color="000000"/>
              <w:right w:val="none" w:sz="0" w:space="0" w:color="000000"/>
            </w:tcBorders>
            <w:vAlign w:val="center"/>
          </w:tcPr>
          <w:p w14:paraId="5C93A1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4809.7</w:t>
            </w:r>
          </w:p>
        </w:tc>
        <w:tc>
          <w:tcPr>
            <w:tcW w:w="900" w:type="dxa"/>
            <w:tcBorders>
              <w:top w:val="none" w:sz="0" w:space="0" w:color="000000"/>
              <w:left w:val="none" w:sz="0" w:space="0" w:color="000000"/>
              <w:bottom w:val="none" w:sz="0" w:space="0" w:color="000000"/>
              <w:right w:val="none" w:sz="0" w:space="0" w:color="000000"/>
            </w:tcBorders>
            <w:vAlign w:val="center"/>
          </w:tcPr>
          <w:p w14:paraId="26958A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5980.6</w:t>
            </w:r>
          </w:p>
        </w:tc>
        <w:tc>
          <w:tcPr>
            <w:tcW w:w="910" w:type="dxa"/>
            <w:tcBorders>
              <w:top w:val="none" w:sz="0" w:space="0" w:color="000000"/>
              <w:left w:val="none" w:sz="0" w:space="0" w:color="000000"/>
              <w:bottom w:val="none" w:sz="0" w:space="0" w:color="000000"/>
              <w:right w:val="none" w:sz="0" w:space="0" w:color="000000"/>
            </w:tcBorders>
            <w:vAlign w:val="center"/>
          </w:tcPr>
          <w:p w14:paraId="51E375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9168.7</w:t>
            </w:r>
          </w:p>
        </w:tc>
        <w:tc>
          <w:tcPr>
            <w:tcW w:w="911" w:type="dxa"/>
            <w:tcBorders>
              <w:top w:val="none" w:sz="0" w:space="0" w:color="000000"/>
              <w:left w:val="none" w:sz="0" w:space="0" w:color="000000"/>
              <w:bottom w:val="none" w:sz="0" w:space="0" w:color="000000"/>
              <w:right w:val="none" w:sz="0" w:space="0" w:color="000000"/>
            </w:tcBorders>
            <w:vAlign w:val="center"/>
          </w:tcPr>
          <w:p w14:paraId="1E17322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13105.7</w:t>
            </w:r>
          </w:p>
        </w:tc>
        <w:tc>
          <w:tcPr>
            <w:tcW w:w="929" w:type="dxa"/>
            <w:tcBorders>
              <w:top w:val="none" w:sz="0" w:space="0" w:color="000000"/>
              <w:left w:val="none" w:sz="0" w:space="0" w:color="000000"/>
              <w:bottom w:val="none" w:sz="0" w:space="0" w:color="000000"/>
              <w:right w:val="none" w:sz="0" w:space="0" w:color="000000"/>
            </w:tcBorders>
            <w:vAlign w:val="center"/>
          </w:tcPr>
          <w:p w14:paraId="7AED058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6938.6</w:t>
            </w:r>
          </w:p>
        </w:tc>
        <w:tc>
          <w:tcPr>
            <w:tcW w:w="907" w:type="dxa"/>
            <w:tcBorders>
              <w:top w:val="none" w:sz="0" w:space="0" w:color="000000"/>
              <w:left w:val="none" w:sz="0" w:space="0" w:color="000000"/>
              <w:bottom w:val="none" w:sz="0" w:space="0" w:color="000000"/>
              <w:right w:val="none" w:sz="0" w:space="0" w:color="000000"/>
            </w:tcBorders>
            <w:vAlign w:val="center"/>
          </w:tcPr>
          <w:p w14:paraId="71FAA8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7882.1</w:t>
            </w:r>
          </w:p>
        </w:tc>
        <w:tc>
          <w:tcPr>
            <w:tcW w:w="1064" w:type="dxa"/>
            <w:tcBorders>
              <w:top w:val="none" w:sz="0" w:space="0" w:color="000000"/>
              <w:left w:val="none" w:sz="0" w:space="0" w:color="000000"/>
              <w:bottom w:val="none" w:sz="0" w:space="0" w:color="000000"/>
              <w:right w:val="none" w:sz="0" w:space="0" w:color="000000"/>
            </w:tcBorders>
            <w:vAlign w:val="center"/>
          </w:tcPr>
          <w:p w14:paraId="382C505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8760.69</w:t>
            </w:r>
          </w:p>
        </w:tc>
      </w:tr>
      <w:tr w:rsidR="003A20D6" w:rsidRPr="00B80A37" w14:paraId="7F25B365" w14:textId="77777777">
        <w:trPr>
          <w:trHeight w:hRule="exact" w:val="219"/>
        </w:trPr>
        <w:tc>
          <w:tcPr>
            <w:tcW w:w="1615" w:type="dxa"/>
            <w:tcBorders>
              <w:top w:val="none" w:sz="0" w:space="0" w:color="000000"/>
              <w:left w:val="none" w:sz="0" w:space="0" w:color="000000"/>
              <w:bottom w:val="none" w:sz="0" w:space="0" w:color="000000"/>
              <w:right w:val="single" w:sz="2" w:space="0" w:color="000000"/>
            </w:tcBorders>
            <w:vAlign w:val="center"/>
          </w:tcPr>
          <w:p w14:paraId="50DDC260" w14:textId="77777777" w:rsidR="003A20D6" w:rsidRPr="00B80A37" w:rsidRDefault="002B38CB">
            <w:pPr>
              <w:ind w:left="128"/>
              <w:rPr>
                <w:rFonts w:ascii="Times New Roman" w:hAnsi="Times New Roman"/>
                <w:color w:val="000000"/>
                <w:spacing w:val="6"/>
                <w:sz w:val="18"/>
              </w:rPr>
            </w:pPr>
            <w:proofErr w:type="spellStart"/>
            <w:r w:rsidRPr="00B80A37">
              <w:rPr>
                <w:rFonts w:ascii="Times New Roman" w:hAnsi="Times New Roman"/>
                <w:color w:val="000000"/>
                <w:spacing w:val="6"/>
                <w:sz w:val="18"/>
              </w:rPr>
              <w:t>nb</w:t>
            </w:r>
            <w:proofErr w:type="spellEnd"/>
            <w:r w:rsidRPr="00B80A37">
              <w:rPr>
                <w:rFonts w:ascii="Times New Roman" w:hAnsi="Times New Roman"/>
                <w:color w:val="000000"/>
                <w:spacing w:val="6"/>
                <w:sz w:val="18"/>
              </w:rPr>
              <w:t xml:space="preserve"> of restrictions</w:t>
            </w:r>
          </w:p>
        </w:tc>
        <w:tc>
          <w:tcPr>
            <w:tcW w:w="900" w:type="dxa"/>
            <w:tcBorders>
              <w:top w:val="none" w:sz="0" w:space="0" w:color="000000"/>
              <w:left w:val="single" w:sz="2" w:space="0" w:color="000000"/>
              <w:bottom w:val="none" w:sz="0" w:space="0" w:color="000000"/>
              <w:right w:val="none" w:sz="0" w:space="0" w:color="000000"/>
            </w:tcBorders>
            <w:vAlign w:val="center"/>
          </w:tcPr>
          <w:p w14:paraId="6676AA6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355</w:t>
            </w:r>
          </w:p>
        </w:tc>
        <w:tc>
          <w:tcPr>
            <w:tcW w:w="900" w:type="dxa"/>
            <w:tcBorders>
              <w:top w:val="none" w:sz="0" w:space="0" w:color="000000"/>
              <w:left w:val="none" w:sz="0" w:space="0" w:color="000000"/>
              <w:bottom w:val="none" w:sz="0" w:space="0" w:color="000000"/>
              <w:right w:val="none" w:sz="0" w:space="0" w:color="000000"/>
            </w:tcBorders>
            <w:vAlign w:val="center"/>
          </w:tcPr>
          <w:p w14:paraId="7174F15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369</w:t>
            </w:r>
          </w:p>
        </w:tc>
        <w:tc>
          <w:tcPr>
            <w:tcW w:w="910" w:type="dxa"/>
            <w:tcBorders>
              <w:top w:val="none" w:sz="0" w:space="0" w:color="000000"/>
              <w:left w:val="none" w:sz="0" w:space="0" w:color="000000"/>
              <w:bottom w:val="none" w:sz="0" w:space="0" w:color="000000"/>
              <w:right w:val="none" w:sz="0" w:space="0" w:color="000000"/>
            </w:tcBorders>
            <w:vAlign w:val="center"/>
          </w:tcPr>
          <w:p w14:paraId="2E5C477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393</w:t>
            </w:r>
          </w:p>
        </w:tc>
        <w:tc>
          <w:tcPr>
            <w:tcW w:w="911" w:type="dxa"/>
            <w:tcBorders>
              <w:top w:val="none" w:sz="0" w:space="0" w:color="000000"/>
              <w:left w:val="none" w:sz="0" w:space="0" w:color="000000"/>
              <w:bottom w:val="none" w:sz="0" w:space="0" w:color="000000"/>
              <w:right w:val="none" w:sz="0" w:space="0" w:color="000000"/>
            </w:tcBorders>
            <w:vAlign w:val="center"/>
          </w:tcPr>
          <w:p w14:paraId="252F63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426</w:t>
            </w:r>
          </w:p>
        </w:tc>
        <w:tc>
          <w:tcPr>
            <w:tcW w:w="929" w:type="dxa"/>
            <w:tcBorders>
              <w:top w:val="none" w:sz="0" w:space="0" w:color="000000"/>
              <w:left w:val="none" w:sz="0" w:space="0" w:color="000000"/>
              <w:bottom w:val="none" w:sz="0" w:space="0" w:color="000000"/>
              <w:right w:val="none" w:sz="0" w:space="0" w:color="000000"/>
            </w:tcBorders>
            <w:vAlign w:val="center"/>
          </w:tcPr>
          <w:p w14:paraId="261C027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426</w:t>
            </w:r>
          </w:p>
        </w:tc>
        <w:tc>
          <w:tcPr>
            <w:tcW w:w="907" w:type="dxa"/>
            <w:tcBorders>
              <w:top w:val="none" w:sz="0" w:space="0" w:color="000000"/>
              <w:left w:val="none" w:sz="0" w:space="0" w:color="000000"/>
              <w:bottom w:val="none" w:sz="0" w:space="0" w:color="000000"/>
              <w:right w:val="none" w:sz="0" w:space="0" w:color="000000"/>
            </w:tcBorders>
            <w:vAlign w:val="center"/>
          </w:tcPr>
          <w:p w14:paraId="1B970DA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427</w:t>
            </w:r>
          </w:p>
        </w:tc>
        <w:tc>
          <w:tcPr>
            <w:tcW w:w="1064" w:type="dxa"/>
            <w:tcBorders>
              <w:top w:val="none" w:sz="0" w:space="0" w:color="000000"/>
              <w:left w:val="none" w:sz="0" w:space="0" w:color="000000"/>
              <w:bottom w:val="none" w:sz="0" w:space="0" w:color="000000"/>
              <w:right w:val="none" w:sz="0" w:space="0" w:color="000000"/>
            </w:tcBorders>
            <w:vAlign w:val="center"/>
          </w:tcPr>
          <w:p w14:paraId="0CF3C6F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402</w:t>
            </w:r>
          </w:p>
        </w:tc>
      </w:tr>
      <w:tr w:rsidR="003A20D6" w:rsidRPr="00B80A37" w14:paraId="6D33B1F5" w14:textId="77777777">
        <w:trPr>
          <w:trHeight w:hRule="exact" w:val="263"/>
        </w:trPr>
        <w:tc>
          <w:tcPr>
            <w:tcW w:w="1615" w:type="dxa"/>
            <w:tcBorders>
              <w:top w:val="none" w:sz="0" w:space="0" w:color="000000"/>
              <w:left w:val="none" w:sz="0" w:space="0" w:color="000000"/>
              <w:bottom w:val="double" w:sz="9" w:space="0" w:color="000000"/>
              <w:right w:val="single" w:sz="2" w:space="0" w:color="000000"/>
            </w:tcBorders>
            <w:vAlign w:val="center"/>
          </w:tcPr>
          <w:p w14:paraId="64602193"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p-value</w:t>
            </w:r>
          </w:p>
        </w:tc>
        <w:tc>
          <w:tcPr>
            <w:tcW w:w="900" w:type="dxa"/>
            <w:tcBorders>
              <w:top w:val="none" w:sz="0" w:space="0" w:color="000000"/>
              <w:left w:val="single" w:sz="2" w:space="0" w:color="000000"/>
              <w:bottom w:val="double" w:sz="9" w:space="0" w:color="000000"/>
              <w:right w:val="none" w:sz="0" w:space="0" w:color="000000"/>
            </w:tcBorders>
            <w:vAlign w:val="center"/>
          </w:tcPr>
          <w:p w14:paraId="56F4F63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0" w:type="dxa"/>
            <w:tcBorders>
              <w:top w:val="none" w:sz="0" w:space="0" w:color="000000"/>
              <w:left w:val="none" w:sz="0" w:space="0" w:color="000000"/>
              <w:bottom w:val="double" w:sz="9" w:space="0" w:color="000000"/>
              <w:right w:val="none" w:sz="0" w:space="0" w:color="000000"/>
            </w:tcBorders>
            <w:vAlign w:val="center"/>
          </w:tcPr>
          <w:p w14:paraId="0E9698D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0" w:type="dxa"/>
            <w:tcBorders>
              <w:top w:val="none" w:sz="0" w:space="0" w:color="000000"/>
              <w:left w:val="none" w:sz="0" w:space="0" w:color="000000"/>
              <w:bottom w:val="double" w:sz="9" w:space="0" w:color="000000"/>
              <w:right w:val="none" w:sz="0" w:space="0" w:color="000000"/>
            </w:tcBorders>
            <w:vAlign w:val="center"/>
          </w:tcPr>
          <w:p w14:paraId="42712E9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1" w:type="dxa"/>
            <w:tcBorders>
              <w:top w:val="none" w:sz="0" w:space="0" w:color="000000"/>
              <w:left w:val="none" w:sz="0" w:space="0" w:color="000000"/>
              <w:bottom w:val="double" w:sz="9" w:space="0" w:color="000000"/>
              <w:right w:val="none" w:sz="0" w:space="0" w:color="000000"/>
            </w:tcBorders>
            <w:vAlign w:val="center"/>
          </w:tcPr>
          <w:p w14:paraId="0B1443B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9" w:type="dxa"/>
            <w:tcBorders>
              <w:top w:val="none" w:sz="0" w:space="0" w:color="000000"/>
              <w:left w:val="none" w:sz="0" w:space="0" w:color="000000"/>
              <w:bottom w:val="double" w:sz="9" w:space="0" w:color="000000"/>
              <w:right w:val="none" w:sz="0" w:space="0" w:color="000000"/>
            </w:tcBorders>
            <w:vAlign w:val="center"/>
          </w:tcPr>
          <w:p w14:paraId="2375E76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7D3ADE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064" w:type="dxa"/>
            <w:tcBorders>
              <w:top w:val="none" w:sz="0" w:space="0" w:color="000000"/>
              <w:left w:val="none" w:sz="0" w:space="0" w:color="000000"/>
              <w:bottom w:val="double" w:sz="9" w:space="0" w:color="000000"/>
              <w:right w:val="none" w:sz="0" w:space="0" w:color="000000"/>
            </w:tcBorders>
            <w:vAlign w:val="center"/>
          </w:tcPr>
          <w:p w14:paraId="56754DB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r>
    </w:tbl>
    <w:p w14:paraId="733EF897" w14:textId="77777777" w:rsidR="003A20D6" w:rsidRPr="00B80A37" w:rsidRDefault="003A20D6">
      <w:pPr>
        <w:spacing w:after="260" w:line="20" w:lineRule="exact"/>
      </w:pPr>
    </w:p>
    <w:p w14:paraId="51D3AAF8" w14:textId="002DEEEA" w:rsidR="003A20D6" w:rsidRPr="00B80A37" w:rsidRDefault="002B38CB">
      <w:pPr>
        <w:spacing w:after="324"/>
        <w:ind w:left="864" w:right="936"/>
        <w:jc w:val="both"/>
        <w:rPr>
          <w:rFonts w:ascii="Times New Roman" w:hAnsi="Times New Roman"/>
          <w:color w:val="000000"/>
          <w:spacing w:val="19"/>
          <w:sz w:val="12"/>
        </w:rPr>
      </w:pPr>
      <w:r w:rsidRPr="00B80A37">
        <w:rPr>
          <w:rFonts w:ascii="Times New Roman" w:hAnsi="Times New Roman"/>
          <w:color w:val="000000"/>
          <w:spacing w:val="19"/>
          <w:sz w:val="12"/>
        </w:rPr>
        <w:t xml:space="preserve">Notes: Model (A) = with only ad-valorem transport costs. Model (B) = with additive </w:t>
      </w:r>
      <w:r w:rsidRPr="00B80A37">
        <w:rPr>
          <w:rFonts w:ascii="Times New Roman" w:hAnsi="Times New Roman"/>
          <w:i/>
          <w:color w:val="000000"/>
          <w:spacing w:val="19"/>
          <w:w w:val="115"/>
          <w:sz w:val="12"/>
        </w:rPr>
        <w:t xml:space="preserve">&amp; </w:t>
      </w:r>
      <w:r w:rsidRPr="00B80A37">
        <w:rPr>
          <w:rFonts w:ascii="Times New Roman" w:hAnsi="Times New Roman"/>
          <w:color w:val="000000"/>
          <w:spacing w:val="19"/>
          <w:sz w:val="12"/>
        </w:rPr>
        <w:t>ad-valorem transport costs. SER = Standard Error of regression; AIC = Akaike Information Criterion. R</w:t>
      </w:r>
      <w:r w:rsidRPr="00B80A37">
        <w:rPr>
          <w:rFonts w:ascii="Times New Roman" w:hAnsi="Times New Roman"/>
          <w:color w:val="000000"/>
          <w:spacing w:val="19"/>
          <w:w w:val="135"/>
          <w:sz w:val="12"/>
          <w:vertAlign w:val="superscript"/>
        </w:rPr>
        <w:t>2</w:t>
      </w:r>
      <w:r w:rsidRPr="00B80A37">
        <w:rPr>
          <w:rFonts w:ascii="Times New Roman" w:hAnsi="Times New Roman"/>
          <w:color w:val="000000"/>
          <w:spacing w:val="19"/>
          <w:sz w:val="12"/>
        </w:rPr>
        <w:t xml:space="preserve"> between </w:t>
      </w:r>
      <w:r w:rsidRPr="00B80A37">
        <w:rPr>
          <w:rFonts w:ascii="Times New Roman" w:hAnsi="Times New Roman"/>
          <w:color w:val="000000"/>
          <w:spacing w:val="15"/>
          <w:sz w:val="12"/>
        </w:rPr>
        <w:t xml:space="preserve">the log of predicted ratio and the log of the observed ratio. For the LL ratio test, the number of restrictions is equal to the number of parameters estimated, i.e., the number of partner countries plus the number of </w:t>
      </w:r>
      <w:r w:rsidRPr="00B80A37">
        <w:rPr>
          <w:rFonts w:ascii="Times New Roman" w:hAnsi="Times New Roman"/>
          <w:color w:val="000000"/>
          <w:spacing w:val="16"/>
          <w:sz w:val="12"/>
        </w:rPr>
        <w:t xml:space="preserve">products. The mean statistics </w:t>
      </w:r>
      <w:ins w:id="1208" w:author="David Quin" w:date="2018-12-06T13:27:00Z">
        <w:r w:rsidR="005E1B5A" w:rsidRPr="00B80A37">
          <w:rPr>
            <w:rFonts w:ascii="Times New Roman" w:hAnsi="Times New Roman"/>
            <w:color w:val="000000"/>
            <w:spacing w:val="16"/>
            <w:sz w:val="12"/>
          </w:rPr>
          <w:t xml:space="preserve">are </w:t>
        </w:r>
      </w:ins>
      <w:r w:rsidRPr="00B80A37">
        <w:rPr>
          <w:rFonts w:ascii="Times New Roman" w:hAnsi="Times New Roman"/>
          <w:color w:val="000000"/>
          <w:spacing w:val="16"/>
          <w:sz w:val="12"/>
        </w:rPr>
        <w:t>calculated as the average value over all years.</w:t>
      </w:r>
    </w:p>
    <w:p w14:paraId="4052DE82" w14:textId="770DB562" w:rsidR="003A20D6" w:rsidRPr="00B80A37" w:rsidRDefault="003A20D6" w:rsidP="00BA38CF">
      <w:pPr>
        <w:spacing w:before="36"/>
        <w:ind w:right="72"/>
        <w:rPr>
          <w:rFonts w:ascii="Times New Roman" w:hAnsi="Times New Roman"/>
          <w:color w:val="000000"/>
          <w:spacing w:val="6"/>
          <w:sz w:val="12"/>
          <w:vertAlign w:val="superscript"/>
        </w:rPr>
      </w:pPr>
    </w:p>
    <w:p w14:paraId="462F0914"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157C14AB" w14:textId="6B2D7F6B" w:rsidR="003A20D6" w:rsidRPr="00B80A37" w:rsidRDefault="005E1B5A">
      <w:pPr>
        <w:spacing w:line="278" w:lineRule="auto"/>
        <w:jc w:val="center"/>
        <w:rPr>
          <w:rFonts w:ascii="Times New Roman" w:hAnsi="Times New Roman"/>
          <w:color w:val="000000"/>
          <w:spacing w:val="-3"/>
          <w:w w:val="115"/>
          <w:sz w:val="21"/>
        </w:rPr>
      </w:pPr>
      <w:del w:id="1209" w:author="David Quin" w:date="2018-12-06T13:30:00Z">
        <w:r w:rsidRPr="00B80A37">
          <w:rPr>
            <w:noProof/>
          </w:rPr>
          <w:lastRenderedPageBreak/>
          <mc:AlternateContent>
            <mc:Choice Requires="wps">
              <w:drawing>
                <wp:anchor distT="0" distB="0" distL="0" distR="0" simplePos="0" relativeHeight="251853312" behindDoc="1" locked="0" layoutInCell="1" allowOverlap="1" wp14:anchorId="70A08776" wp14:editId="71668EEB">
                  <wp:simplePos x="0" y="0"/>
                  <wp:positionH relativeFrom="column">
                    <wp:posOffset>0</wp:posOffset>
                  </wp:positionH>
                  <wp:positionV relativeFrom="paragraph">
                    <wp:posOffset>8804275</wp:posOffset>
                  </wp:positionV>
                  <wp:extent cx="5486400" cy="132715"/>
                  <wp:effectExtent l="0" t="0" r="0" b="0"/>
                  <wp:wrapSquare wrapText="bothSides"/>
                  <wp:docPr id="709"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935"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08776" id="Text Box 691" o:spid="_x0000_s1056" type="#_x0000_t202" style="position:absolute;left:0;text-align:left;margin-left:0;margin-top:693.25pt;width:6in;height:10.45pt;z-index:-251463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DCpQIAAJ4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V56CUacdNCkBzpqdCtGFCW+qdDQqxQc73tw1SMcQKctW9XfifKrAhf3zGe6oIz3dvggKkAkey3s&#13;&#10;jbGWnakTMEcAAy15PLXBRC1hcxHGUejBUQln/mWw9BcmC5ek8+1eKv2Oig4ZI8MS2mzRyeFO6cl1&#13;&#10;djHBuChY28I+SVv+bAMwpx2IDVfNmcnCdu5H4iWbeBOHThhEGyf08ty5KdahExX+cpFf5ut17v80&#13;&#10;cf0wbVhVUW7CzCrywz/r0lHPU/9POlKiZZWBMykpuduuW4kOBFRc2O9YkDM393katl7A5QUlPwi9&#13;&#10;2yBxiiheOmERLpxk6cWO5ye3SeSFSZgXzyndMU7/nRIaMpwsgsWkmt9y8+z3mhtJO6ZhTrSsy3B8&#13;&#10;ciJpQ0m14ZVtrSasneyzUpj0n0oB7Z4bbQVrNDqpVY/b0T6DSzsTjJq3onoECUsBCgMxwpADoxHy&#13;&#10;O0YDDIwMq297IilG7XsOL9JMl9mQs7GdDcJLuJphjdFkrvU0hfa9ZLsGkKcXxcUNPJWaWRU/ZXF8&#13;&#10;YDAELJnjwDJT5vzfej2N1dUvAAAA//8DAFBLAwQUAAYACAAAACEACky8wuQAAAAPAQAADwAAAGRy&#13;&#10;cy9kb3ducmV2LnhtbEyPwU7DMBBE70j8g7VI3KhDSdMojVOhVhUHxKEFJI5ubOKIeB3Zbur+Pcup&#13;&#10;XFbaN9rZmXqd7MAm7UPvUMDjLAOmsXWqx07Ax/vuoQQWokQlB4dawEUHWDe3N7WslDvjXk+H2DEy&#13;&#10;wVBJASbGseI8tEZbGWZu1Ejat/NWRlp9x5WXZzK3A59nWcGt7JE+GDnqjdHtz+FkBXxuxt1r+jLy&#13;&#10;bVqol+18ub/4Nglxf5e2KxrPK2BRp3i9gL8OlB8aCnZ0J1SBDQKoTST6VBYLYKSXRU7oSCjPljnw&#13;&#10;pub/ezS/AAAA//8DAFBLAQItABQABgAIAAAAIQC2gziS/gAAAOEBAAATAAAAAAAAAAAAAAAAAAAA&#13;&#10;AABbQ29udGVudF9UeXBlc10ueG1sUEsBAi0AFAAGAAgAAAAhADj9If/WAAAAlAEAAAsAAAAAAAAA&#13;&#10;AAAAAAAALwEAAF9yZWxzLy5yZWxzUEsBAi0AFAAGAAgAAAAhAAr7cMKlAgAAngUAAA4AAAAAAAAA&#13;&#10;AAAAAAAALgIAAGRycy9lMm9Eb2MueG1sUEsBAi0AFAAGAAgAAAAhAApMvMLkAAAADwEAAA8AAAAA&#13;&#10;AAAAAAAAAAAA/wQAAGRycy9kb3ducmV2LnhtbFBLBQYAAAAABAAEAPMAAAAQBgAAAAA=&#13;&#10;" filled="f" stroked="f">
                  <v:path arrowok="t"/>
                  <v:textbox inset="0,0,0,0">
                    <w:txbxContent>
                      <w:p w14:paraId="500D7935"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33</w:t>
                        </w:r>
                      </w:p>
                    </w:txbxContent>
                  </v:textbox>
                  <w10:wrap type="square"/>
                </v:shape>
              </w:pict>
            </mc:Fallback>
          </mc:AlternateContent>
        </w:r>
      </w:del>
      <w:r w:rsidR="002B38CB" w:rsidRPr="00B80A37">
        <w:rPr>
          <w:rFonts w:ascii="Times New Roman" w:hAnsi="Times New Roman"/>
          <w:color w:val="000000"/>
          <w:spacing w:val="-3"/>
          <w:w w:val="115"/>
          <w:sz w:val="21"/>
        </w:rPr>
        <w:t>Table B.4: Vessel: Measures of Goodness-of-fit (3 digits)</w:t>
      </w:r>
    </w:p>
    <w:tbl>
      <w:tblPr>
        <w:tblW w:w="0" w:type="auto"/>
        <w:tblInd w:w="252" w:type="dxa"/>
        <w:tblLayout w:type="fixed"/>
        <w:tblCellMar>
          <w:left w:w="0" w:type="dxa"/>
          <w:right w:w="0" w:type="dxa"/>
        </w:tblCellMar>
        <w:tblLook w:val="0000" w:firstRow="0" w:lastRow="0" w:firstColumn="0" w:lastColumn="0" w:noHBand="0" w:noVBand="0"/>
      </w:tblPr>
      <w:tblGrid>
        <w:gridCol w:w="1613"/>
        <w:gridCol w:w="900"/>
        <w:gridCol w:w="903"/>
        <w:gridCol w:w="915"/>
        <w:gridCol w:w="925"/>
        <w:gridCol w:w="907"/>
        <w:gridCol w:w="907"/>
        <w:gridCol w:w="1066"/>
      </w:tblGrid>
      <w:tr w:rsidR="003A20D6" w:rsidRPr="00B80A37" w14:paraId="19D36BF6" w14:textId="77777777">
        <w:trPr>
          <w:trHeight w:hRule="exact" w:val="248"/>
        </w:trPr>
        <w:tc>
          <w:tcPr>
            <w:tcW w:w="1613" w:type="dxa"/>
            <w:tcBorders>
              <w:top w:val="double" w:sz="9" w:space="0" w:color="000000"/>
              <w:left w:val="none" w:sz="0" w:space="0" w:color="000000"/>
              <w:bottom w:val="single" w:sz="1" w:space="0" w:color="000000"/>
              <w:right w:val="single" w:sz="1" w:space="0" w:color="000000"/>
            </w:tcBorders>
            <w:vAlign w:val="center"/>
          </w:tcPr>
          <w:p w14:paraId="543193C6"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Year</w:t>
            </w:r>
          </w:p>
        </w:tc>
        <w:tc>
          <w:tcPr>
            <w:tcW w:w="900" w:type="dxa"/>
            <w:tcBorders>
              <w:top w:val="double" w:sz="9" w:space="0" w:color="000000"/>
              <w:left w:val="single" w:sz="1" w:space="0" w:color="000000"/>
              <w:bottom w:val="single" w:sz="1" w:space="0" w:color="000000"/>
              <w:right w:val="none" w:sz="0" w:space="0" w:color="000000"/>
            </w:tcBorders>
            <w:vAlign w:val="center"/>
          </w:tcPr>
          <w:p w14:paraId="0CFF00D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1974</w:t>
            </w:r>
          </w:p>
        </w:tc>
        <w:tc>
          <w:tcPr>
            <w:tcW w:w="903" w:type="dxa"/>
            <w:tcBorders>
              <w:top w:val="double" w:sz="9" w:space="0" w:color="000000"/>
              <w:left w:val="none" w:sz="0" w:space="0" w:color="000000"/>
              <w:bottom w:val="single" w:sz="1" w:space="0" w:color="000000"/>
              <w:right w:val="none" w:sz="0" w:space="0" w:color="000000"/>
            </w:tcBorders>
            <w:vAlign w:val="center"/>
          </w:tcPr>
          <w:p w14:paraId="2DD0709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1980</w:t>
            </w:r>
          </w:p>
        </w:tc>
        <w:tc>
          <w:tcPr>
            <w:tcW w:w="915" w:type="dxa"/>
            <w:tcBorders>
              <w:top w:val="double" w:sz="9" w:space="0" w:color="000000"/>
              <w:left w:val="none" w:sz="0" w:space="0" w:color="000000"/>
              <w:bottom w:val="single" w:sz="1" w:space="0" w:color="000000"/>
              <w:right w:val="none" w:sz="0" w:space="0" w:color="000000"/>
            </w:tcBorders>
            <w:vAlign w:val="center"/>
          </w:tcPr>
          <w:p w14:paraId="307BBF4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1990</w:t>
            </w:r>
          </w:p>
        </w:tc>
        <w:tc>
          <w:tcPr>
            <w:tcW w:w="925" w:type="dxa"/>
            <w:tcBorders>
              <w:top w:val="double" w:sz="9" w:space="0" w:color="000000"/>
              <w:left w:val="none" w:sz="0" w:space="0" w:color="000000"/>
              <w:bottom w:val="single" w:sz="1" w:space="0" w:color="000000"/>
              <w:right w:val="none" w:sz="0" w:space="0" w:color="000000"/>
            </w:tcBorders>
            <w:vAlign w:val="center"/>
          </w:tcPr>
          <w:p w14:paraId="1664B9C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2000</w:t>
            </w:r>
          </w:p>
        </w:tc>
        <w:tc>
          <w:tcPr>
            <w:tcW w:w="907" w:type="dxa"/>
            <w:tcBorders>
              <w:top w:val="double" w:sz="9" w:space="0" w:color="000000"/>
              <w:left w:val="none" w:sz="0" w:space="0" w:color="000000"/>
              <w:bottom w:val="single" w:sz="1" w:space="0" w:color="000000"/>
              <w:right w:val="none" w:sz="0" w:space="0" w:color="000000"/>
            </w:tcBorders>
            <w:vAlign w:val="center"/>
          </w:tcPr>
          <w:p w14:paraId="3138556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2010</w:t>
            </w:r>
          </w:p>
        </w:tc>
        <w:tc>
          <w:tcPr>
            <w:tcW w:w="907" w:type="dxa"/>
            <w:tcBorders>
              <w:top w:val="double" w:sz="9" w:space="0" w:color="000000"/>
              <w:left w:val="none" w:sz="0" w:space="0" w:color="000000"/>
              <w:bottom w:val="single" w:sz="1" w:space="0" w:color="000000"/>
              <w:right w:val="none" w:sz="0" w:space="0" w:color="000000"/>
            </w:tcBorders>
            <w:vAlign w:val="center"/>
          </w:tcPr>
          <w:p w14:paraId="5931DE4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c>
          <w:tcPr>
            <w:tcW w:w="1066" w:type="dxa"/>
            <w:tcBorders>
              <w:top w:val="double" w:sz="9" w:space="0" w:color="000000"/>
              <w:left w:val="none" w:sz="0" w:space="0" w:color="000000"/>
              <w:bottom w:val="single" w:sz="1" w:space="0" w:color="000000"/>
              <w:right w:val="none" w:sz="0" w:space="0" w:color="000000"/>
            </w:tcBorders>
            <w:vAlign w:val="center"/>
          </w:tcPr>
          <w:p w14:paraId="692A60E0" w14:textId="77777777" w:rsidR="003A20D6" w:rsidRPr="00B80A37" w:rsidRDefault="002B38CB">
            <w:pPr>
              <w:jc w:val="center"/>
              <w:rPr>
                <w:rFonts w:ascii="Times New Roman" w:hAnsi="Times New Roman"/>
                <w:color w:val="000000"/>
                <w:spacing w:val="4"/>
                <w:sz w:val="18"/>
              </w:rPr>
            </w:pPr>
            <w:r w:rsidRPr="00B80A37">
              <w:rPr>
                <w:rFonts w:ascii="Times New Roman" w:hAnsi="Times New Roman"/>
                <w:color w:val="000000"/>
                <w:spacing w:val="4"/>
                <w:sz w:val="18"/>
              </w:rPr>
              <w:t xml:space="preserve">Mean </w:t>
            </w:r>
            <w:proofErr w:type="spellStart"/>
            <w:r w:rsidRPr="00B80A37">
              <w:rPr>
                <w:rFonts w:ascii="Times New Roman" w:hAnsi="Times New Roman"/>
                <w:color w:val="000000"/>
                <w:spacing w:val="4"/>
                <w:sz w:val="18"/>
              </w:rPr>
              <w:t>st</w:t>
            </w:r>
            <w:proofErr w:type="spellEnd"/>
            <w:r w:rsidRPr="00B80A37">
              <w:rPr>
                <w:rFonts w:ascii="Times New Roman" w:hAnsi="Times New Roman"/>
                <w:color w:val="000000"/>
                <w:spacing w:val="4"/>
                <w:sz w:val="18"/>
              </w:rPr>
              <w:t xml:space="preserve"> at</w:t>
            </w:r>
          </w:p>
        </w:tc>
      </w:tr>
      <w:tr w:rsidR="003A20D6" w:rsidRPr="00B80A37" w14:paraId="5916BFAA" w14:textId="77777777">
        <w:trPr>
          <w:trHeight w:hRule="exact" w:val="227"/>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5EE17623"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R</w:t>
            </w:r>
            <w:r w:rsidRPr="00B80A37">
              <w:rPr>
                <w:rFonts w:ascii="Times New Roman" w:hAnsi="Times New Roman"/>
                <w:color w:val="000000"/>
                <w:w w:val="125"/>
                <w:sz w:val="18"/>
                <w:vertAlign w:val="superscript"/>
              </w:rPr>
              <w:t>2</w:t>
            </w:r>
          </w:p>
        </w:tc>
        <w:tc>
          <w:tcPr>
            <w:tcW w:w="903" w:type="dxa"/>
            <w:tcBorders>
              <w:top w:val="single" w:sz="1" w:space="0" w:color="000000"/>
              <w:left w:val="none" w:sz="0" w:space="0" w:color="000000"/>
              <w:bottom w:val="single" w:sz="1" w:space="0" w:color="000000"/>
              <w:right w:val="none" w:sz="0" w:space="0" w:color="000000"/>
            </w:tcBorders>
          </w:tcPr>
          <w:p w14:paraId="0A7DF848"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1DAA9449"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34077BDA"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E27310A"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6091141D"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38BD8151" w14:textId="77777777" w:rsidR="003A20D6" w:rsidRPr="00B80A37" w:rsidRDefault="003A20D6">
            <w:pPr>
              <w:rPr>
                <w:rFonts w:ascii="Times New Roman" w:hAnsi="Times New Roman"/>
                <w:color w:val="000000"/>
                <w:sz w:val="20"/>
              </w:rPr>
            </w:pPr>
          </w:p>
        </w:tc>
      </w:tr>
      <w:tr w:rsidR="003A20D6" w:rsidRPr="00B80A37" w14:paraId="3DFEBB1C" w14:textId="77777777">
        <w:trPr>
          <w:trHeight w:hRule="exact" w:val="227"/>
        </w:trPr>
        <w:tc>
          <w:tcPr>
            <w:tcW w:w="1613" w:type="dxa"/>
            <w:tcBorders>
              <w:top w:val="single" w:sz="1" w:space="0" w:color="000000"/>
              <w:left w:val="none" w:sz="0" w:space="0" w:color="000000"/>
              <w:bottom w:val="none" w:sz="0" w:space="0" w:color="000000"/>
              <w:right w:val="single" w:sz="1" w:space="0" w:color="000000"/>
            </w:tcBorders>
            <w:vAlign w:val="center"/>
          </w:tcPr>
          <w:p w14:paraId="58C3C249"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6901491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903" w:type="dxa"/>
            <w:tcBorders>
              <w:top w:val="single" w:sz="1" w:space="0" w:color="000000"/>
              <w:left w:val="none" w:sz="0" w:space="0" w:color="000000"/>
              <w:bottom w:val="none" w:sz="0" w:space="0" w:color="000000"/>
              <w:right w:val="none" w:sz="0" w:space="0" w:color="000000"/>
            </w:tcBorders>
            <w:vAlign w:val="center"/>
          </w:tcPr>
          <w:p w14:paraId="715D66F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0.42</w:t>
            </w:r>
          </w:p>
        </w:tc>
        <w:tc>
          <w:tcPr>
            <w:tcW w:w="915" w:type="dxa"/>
            <w:tcBorders>
              <w:top w:val="single" w:sz="1" w:space="0" w:color="000000"/>
              <w:left w:val="none" w:sz="0" w:space="0" w:color="000000"/>
              <w:bottom w:val="none" w:sz="0" w:space="0" w:color="000000"/>
              <w:right w:val="none" w:sz="0" w:space="0" w:color="000000"/>
            </w:tcBorders>
            <w:vAlign w:val="center"/>
          </w:tcPr>
          <w:p w14:paraId="2743343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925" w:type="dxa"/>
            <w:tcBorders>
              <w:top w:val="single" w:sz="1" w:space="0" w:color="000000"/>
              <w:left w:val="none" w:sz="0" w:space="0" w:color="000000"/>
              <w:bottom w:val="none" w:sz="0" w:space="0" w:color="000000"/>
              <w:right w:val="none" w:sz="0" w:space="0" w:color="000000"/>
            </w:tcBorders>
            <w:vAlign w:val="center"/>
          </w:tcPr>
          <w:p w14:paraId="58372E2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0.40</w:t>
            </w:r>
          </w:p>
        </w:tc>
        <w:tc>
          <w:tcPr>
            <w:tcW w:w="907" w:type="dxa"/>
            <w:tcBorders>
              <w:top w:val="single" w:sz="1" w:space="0" w:color="000000"/>
              <w:left w:val="none" w:sz="0" w:space="0" w:color="000000"/>
              <w:bottom w:val="none" w:sz="0" w:space="0" w:color="000000"/>
              <w:right w:val="none" w:sz="0" w:space="0" w:color="000000"/>
            </w:tcBorders>
            <w:vAlign w:val="center"/>
          </w:tcPr>
          <w:p w14:paraId="57F322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c>
          <w:tcPr>
            <w:tcW w:w="907" w:type="dxa"/>
            <w:tcBorders>
              <w:top w:val="single" w:sz="1" w:space="0" w:color="000000"/>
              <w:left w:val="none" w:sz="0" w:space="0" w:color="000000"/>
              <w:bottom w:val="none" w:sz="0" w:space="0" w:color="000000"/>
              <w:right w:val="none" w:sz="0" w:space="0" w:color="000000"/>
            </w:tcBorders>
            <w:vAlign w:val="center"/>
          </w:tcPr>
          <w:p w14:paraId="256E454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0.34</w:t>
            </w:r>
          </w:p>
        </w:tc>
        <w:tc>
          <w:tcPr>
            <w:tcW w:w="1066" w:type="dxa"/>
            <w:tcBorders>
              <w:top w:val="single" w:sz="1" w:space="0" w:color="000000"/>
              <w:left w:val="none" w:sz="0" w:space="0" w:color="000000"/>
              <w:bottom w:val="none" w:sz="0" w:space="0" w:color="000000"/>
              <w:right w:val="none" w:sz="0" w:space="0" w:color="000000"/>
            </w:tcBorders>
            <w:vAlign w:val="center"/>
          </w:tcPr>
          <w:p w14:paraId="1264BEF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0.39</w:t>
            </w:r>
          </w:p>
        </w:tc>
      </w:tr>
      <w:tr w:rsidR="003A20D6" w:rsidRPr="00B80A37" w14:paraId="18E99266" w14:textId="77777777">
        <w:trPr>
          <w:trHeight w:hRule="exact" w:val="220"/>
        </w:trPr>
        <w:tc>
          <w:tcPr>
            <w:tcW w:w="1613" w:type="dxa"/>
            <w:tcBorders>
              <w:top w:val="none" w:sz="0" w:space="0" w:color="000000"/>
              <w:left w:val="none" w:sz="0" w:space="0" w:color="000000"/>
              <w:bottom w:val="single" w:sz="1" w:space="0" w:color="000000"/>
              <w:right w:val="single" w:sz="1" w:space="0" w:color="000000"/>
            </w:tcBorders>
            <w:vAlign w:val="center"/>
          </w:tcPr>
          <w:p w14:paraId="705CEF8B"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385EA78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0.61</w:t>
            </w:r>
          </w:p>
        </w:tc>
        <w:tc>
          <w:tcPr>
            <w:tcW w:w="903" w:type="dxa"/>
            <w:tcBorders>
              <w:top w:val="none" w:sz="0" w:space="0" w:color="000000"/>
              <w:left w:val="none" w:sz="0" w:space="0" w:color="000000"/>
              <w:bottom w:val="single" w:sz="1" w:space="0" w:color="000000"/>
              <w:right w:val="none" w:sz="0" w:space="0" w:color="000000"/>
            </w:tcBorders>
            <w:vAlign w:val="center"/>
          </w:tcPr>
          <w:p w14:paraId="224E90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15" w:type="dxa"/>
            <w:tcBorders>
              <w:top w:val="none" w:sz="0" w:space="0" w:color="000000"/>
              <w:left w:val="none" w:sz="0" w:space="0" w:color="000000"/>
              <w:bottom w:val="single" w:sz="1" w:space="0" w:color="000000"/>
              <w:right w:val="none" w:sz="0" w:space="0" w:color="000000"/>
            </w:tcBorders>
            <w:vAlign w:val="center"/>
          </w:tcPr>
          <w:p w14:paraId="3AF86B8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25" w:type="dxa"/>
            <w:tcBorders>
              <w:top w:val="none" w:sz="0" w:space="0" w:color="000000"/>
              <w:left w:val="none" w:sz="0" w:space="0" w:color="000000"/>
              <w:bottom w:val="single" w:sz="1" w:space="0" w:color="000000"/>
              <w:right w:val="none" w:sz="0" w:space="0" w:color="000000"/>
            </w:tcBorders>
            <w:vAlign w:val="center"/>
          </w:tcPr>
          <w:p w14:paraId="6741239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0.57</w:t>
            </w:r>
          </w:p>
        </w:tc>
        <w:tc>
          <w:tcPr>
            <w:tcW w:w="907" w:type="dxa"/>
            <w:tcBorders>
              <w:top w:val="none" w:sz="0" w:space="0" w:color="000000"/>
              <w:left w:val="none" w:sz="0" w:space="0" w:color="000000"/>
              <w:bottom w:val="single" w:sz="1" w:space="0" w:color="000000"/>
              <w:right w:val="none" w:sz="0" w:space="0" w:color="000000"/>
            </w:tcBorders>
            <w:vAlign w:val="center"/>
          </w:tcPr>
          <w:p w14:paraId="48FEDE4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0.49</w:t>
            </w:r>
          </w:p>
        </w:tc>
        <w:tc>
          <w:tcPr>
            <w:tcW w:w="907" w:type="dxa"/>
            <w:tcBorders>
              <w:top w:val="none" w:sz="0" w:space="0" w:color="000000"/>
              <w:left w:val="none" w:sz="0" w:space="0" w:color="000000"/>
              <w:bottom w:val="single" w:sz="1" w:space="0" w:color="000000"/>
              <w:right w:val="none" w:sz="0" w:space="0" w:color="000000"/>
            </w:tcBorders>
            <w:vAlign w:val="center"/>
          </w:tcPr>
          <w:p w14:paraId="74A2FB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1066" w:type="dxa"/>
            <w:tcBorders>
              <w:top w:val="none" w:sz="0" w:space="0" w:color="000000"/>
              <w:left w:val="none" w:sz="0" w:space="0" w:color="000000"/>
              <w:bottom w:val="single" w:sz="1" w:space="0" w:color="000000"/>
              <w:right w:val="none" w:sz="0" w:space="0" w:color="000000"/>
            </w:tcBorders>
            <w:vAlign w:val="center"/>
          </w:tcPr>
          <w:p w14:paraId="2B8E9B5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0.56</w:t>
            </w:r>
          </w:p>
        </w:tc>
      </w:tr>
      <w:tr w:rsidR="003A20D6" w:rsidRPr="00B80A37" w14:paraId="44694DF5" w14:textId="77777777">
        <w:trPr>
          <w:trHeight w:hRule="exact" w:val="226"/>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53A22553" w14:textId="77777777" w:rsidR="003A20D6" w:rsidRPr="00B80A37" w:rsidRDefault="002B38CB">
            <w:pPr>
              <w:ind w:left="126"/>
              <w:rPr>
                <w:rFonts w:ascii="Times New Roman" w:hAnsi="Times New Roman"/>
                <w:b/>
                <w:color w:val="000000"/>
                <w:sz w:val="18"/>
              </w:rPr>
            </w:pPr>
            <w:r w:rsidRPr="00B80A37">
              <w:rPr>
                <w:rFonts w:ascii="Times New Roman" w:hAnsi="Times New Roman"/>
                <w:b/>
                <w:color w:val="000000"/>
                <w:sz w:val="18"/>
              </w:rPr>
              <w:t>SER</w:t>
            </w:r>
          </w:p>
        </w:tc>
        <w:tc>
          <w:tcPr>
            <w:tcW w:w="903" w:type="dxa"/>
            <w:tcBorders>
              <w:top w:val="single" w:sz="1" w:space="0" w:color="000000"/>
              <w:left w:val="none" w:sz="0" w:space="0" w:color="000000"/>
              <w:bottom w:val="single" w:sz="1" w:space="0" w:color="000000"/>
              <w:right w:val="none" w:sz="0" w:space="0" w:color="000000"/>
            </w:tcBorders>
          </w:tcPr>
          <w:p w14:paraId="0E7ECBEE"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316216B8"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1B0E5F99"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1762064"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7BC54B74"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5AECAB02" w14:textId="77777777" w:rsidR="003A20D6" w:rsidRPr="00B80A37" w:rsidRDefault="003A20D6">
            <w:pPr>
              <w:rPr>
                <w:rFonts w:ascii="Times New Roman" w:hAnsi="Times New Roman"/>
                <w:color w:val="000000"/>
                <w:sz w:val="20"/>
              </w:rPr>
            </w:pPr>
          </w:p>
        </w:tc>
      </w:tr>
      <w:tr w:rsidR="003A20D6" w:rsidRPr="00B80A37" w14:paraId="409B90F6" w14:textId="77777777">
        <w:trPr>
          <w:trHeight w:hRule="exact" w:val="227"/>
        </w:trPr>
        <w:tc>
          <w:tcPr>
            <w:tcW w:w="1613" w:type="dxa"/>
            <w:tcBorders>
              <w:top w:val="single" w:sz="1" w:space="0" w:color="000000"/>
              <w:left w:val="none" w:sz="0" w:space="0" w:color="000000"/>
              <w:bottom w:val="none" w:sz="0" w:space="0" w:color="000000"/>
              <w:right w:val="single" w:sz="1" w:space="0" w:color="000000"/>
            </w:tcBorders>
            <w:vAlign w:val="center"/>
          </w:tcPr>
          <w:p w14:paraId="16E08EDE"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3FD58C7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03" w:type="dxa"/>
            <w:tcBorders>
              <w:top w:val="single" w:sz="1" w:space="0" w:color="000000"/>
              <w:left w:val="none" w:sz="0" w:space="0" w:color="000000"/>
              <w:bottom w:val="none" w:sz="0" w:space="0" w:color="000000"/>
              <w:right w:val="none" w:sz="0" w:space="0" w:color="000000"/>
            </w:tcBorders>
            <w:vAlign w:val="center"/>
          </w:tcPr>
          <w:p w14:paraId="7E7AF62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915" w:type="dxa"/>
            <w:tcBorders>
              <w:top w:val="single" w:sz="1" w:space="0" w:color="000000"/>
              <w:left w:val="none" w:sz="0" w:space="0" w:color="000000"/>
              <w:bottom w:val="none" w:sz="0" w:space="0" w:color="000000"/>
              <w:right w:val="none" w:sz="0" w:space="0" w:color="000000"/>
            </w:tcBorders>
            <w:vAlign w:val="center"/>
          </w:tcPr>
          <w:p w14:paraId="4E41AA6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25" w:type="dxa"/>
            <w:tcBorders>
              <w:top w:val="single" w:sz="1" w:space="0" w:color="000000"/>
              <w:left w:val="none" w:sz="0" w:space="0" w:color="000000"/>
              <w:bottom w:val="none" w:sz="0" w:space="0" w:color="000000"/>
              <w:right w:val="none" w:sz="0" w:space="0" w:color="000000"/>
            </w:tcBorders>
            <w:vAlign w:val="center"/>
          </w:tcPr>
          <w:p w14:paraId="48331DD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07" w:type="dxa"/>
            <w:tcBorders>
              <w:top w:val="single" w:sz="1" w:space="0" w:color="000000"/>
              <w:left w:val="none" w:sz="0" w:space="0" w:color="000000"/>
              <w:bottom w:val="none" w:sz="0" w:space="0" w:color="000000"/>
              <w:right w:val="none" w:sz="0" w:space="0" w:color="000000"/>
            </w:tcBorders>
            <w:vAlign w:val="center"/>
          </w:tcPr>
          <w:p w14:paraId="6C0C949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0.74</w:t>
            </w:r>
          </w:p>
        </w:tc>
        <w:tc>
          <w:tcPr>
            <w:tcW w:w="907" w:type="dxa"/>
            <w:tcBorders>
              <w:top w:val="single" w:sz="1" w:space="0" w:color="000000"/>
              <w:left w:val="none" w:sz="0" w:space="0" w:color="000000"/>
              <w:bottom w:val="none" w:sz="0" w:space="0" w:color="000000"/>
              <w:right w:val="none" w:sz="0" w:space="0" w:color="000000"/>
            </w:tcBorders>
            <w:vAlign w:val="center"/>
          </w:tcPr>
          <w:p w14:paraId="39ACB29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0.76</w:t>
            </w:r>
          </w:p>
        </w:tc>
        <w:tc>
          <w:tcPr>
            <w:tcW w:w="1066" w:type="dxa"/>
            <w:tcBorders>
              <w:top w:val="single" w:sz="1" w:space="0" w:color="000000"/>
              <w:left w:val="none" w:sz="0" w:space="0" w:color="000000"/>
              <w:bottom w:val="none" w:sz="0" w:space="0" w:color="000000"/>
              <w:right w:val="none" w:sz="0" w:space="0" w:color="000000"/>
            </w:tcBorders>
            <w:vAlign w:val="center"/>
          </w:tcPr>
          <w:p w14:paraId="314BB64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r>
      <w:tr w:rsidR="003A20D6" w:rsidRPr="00B80A37" w14:paraId="2DBCD2CB" w14:textId="77777777">
        <w:trPr>
          <w:trHeight w:hRule="exact" w:val="216"/>
        </w:trPr>
        <w:tc>
          <w:tcPr>
            <w:tcW w:w="1613" w:type="dxa"/>
            <w:tcBorders>
              <w:top w:val="none" w:sz="0" w:space="0" w:color="000000"/>
              <w:left w:val="none" w:sz="0" w:space="0" w:color="000000"/>
              <w:bottom w:val="single" w:sz="1" w:space="0" w:color="000000"/>
              <w:right w:val="single" w:sz="1" w:space="0" w:color="000000"/>
            </w:tcBorders>
            <w:vAlign w:val="center"/>
          </w:tcPr>
          <w:p w14:paraId="2B1513C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62A538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3" w:type="dxa"/>
            <w:tcBorders>
              <w:top w:val="none" w:sz="0" w:space="0" w:color="000000"/>
              <w:left w:val="none" w:sz="0" w:space="0" w:color="000000"/>
              <w:bottom w:val="single" w:sz="1" w:space="0" w:color="000000"/>
              <w:right w:val="none" w:sz="0" w:space="0" w:color="000000"/>
            </w:tcBorders>
            <w:vAlign w:val="center"/>
          </w:tcPr>
          <w:p w14:paraId="7769D41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0.53</w:t>
            </w:r>
          </w:p>
        </w:tc>
        <w:tc>
          <w:tcPr>
            <w:tcW w:w="915" w:type="dxa"/>
            <w:tcBorders>
              <w:top w:val="none" w:sz="0" w:space="0" w:color="000000"/>
              <w:left w:val="none" w:sz="0" w:space="0" w:color="000000"/>
              <w:bottom w:val="single" w:sz="1" w:space="0" w:color="000000"/>
              <w:right w:val="none" w:sz="0" w:space="0" w:color="000000"/>
            </w:tcBorders>
            <w:vAlign w:val="center"/>
          </w:tcPr>
          <w:p w14:paraId="31FB69B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25" w:type="dxa"/>
            <w:tcBorders>
              <w:top w:val="none" w:sz="0" w:space="0" w:color="000000"/>
              <w:left w:val="none" w:sz="0" w:space="0" w:color="000000"/>
              <w:bottom w:val="single" w:sz="1" w:space="0" w:color="000000"/>
              <w:right w:val="none" w:sz="0" w:space="0" w:color="000000"/>
            </w:tcBorders>
            <w:vAlign w:val="center"/>
          </w:tcPr>
          <w:p w14:paraId="1512D9F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0.55</w:t>
            </w:r>
          </w:p>
        </w:tc>
        <w:tc>
          <w:tcPr>
            <w:tcW w:w="907" w:type="dxa"/>
            <w:tcBorders>
              <w:top w:val="none" w:sz="0" w:space="0" w:color="000000"/>
              <w:left w:val="none" w:sz="0" w:space="0" w:color="000000"/>
              <w:bottom w:val="single" w:sz="1" w:space="0" w:color="000000"/>
              <w:right w:val="none" w:sz="0" w:space="0" w:color="000000"/>
            </w:tcBorders>
            <w:vAlign w:val="center"/>
          </w:tcPr>
          <w:p w14:paraId="0F4075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907" w:type="dxa"/>
            <w:tcBorders>
              <w:top w:val="none" w:sz="0" w:space="0" w:color="000000"/>
              <w:left w:val="none" w:sz="0" w:space="0" w:color="000000"/>
              <w:bottom w:val="single" w:sz="1" w:space="0" w:color="000000"/>
              <w:right w:val="none" w:sz="0" w:space="0" w:color="000000"/>
            </w:tcBorders>
            <w:vAlign w:val="center"/>
          </w:tcPr>
          <w:p w14:paraId="36E2E65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0.68</w:t>
            </w:r>
          </w:p>
        </w:tc>
        <w:tc>
          <w:tcPr>
            <w:tcW w:w="1066" w:type="dxa"/>
            <w:tcBorders>
              <w:top w:val="none" w:sz="0" w:space="0" w:color="000000"/>
              <w:left w:val="none" w:sz="0" w:space="0" w:color="000000"/>
              <w:bottom w:val="single" w:sz="1" w:space="0" w:color="000000"/>
              <w:right w:val="none" w:sz="0" w:space="0" w:color="000000"/>
            </w:tcBorders>
            <w:vAlign w:val="center"/>
          </w:tcPr>
          <w:p w14:paraId="39AC9AD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0.57</w:t>
            </w:r>
          </w:p>
        </w:tc>
      </w:tr>
      <w:tr w:rsidR="003A20D6" w:rsidRPr="00B80A37" w14:paraId="6C53943E" w14:textId="77777777">
        <w:trPr>
          <w:trHeight w:hRule="exact" w:val="231"/>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3FEF816D" w14:textId="77777777" w:rsidR="003A20D6" w:rsidRPr="00B80A37" w:rsidRDefault="002B38CB">
            <w:pPr>
              <w:ind w:left="126"/>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3" w:type="dxa"/>
            <w:tcBorders>
              <w:top w:val="single" w:sz="1" w:space="0" w:color="000000"/>
              <w:left w:val="none" w:sz="0" w:space="0" w:color="000000"/>
              <w:bottom w:val="single" w:sz="1" w:space="0" w:color="000000"/>
              <w:right w:val="none" w:sz="0" w:space="0" w:color="000000"/>
            </w:tcBorders>
          </w:tcPr>
          <w:p w14:paraId="6244F79B"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0ADBDA51"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2F530335"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EAEE16C"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360AA58E"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517E10B3" w14:textId="77777777" w:rsidR="003A20D6" w:rsidRPr="00B80A37" w:rsidRDefault="003A20D6">
            <w:pPr>
              <w:rPr>
                <w:rFonts w:ascii="Times New Roman" w:hAnsi="Times New Roman"/>
                <w:color w:val="000000"/>
                <w:sz w:val="20"/>
              </w:rPr>
            </w:pPr>
          </w:p>
        </w:tc>
      </w:tr>
      <w:tr w:rsidR="003A20D6" w:rsidRPr="00B80A37" w14:paraId="66BC3B5B" w14:textId="77777777">
        <w:trPr>
          <w:trHeight w:hRule="exact" w:val="226"/>
        </w:trPr>
        <w:tc>
          <w:tcPr>
            <w:tcW w:w="1613" w:type="dxa"/>
            <w:tcBorders>
              <w:top w:val="single" w:sz="1" w:space="0" w:color="000000"/>
              <w:left w:val="none" w:sz="0" w:space="0" w:color="000000"/>
              <w:bottom w:val="none" w:sz="0" w:space="0" w:color="000000"/>
              <w:right w:val="single" w:sz="1" w:space="0" w:color="000000"/>
            </w:tcBorders>
            <w:vAlign w:val="center"/>
          </w:tcPr>
          <w:p w14:paraId="5D6AF9F8"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6C048B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33328.8</w:t>
            </w:r>
          </w:p>
        </w:tc>
        <w:tc>
          <w:tcPr>
            <w:tcW w:w="903" w:type="dxa"/>
            <w:tcBorders>
              <w:top w:val="single" w:sz="1" w:space="0" w:color="000000"/>
              <w:left w:val="none" w:sz="0" w:space="0" w:color="000000"/>
              <w:bottom w:val="none" w:sz="0" w:space="0" w:color="000000"/>
              <w:right w:val="none" w:sz="0" w:space="0" w:color="000000"/>
            </w:tcBorders>
            <w:vAlign w:val="center"/>
          </w:tcPr>
          <w:p w14:paraId="055D9AF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33010.3</w:t>
            </w:r>
          </w:p>
        </w:tc>
        <w:tc>
          <w:tcPr>
            <w:tcW w:w="915" w:type="dxa"/>
            <w:tcBorders>
              <w:top w:val="single" w:sz="1" w:space="0" w:color="000000"/>
              <w:left w:val="none" w:sz="0" w:space="0" w:color="000000"/>
              <w:bottom w:val="none" w:sz="0" w:space="0" w:color="000000"/>
              <w:right w:val="none" w:sz="0" w:space="0" w:color="000000"/>
            </w:tcBorders>
            <w:vAlign w:val="center"/>
          </w:tcPr>
          <w:p w14:paraId="730DE0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51142.6</w:t>
            </w:r>
          </w:p>
        </w:tc>
        <w:tc>
          <w:tcPr>
            <w:tcW w:w="925" w:type="dxa"/>
            <w:tcBorders>
              <w:top w:val="single" w:sz="1" w:space="0" w:color="000000"/>
              <w:left w:val="none" w:sz="0" w:space="0" w:color="000000"/>
              <w:bottom w:val="none" w:sz="0" w:space="0" w:color="000000"/>
              <w:right w:val="none" w:sz="0" w:space="0" w:color="000000"/>
            </w:tcBorders>
            <w:vAlign w:val="center"/>
          </w:tcPr>
          <w:p w14:paraId="767D817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71365.9</w:t>
            </w:r>
          </w:p>
        </w:tc>
        <w:tc>
          <w:tcPr>
            <w:tcW w:w="907" w:type="dxa"/>
            <w:tcBorders>
              <w:top w:val="single" w:sz="1" w:space="0" w:color="000000"/>
              <w:left w:val="none" w:sz="0" w:space="0" w:color="000000"/>
              <w:bottom w:val="none" w:sz="0" w:space="0" w:color="000000"/>
              <w:right w:val="none" w:sz="0" w:space="0" w:color="000000"/>
            </w:tcBorders>
            <w:vAlign w:val="center"/>
          </w:tcPr>
          <w:p w14:paraId="47DD4CC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84789.9</w:t>
            </w:r>
          </w:p>
        </w:tc>
        <w:tc>
          <w:tcPr>
            <w:tcW w:w="907" w:type="dxa"/>
            <w:tcBorders>
              <w:top w:val="single" w:sz="1" w:space="0" w:color="000000"/>
              <w:left w:val="none" w:sz="0" w:space="0" w:color="000000"/>
              <w:bottom w:val="none" w:sz="0" w:space="0" w:color="000000"/>
              <w:right w:val="none" w:sz="0" w:space="0" w:color="000000"/>
            </w:tcBorders>
            <w:vAlign w:val="center"/>
          </w:tcPr>
          <w:p w14:paraId="0FD793A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88191.9</w:t>
            </w:r>
          </w:p>
        </w:tc>
        <w:tc>
          <w:tcPr>
            <w:tcW w:w="1066" w:type="dxa"/>
            <w:tcBorders>
              <w:top w:val="single" w:sz="1" w:space="0" w:color="000000"/>
              <w:left w:val="none" w:sz="0" w:space="0" w:color="000000"/>
              <w:bottom w:val="none" w:sz="0" w:space="0" w:color="000000"/>
              <w:right w:val="none" w:sz="0" w:space="0" w:color="000000"/>
            </w:tcBorders>
            <w:vAlign w:val="center"/>
          </w:tcPr>
          <w:p w14:paraId="5C488FA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57848.6</w:t>
            </w:r>
          </w:p>
        </w:tc>
      </w:tr>
      <w:tr w:rsidR="003A20D6" w:rsidRPr="00B80A37" w14:paraId="2B80D613" w14:textId="77777777">
        <w:trPr>
          <w:trHeight w:hRule="exact" w:val="220"/>
        </w:trPr>
        <w:tc>
          <w:tcPr>
            <w:tcW w:w="1613" w:type="dxa"/>
            <w:tcBorders>
              <w:top w:val="none" w:sz="0" w:space="0" w:color="000000"/>
              <w:left w:val="none" w:sz="0" w:space="0" w:color="000000"/>
              <w:bottom w:val="single" w:sz="1" w:space="0" w:color="000000"/>
              <w:right w:val="single" w:sz="1" w:space="0" w:color="000000"/>
            </w:tcBorders>
            <w:vAlign w:val="center"/>
          </w:tcPr>
          <w:p w14:paraId="5E3E00A7"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0BABE46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27331.5</w:t>
            </w:r>
          </w:p>
        </w:tc>
        <w:tc>
          <w:tcPr>
            <w:tcW w:w="903" w:type="dxa"/>
            <w:tcBorders>
              <w:top w:val="none" w:sz="0" w:space="0" w:color="000000"/>
              <w:left w:val="none" w:sz="0" w:space="0" w:color="000000"/>
              <w:bottom w:val="single" w:sz="1" w:space="0" w:color="000000"/>
              <w:right w:val="none" w:sz="0" w:space="0" w:color="000000"/>
            </w:tcBorders>
            <w:vAlign w:val="center"/>
          </w:tcPr>
          <w:p w14:paraId="5C66262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28067.3</w:t>
            </w:r>
          </w:p>
        </w:tc>
        <w:tc>
          <w:tcPr>
            <w:tcW w:w="915" w:type="dxa"/>
            <w:tcBorders>
              <w:top w:val="none" w:sz="0" w:space="0" w:color="000000"/>
              <w:left w:val="none" w:sz="0" w:space="0" w:color="000000"/>
              <w:bottom w:val="single" w:sz="1" w:space="0" w:color="000000"/>
              <w:right w:val="none" w:sz="0" w:space="0" w:color="000000"/>
            </w:tcBorders>
            <w:vAlign w:val="center"/>
          </w:tcPr>
          <w:p w14:paraId="55D34F4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43664.7</w:t>
            </w:r>
          </w:p>
        </w:tc>
        <w:tc>
          <w:tcPr>
            <w:tcW w:w="925" w:type="dxa"/>
            <w:tcBorders>
              <w:top w:val="none" w:sz="0" w:space="0" w:color="000000"/>
              <w:left w:val="none" w:sz="0" w:space="0" w:color="000000"/>
              <w:bottom w:val="single" w:sz="1" w:space="0" w:color="000000"/>
              <w:right w:val="none" w:sz="0" w:space="0" w:color="000000"/>
            </w:tcBorders>
            <w:vAlign w:val="center"/>
          </w:tcPr>
          <w:p w14:paraId="269478A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60475.9</w:t>
            </w:r>
          </w:p>
        </w:tc>
        <w:tc>
          <w:tcPr>
            <w:tcW w:w="907" w:type="dxa"/>
            <w:tcBorders>
              <w:top w:val="none" w:sz="0" w:space="0" w:color="000000"/>
              <w:left w:val="none" w:sz="0" w:space="0" w:color="000000"/>
              <w:bottom w:val="single" w:sz="1" w:space="0" w:color="000000"/>
              <w:right w:val="none" w:sz="0" w:space="0" w:color="000000"/>
            </w:tcBorders>
            <w:vAlign w:val="center"/>
          </w:tcPr>
          <w:p w14:paraId="28E6A6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76161.3</w:t>
            </w:r>
          </w:p>
        </w:tc>
        <w:tc>
          <w:tcPr>
            <w:tcW w:w="907" w:type="dxa"/>
            <w:tcBorders>
              <w:top w:val="none" w:sz="0" w:space="0" w:color="000000"/>
              <w:left w:val="none" w:sz="0" w:space="0" w:color="000000"/>
              <w:bottom w:val="single" w:sz="1" w:space="0" w:color="000000"/>
              <w:right w:val="none" w:sz="0" w:space="0" w:color="000000"/>
            </w:tcBorders>
            <w:vAlign w:val="center"/>
          </w:tcPr>
          <w:p w14:paraId="337BDC7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80873.7</w:t>
            </w:r>
          </w:p>
        </w:tc>
        <w:tc>
          <w:tcPr>
            <w:tcW w:w="1066" w:type="dxa"/>
            <w:tcBorders>
              <w:top w:val="none" w:sz="0" w:space="0" w:color="000000"/>
              <w:left w:val="none" w:sz="0" w:space="0" w:color="000000"/>
              <w:bottom w:val="single" w:sz="1" w:space="0" w:color="000000"/>
              <w:right w:val="none" w:sz="0" w:space="0" w:color="000000"/>
            </w:tcBorders>
            <w:vAlign w:val="center"/>
          </w:tcPr>
          <w:p w14:paraId="31C69CF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49682.3</w:t>
            </w:r>
          </w:p>
        </w:tc>
      </w:tr>
      <w:tr w:rsidR="003A20D6" w:rsidRPr="00B80A37" w14:paraId="587D62B8" w14:textId="77777777">
        <w:trPr>
          <w:trHeight w:hRule="exact" w:val="230"/>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08A153AC" w14:textId="77777777" w:rsidR="003A20D6" w:rsidRPr="00B80A37" w:rsidRDefault="002B38CB">
            <w:pPr>
              <w:ind w:left="126"/>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3" w:type="dxa"/>
            <w:tcBorders>
              <w:top w:val="single" w:sz="1" w:space="0" w:color="000000"/>
              <w:left w:val="none" w:sz="0" w:space="0" w:color="000000"/>
              <w:bottom w:val="single" w:sz="1" w:space="0" w:color="000000"/>
              <w:right w:val="none" w:sz="0" w:space="0" w:color="000000"/>
            </w:tcBorders>
          </w:tcPr>
          <w:p w14:paraId="3013ACE0"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7DDBDA79"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765950A2"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5B7760A5"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0DC37548"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1E770EBE" w14:textId="77777777" w:rsidR="003A20D6" w:rsidRPr="00B80A37" w:rsidRDefault="003A20D6">
            <w:pPr>
              <w:rPr>
                <w:rFonts w:ascii="Times New Roman" w:hAnsi="Times New Roman"/>
                <w:color w:val="000000"/>
                <w:sz w:val="20"/>
              </w:rPr>
            </w:pPr>
          </w:p>
        </w:tc>
      </w:tr>
      <w:tr w:rsidR="003A20D6" w:rsidRPr="00B80A37" w14:paraId="3975419A" w14:textId="77777777">
        <w:trPr>
          <w:trHeight w:hRule="exact" w:val="220"/>
        </w:trPr>
        <w:tc>
          <w:tcPr>
            <w:tcW w:w="1613" w:type="dxa"/>
            <w:tcBorders>
              <w:top w:val="single" w:sz="1" w:space="0" w:color="000000"/>
              <w:left w:val="none" w:sz="0" w:space="0" w:color="000000"/>
              <w:bottom w:val="none" w:sz="0" w:space="0" w:color="000000"/>
              <w:right w:val="single" w:sz="1" w:space="0" w:color="000000"/>
            </w:tcBorders>
            <w:vAlign w:val="center"/>
          </w:tcPr>
          <w:p w14:paraId="5D41028F"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220C205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-16287.4</w:t>
            </w:r>
          </w:p>
        </w:tc>
        <w:tc>
          <w:tcPr>
            <w:tcW w:w="903" w:type="dxa"/>
            <w:tcBorders>
              <w:top w:val="single" w:sz="1" w:space="0" w:color="000000"/>
              <w:left w:val="none" w:sz="0" w:space="0" w:color="000000"/>
              <w:bottom w:val="none" w:sz="0" w:space="0" w:color="000000"/>
              <w:right w:val="none" w:sz="0" w:space="0" w:color="000000"/>
            </w:tcBorders>
            <w:vAlign w:val="center"/>
          </w:tcPr>
          <w:p w14:paraId="46423F4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-16129.1</w:t>
            </w:r>
          </w:p>
        </w:tc>
        <w:tc>
          <w:tcPr>
            <w:tcW w:w="915" w:type="dxa"/>
            <w:tcBorders>
              <w:top w:val="single" w:sz="1" w:space="0" w:color="000000"/>
              <w:left w:val="none" w:sz="0" w:space="0" w:color="000000"/>
              <w:bottom w:val="none" w:sz="0" w:space="0" w:color="000000"/>
              <w:right w:val="none" w:sz="0" w:space="0" w:color="000000"/>
            </w:tcBorders>
            <w:vAlign w:val="center"/>
          </w:tcPr>
          <w:p w14:paraId="7682D9D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-25169.3</w:t>
            </w:r>
          </w:p>
        </w:tc>
        <w:tc>
          <w:tcPr>
            <w:tcW w:w="925" w:type="dxa"/>
            <w:tcBorders>
              <w:top w:val="single" w:sz="1" w:space="0" w:color="000000"/>
              <w:left w:val="none" w:sz="0" w:space="0" w:color="000000"/>
              <w:bottom w:val="none" w:sz="0" w:space="0" w:color="000000"/>
              <w:right w:val="none" w:sz="0" w:space="0" w:color="000000"/>
            </w:tcBorders>
            <w:vAlign w:val="center"/>
          </w:tcPr>
          <w:p w14:paraId="14ECE74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-35263.9</w:t>
            </w:r>
          </w:p>
        </w:tc>
        <w:tc>
          <w:tcPr>
            <w:tcW w:w="907" w:type="dxa"/>
            <w:tcBorders>
              <w:top w:val="single" w:sz="1" w:space="0" w:color="000000"/>
              <w:left w:val="none" w:sz="0" w:space="0" w:color="000000"/>
              <w:bottom w:val="none" w:sz="0" w:space="0" w:color="000000"/>
              <w:right w:val="none" w:sz="0" w:space="0" w:color="000000"/>
            </w:tcBorders>
            <w:vAlign w:val="center"/>
          </w:tcPr>
          <w:p w14:paraId="5F71492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-41998.9</w:t>
            </w:r>
          </w:p>
        </w:tc>
        <w:tc>
          <w:tcPr>
            <w:tcW w:w="907" w:type="dxa"/>
            <w:tcBorders>
              <w:top w:val="single" w:sz="1" w:space="0" w:color="000000"/>
              <w:left w:val="none" w:sz="0" w:space="0" w:color="000000"/>
              <w:bottom w:val="none" w:sz="0" w:space="0" w:color="000000"/>
              <w:right w:val="none" w:sz="0" w:space="0" w:color="000000"/>
            </w:tcBorders>
            <w:vAlign w:val="center"/>
          </w:tcPr>
          <w:p w14:paraId="181096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-43692.9</w:t>
            </w:r>
          </w:p>
        </w:tc>
        <w:tc>
          <w:tcPr>
            <w:tcW w:w="1066" w:type="dxa"/>
            <w:tcBorders>
              <w:top w:val="single" w:sz="1" w:space="0" w:color="000000"/>
              <w:left w:val="none" w:sz="0" w:space="0" w:color="000000"/>
              <w:bottom w:val="none" w:sz="0" w:space="0" w:color="000000"/>
              <w:right w:val="none" w:sz="0" w:space="0" w:color="000000"/>
            </w:tcBorders>
            <w:vAlign w:val="center"/>
          </w:tcPr>
          <w:p w14:paraId="4F7793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-28534.3</w:t>
            </w:r>
          </w:p>
        </w:tc>
      </w:tr>
      <w:tr w:rsidR="003A20D6" w:rsidRPr="00B80A37" w14:paraId="753B1454" w14:textId="77777777">
        <w:trPr>
          <w:trHeight w:hRule="exact" w:val="220"/>
        </w:trPr>
        <w:tc>
          <w:tcPr>
            <w:tcW w:w="1613" w:type="dxa"/>
            <w:tcBorders>
              <w:top w:val="none" w:sz="0" w:space="0" w:color="000000"/>
              <w:left w:val="none" w:sz="0" w:space="0" w:color="000000"/>
              <w:bottom w:val="none" w:sz="0" w:space="0" w:color="000000"/>
              <w:right w:val="single" w:sz="1" w:space="0" w:color="000000"/>
            </w:tcBorders>
            <w:vAlign w:val="center"/>
          </w:tcPr>
          <w:p w14:paraId="626291F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none" w:sz="0" w:space="0" w:color="000000"/>
              <w:right w:val="none" w:sz="0" w:space="0" w:color="000000"/>
            </w:tcBorders>
            <w:vAlign w:val="center"/>
          </w:tcPr>
          <w:p w14:paraId="7A8706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-12985.8</w:t>
            </w:r>
          </w:p>
        </w:tc>
        <w:tc>
          <w:tcPr>
            <w:tcW w:w="903" w:type="dxa"/>
            <w:tcBorders>
              <w:top w:val="none" w:sz="0" w:space="0" w:color="000000"/>
              <w:left w:val="none" w:sz="0" w:space="0" w:color="000000"/>
              <w:bottom w:val="none" w:sz="0" w:space="0" w:color="000000"/>
              <w:right w:val="none" w:sz="0" w:space="0" w:color="000000"/>
            </w:tcBorders>
            <w:vAlign w:val="center"/>
          </w:tcPr>
          <w:p w14:paraId="29089F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-13353.7</w:t>
            </w:r>
          </w:p>
        </w:tc>
        <w:tc>
          <w:tcPr>
            <w:tcW w:w="915" w:type="dxa"/>
            <w:tcBorders>
              <w:top w:val="none" w:sz="0" w:space="0" w:color="000000"/>
              <w:left w:val="none" w:sz="0" w:space="0" w:color="000000"/>
              <w:bottom w:val="none" w:sz="0" w:space="0" w:color="000000"/>
              <w:right w:val="none" w:sz="0" w:space="0" w:color="000000"/>
            </w:tcBorders>
            <w:vAlign w:val="center"/>
          </w:tcPr>
          <w:p w14:paraId="4AD00D1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-21171.4</w:t>
            </w:r>
          </w:p>
        </w:tc>
        <w:tc>
          <w:tcPr>
            <w:tcW w:w="925" w:type="dxa"/>
            <w:tcBorders>
              <w:top w:val="none" w:sz="0" w:space="0" w:color="000000"/>
              <w:left w:val="none" w:sz="0" w:space="0" w:color="000000"/>
              <w:bottom w:val="none" w:sz="0" w:space="0" w:color="000000"/>
              <w:right w:val="none" w:sz="0" w:space="0" w:color="000000"/>
            </w:tcBorders>
            <w:vAlign w:val="center"/>
          </w:tcPr>
          <w:p w14:paraId="2A921F1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-29491.0</w:t>
            </w:r>
          </w:p>
        </w:tc>
        <w:tc>
          <w:tcPr>
            <w:tcW w:w="907" w:type="dxa"/>
            <w:tcBorders>
              <w:top w:val="none" w:sz="0" w:space="0" w:color="000000"/>
              <w:left w:val="none" w:sz="0" w:space="0" w:color="000000"/>
              <w:bottom w:val="none" w:sz="0" w:space="0" w:color="000000"/>
              <w:right w:val="none" w:sz="0" w:space="0" w:color="000000"/>
            </w:tcBorders>
            <w:vAlign w:val="center"/>
          </w:tcPr>
          <w:p w14:paraId="42BF8D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-37418.7</w:t>
            </w:r>
          </w:p>
        </w:tc>
        <w:tc>
          <w:tcPr>
            <w:tcW w:w="907" w:type="dxa"/>
            <w:tcBorders>
              <w:top w:val="none" w:sz="0" w:space="0" w:color="000000"/>
              <w:left w:val="none" w:sz="0" w:space="0" w:color="000000"/>
              <w:bottom w:val="none" w:sz="0" w:space="0" w:color="000000"/>
              <w:right w:val="none" w:sz="0" w:space="0" w:color="000000"/>
            </w:tcBorders>
            <w:vAlign w:val="center"/>
          </w:tcPr>
          <w:p w14:paraId="49B744E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-39751.9</w:t>
            </w:r>
          </w:p>
        </w:tc>
        <w:tc>
          <w:tcPr>
            <w:tcW w:w="1066" w:type="dxa"/>
            <w:tcBorders>
              <w:top w:val="none" w:sz="0" w:space="0" w:color="000000"/>
              <w:left w:val="none" w:sz="0" w:space="0" w:color="000000"/>
              <w:bottom w:val="none" w:sz="0" w:space="0" w:color="000000"/>
              <w:right w:val="none" w:sz="0" w:space="0" w:color="000000"/>
            </w:tcBorders>
            <w:vAlign w:val="center"/>
          </w:tcPr>
          <w:p w14:paraId="16DB46E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-24151.3</w:t>
            </w:r>
          </w:p>
        </w:tc>
      </w:tr>
      <w:tr w:rsidR="003A20D6" w:rsidRPr="00B80A37" w14:paraId="25048C95" w14:textId="77777777">
        <w:trPr>
          <w:trHeight w:hRule="exact" w:val="201"/>
        </w:trPr>
        <w:tc>
          <w:tcPr>
            <w:tcW w:w="1613" w:type="dxa"/>
            <w:tcBorders>
              <w:top w:val="none" w:sz="0" w:space="0" w:color="000000"/>
              <w:left w:val="none" w:sz="0" w:space="0" w:color="000000"/>
              <w:bottom w:val="none" w:sz="0" w:space="0" w:color="000000"/>
              <w:right w:val="single" w:sz="1" w:space="0" w:color="000000"/>
            </w:tcBorders>
            <w:vAlign w:val="center"/>
          </w:tcPr>
          <w:p w14:paraId="7687DE9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LL ratio</w:t>
            </w:r>
          </w:p>
        </w:tc>
        <w:tc>
          <w:tcPr>
            <w:tcW w:w="900" w:type="dxa"/>
            <w:tcBorders>
              <w:top w:val="none" w:sz="0" w:space="0" w:color="000000"/>
              <w:left w:val="single" w:sz="1" w:space="0" w:color="000000"/>
              <w:bottom w:val="none" w:sz="0" w:space="0" w:color="000000"/>
              <w:right w:val="none" w:sz="0" w:space="0" w:color="000000"/>
            </w:tcBorders>
            <w:vAlign w:val="center"/>
          </w:tcPr>
          <w:p w14:paraId="55740FD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6603.28</w:t>
            </w:r>
          </w:p>
        </w:tc>
        <w:tc>
          <w:tcPr>
            <w:tcW w:w="903" w:type="dxa"/>
            <w:tcBorders>
              <w:top w:val="none" w:sz="0" w:space="0" w:color="000000"/>
              <w:left w:val="none" w:sz="0" w:space="0" w:color="000000"/>
              <w:bottom w:val="none" w:sz="0" w:space="0" w:color="000000"/>
              <w:right w:val="none" w:sz="0" w:space="0" w:color="000000"/>
            </w:tcBorders>
            <w:vAlign w:val="center"/>
          </w:tcPr>
          <w:p w14:paraId="6091819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5550.96</w:t>
            </w:r>
          </w:p>
        </w:tc>
        <w:tc>
          <w:tcPr>
            <w:tcW w:w="915" w:type="dxa"/>
            <w:tcBorders>
              <w:top w:val="none" w:sz="0" w:space="0" w:color="000000"/>
              <w:left w:val="none" w:sz="0" w:space="0" w:color="000000"/>
              <w:bottom w:val="none" w:sz="0" w:space="0" w:color="000000"/>
              <w:right w:val="none" w:sz="0" w:space="0" w:color="000000"/>
            </w:tcBorders>
            <w:vAlign w:val="center"/>
          </w:tcPr>
          <w:p w14:paraId="4925D5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7995.88</w:t>
            </w:r>
          </w:p>
        </w:tc>
        <w:tc>
          <w:tcPr>
            <w:tcW w:w="925" w:type="dxa"/>
            <w:tcBorders>
              <w:top w:val="none" w:sz="0" w:space="0" w:color="000000"/>
              <w:left w:val="none" w:sz="0" w:space="0" w:color="000000"/>
              <w:bottom w:val="none" w:sz="0" w:space="0" w:color="000000"/>
              <w:right w:val="none" w:sz="0" w:space="0" w:color="000000"/>
            </w:tcBorders>
            <w:vAlign w:val="center"/>
          </w:tcPr>
          <w:p w14:paraId="4B7C603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11545.98</w:t>
            </w:r>
          </w:p>
        </w:tc>
        <w:tc>
          <w:tcPr>
            <w:tcW w:w="907" w:type="dxa"/>
            <w:tcBorders>
              <w:top w:val="none" w:sz="0" w:space="0" w:color="000000"/>
              <w:left w:val="none" w:sz="0" w:space="0" w:color="000000"/>
              <w:bottom w:val="none" w:sz="0" w:space="0" w:color="000000"/>
              <w:right w:val="none" w:sz="0" w:space="0" w:color="000000"/>
            </w:tcBorders>
            <w:vAlign w:val="center"/>
          </w:tcPr>
          <w:p w14:paraId="7D8350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9160.56</w:t>
            </w:r>
          </w:p>
        </w:tc>
        <w:tc>
          <w:tcPr>
            <w:tcW w:w="907" w:type="dxa"/>
            <w:tcBorders>
              <w:top w:val="none" w:sz="0" w:space="0" w:color="000000"/>
              <w:left w:val="none" w:sz="0" w:space="0" w:color="000000"/>
              <w:bottom w:val="none" w:sz="0" w:space="0" w:color="000000"/>
              <w:right w:val="none" w:sz="0" w:space="0" w:color="000000"/>
            </w:tcBorders>
            <w:vAlign w:val="center"/>
          </w:tcPr>
          <w:p w14:paraId="31A3068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7882.15</w:t>
            </w:r>
          </w:p>
        </w:tc>
        <w:tc>
          <w:tcPr>
            <w:tcW w:w="1066" w:type="dxa"/>
            <w:tcBorders>
              <w:top w:val="none" w:sz="0" w:space="0" w:color="000000"/>
              <w:left w:val="none" w:sz="0" w:space="0" w:color="000000"/>
              <w:bottom w:val="none" w:sz="0" w:space="0" w:color="000000"/>
              <w:right w:val="none" w:sz="0" w:space="0" w:color="000000"/>
            </w:tcBorders>
            <w:vAlign w:val="center"/>
          </w:tcPr>
          <w:p w14:paraId="563E09A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8766.0</w:t>
            </w:r>
          </w:p>
        </w:tc>
      </w:tr>
      <w:tr w:rsidR="003A20D6" w:rsidRPr="00B80A37" w14:paraId="1C9B9ED8" w14:textId="77777777">
        <w:trPr>
          <w:trHeight w:hRule="exact" w:val="220"/>
        </w:trPr>
        <w:tc>
          <w:tcPr>
            <w:tcW w:w="1613" w:type="dxa"/>
            <w:tcBorders>
              <w:top w:val="none" w:sz="0" w:space="0" w:color="000000"/>
              <w:left w:val="none" w:sz="0" w:space="0" w:color="000000"/>
              <w:bottom w:val="none" w:sz="0" w:space="0" w:color="000000"/>
              <w:right w:val="single" w:sz="1" w:space="0" w:color="000000"/>
            </w:tcBorders>
            <w:vAlign w:val="center"/>
          </w:tcPr>
          <w:p w14:paraId="3A91E5DA" w14:textId="77777777" w:rsidR="003A20D6" w:rsidRPr="00B80A37" w:rsidRDefault="002B38CB">
            <w:pPr>
              <w:ind w:left="126"/>
              <w:rPr>
                <w:rFonts w:ascii="Times New Roman" w:hAnsi="Times New Roman"/>
                <w:color w:val="000000"/>
                <w:spacing w:val="6"/>
                <w:sz w:val="18"/>
              </w:rPr>
            </w:pPr>
            <w:proofErr w:type="spellStart"/>
            <w:r w:rsidRPr="00B80A37">
              <w:rPr>
                <w:rFonts w:ascii="Times New Roman" w:hAnsi="Times New Roman"/>
                <w:color w:val="000000"/>
                <w:spacing w:val="6"/>
                <w:sz w:val="18"/>
              </w:rPr>
              <w:t>nb</w:t>
            </w:r>
            <w:proofErr w:type="spellEnd"/>
            <w:r w:rsidRPr="00B80A37">
              <w:rPr>
                <w:rFonts w:ascii="Times New Roman" w:hAnsi="Times New Roman"/>
                <w:color w:val="000000"/>
                <w:spacing w:val="6"/>
                <w:sz w:val="18"/>
              </w:rPr>
              <w:t xml:space="preserve"> of restrictions</w:t>
            </w:r>
          </w:p>
        </w:tc>
        <w:tc>
          <w:tcPr>
            <w:tcW w:w="900" w:type="dxa"/>
            <w:tcBorders>
              <w:top w:val="none" w:sz="0" w:space="0" w:color="000000"/>
              <w:left w:val="single" w:sz="1" w:space="0" w:color="000000"/>
              <w:bottom w:val="none" w:sz="0" w:space="0" w:color="000000"/>
              <w:right w:val="none" w:sz="0" w:space="0" w:color="000000"/>
            </w:tcBorders>
            <w:vAlign w:val="center"/>
          </w:tcPr>
          <w:p w14:paraId="0A2BBF1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393</w:t>
            </w:r>
          </w:p>
        </w:tc>
        <w:tc>
          <w:tcPr>
            <w:tcW w:w="903" w:type="dxa"/>
            <w:tcBorders>
              <w:top w:val="none" w:sz="0" w:space="0" w:color="000000"/>
              <w:left w:val="none" w:sz="0" w:space="0" w:color="000000"/>
              <w:bottom w:val="none" w:sz="0" w:space="0" w:color="000000"/>
              <w:right w:val="none" w:sz="0" w:space="0" w:color="000000"/>
            </w:tcBorders>
            <w:vAlign w:val="center"/>
          </w:tcPr>
          <w:p w14:paraId="4B4F194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395</w:t>
            </w:r>
          </w:p>
        </w:tc>
        <w:tc>
          <w:tcPr>
            <w:tcW w:w="915" w:type="dxa"/>
            <w:tcBorders>
              <w:top w:val="none" w:sz="0" w:space="0" w:color="000000"/>
              <w:left w:val="none" w:sz="0" w:space="0" w:color="000000"/>
              <w:bottom w:val="none" w:sz="0" w:space="0" w:color="000000"/>
              <w:right w:val="none" w:sz="0" w:space="0" w:color="000000"/>
            </w:tcBorders>
            <w:vAlign w:val="center"/>
          </w:tcPr>
          <w:p w14:paraId="348A2BB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411</w:t>
            </w:r>
          </w:p>
        </w:tc>
        <w:tc>
          <w:tcPr>
            <w:tcW w:w="925" w:type="dxa"/>
            <w:tcBorders>
              <w:top w:val="none" w:sz="0" w:space="0" w:color="000000"/>
              <w:left w:val="none" w:sz="0" w:space="0" w:color="000000"/>
              <w:bottom w:val="none" w:sz="0" w:space="0" w:color="000000"/>
              <w:right w:val="none" w:sz="0" w:space="0" w:color="000000"/>
            </w:tcBorders>
            <w:vAlign w:val="center"/>
          </w:tcPr>
          <w:p w14:paraId="33BBBA5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w:t>
            </w:r>
          </w:p>
        </w:tc>
        <w:tc>
          <w:tcPr>
            <w:tcW w:w="907" w:type="dxa"/>
            <w:tcBorders>
              <w:top w:val="none" w:sz="0" w:space="0" w:color="000000"/>
              <w:left w:val="none" w:sz="0" w:space="0" w:color="000000"/>
              <w:bottom w:val="none" w:sz="0" w:space="0" w:color="000000"/>
              <w:right w:val="none" w:sz="0" w:space="0" w:color="000000"/>
            </w:tcBorders>
            <w:vAlign w:val="center"/>
          </w:tcPr>
          <w:p w14:paraId="43E756B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424</w:t>
            </w:r>
          </w:p>
        </w:tc>
        <w:tc>
          <w:tcPr>
            <w:tcW w:w="907" w:type="dxa"/>
            <w:tcBorders>
              <w:top w:val="none" w:sz="0" w:space="0" w:color="000000"/>
              <w:left w:val="none" w:sz="0" w:space="0" w:color="000000"/>
              <w:bottom w:val="none" w:sz="0" w:space="0" w:color="000000"/>
              <w:right w:val="none" w:sz="0" w:space="0" w:color="000000"/>
            </w:tcBorders>
            <w:vAlign w:val="center"/>
          </w:tcPr>
          <w:p w14:paraId="1CF5B7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427</w:t>
            </w:r>
          </w:p>
        </w:tc>
        <w:tc>
          <w:tcPr>
            <w:tcW w:w="1066" w:type="dxa"/>
            <w:tcBorders>
              <w:top w:val="none" w:sz="0" w:space="0" w:color="000000"/>
              <w:left w:val="none" w:sz="0" w:space="0" w:color="000000"/>
              <w:bottom w:val="none" w:sz="0" w:space="0" w:color="000000"/>
              <w:right w:val="none" w:sz="0" w:space="0" w:color="000000"/>
            </w:tcBorders>
            <w:vAlign w:val="center"/>
          </w:tcPr>
          <w:p w14:paraId="197AF1D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417</w:t>
            </w:r>
          </w:p>
        </w:tc>
      </w:tr>
      <w:tr w:rsidR="003A20D6" w:rsidRPr="00B80A37" w14:paraId="4C358FE3" w14:textId="77777777">
        <w:trPr>
          <w:trHeight w:hRule="exact" w:val="259"/>
        </w:trPr>
        <w:tc>
          <w:tcPr>
            <w:tcW w:w="1613" w:type="dxa"/>
            <w:tcBorders>
              <w:top w:val="none" w:sz="0" w:space="0" w:color="000000"/>
              <w:left w:val="none" w:sz="0" w:space="0" w:color="000000"/>
              <w:bottom w:val="double" w:sz="9" w:space="0" w:color="000000"/>
              <w:right w:val="single" w:sz="1" w:space="0" w:color="000000"/>
            </w:tcBorders>
            <w:vAlign w:val="center"/>
          </w:tcPr>
          <w:p w14:paraId="192975A0"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p-value</w:t>
            </w:r>
          </w:p>
        </w:tc>
        <w:tc>
          <w:tcPr>
            <w:tcW w:w="900" w:type="dxa"/>
            <w:tcBorders>
              <w:top w:val="none" w:sz="0" w:space="0" w:color="000000"/>
              <w:left w:val="single" w:sz="1" w:space="0" w:color="000000"/>
              <w:bottom w:val="double" w:sz="9" w:space="0" w:color="000000"/>
              <w:right w:val="none" w:sz="0" w:space="0" w:color="000000"/>
            </w:tcBorders>
            <w:vAlign w:val="center"/>
          </w:tcPr>
          <w:p w14:paraId="6692349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3" w:type="dxa"/>
            <w:tcBorders>
              <w:top w:val="none" w:sz="0" w:space="0" w:color="000000"/>
              <w:left w:val="none" w:sz="0" w:space="0" w:color="000000"/>
              <w:bottom w:val="double" w:sz="9" w:space="0" w:color="000000"/>
              <w:right w:val="none" w:sz="0" w:space="0" w:color="000000"/>
            </w:tcBorders>
            <w:vAlign w:val="center"/>
          </w:tcPr>
          <w:p w14:paraId="11F891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5" w:type="dxa"/>
            <w:tcBorders>
              <w:top w:val="none" w:sz="0" w:space="0" w:color="000000"/>
              <w:left w:val="none" w:sz="0" w:space="0" w:color="000000"/>
              <w:bottom w:val="double" w:sz="9" w:space="0" w:color="000000"/>
              <w:right w:val="none" w:sz="0" w:space="0" w:color="000000"/>
            </w:tcBorders>
            <w:vAlign w:val="center"/>
          </w:tcPr>
          <w:p w14:paraId="07E9ED0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5" w:type="dxa"/>
            <w:tcBorders>
              <w:top w:val="none" w:sz="0" w:space="0" w:color="000000"/>
              <w:left w:val="none" w:sz="0" w:space="0" w:color="000000"/>
              <w:bottom w:val="double" w:sz="9" w:space="0" w:color="000000"/>
              <w:right w:val="none" w:sz="0" w:space="0" w:color="000000"/>
            </w:tcBorders>
            <w:vAlign w:val="center"/>
          </w:tcPr>
          <w:p w14:paraId="343784D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50EF9DF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138B1A1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066" w:type="dxa"/>
            <w:tcBorders>
              <w:top w:val="none" w:sz="0" w:space="0" w:color="000000"/>
              <w:left w:val="none" w:sz="0" w:space="0" w:color="000000"/>
              <w:bottom w:val="double" w:sz="9" w:space="0" w:color="000000"/>
              <w:right w:val="none" w:sz="0" w:space="0" w:color="000000"/>
            </w:tcBorders>
            <w:vAlign w:val="center"/>
          </w:tcPr>
          <w:p w14:paraId="5A74C1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r>
    </w:tbl>
    <w:p w14:paraId="3DDDD31A" w14:textId="77777777" w:rsidR="003A20D6" w:rsidRPr="00B80A37" w:rsidRDefault="003A20D6">
      <w:pPr>
        <w:spacing w:after="259" w:line="20" w:lineRule="exact"/>
      </w:pPr>
    </w:p>
    <w:p w14:paraId="01F86BE8" w14:textId="5B3BA9D0" w:rsidR="003A20D6" w:rsidRPr="00B80A37" w:rsidRDefault="002B38CB">
      <w:pPr>
        <w:ind w:left="864" w:right="936"/>
        <w:jc w:val="both"/>
        <w:rPr>
          <w:rFonts w:ascii="Times New Roman" w:hAnsi="Times New Roman"/>
          <w:color w:val="000000"/>
          <w:spacing w:val="19"/>
          <w:sz w:val="12"/>
        </w:rPr>
      </w:pPr>
      <w:r w:rsidRPr="00B80A37">
        <w:rPr>
          <w:rFonts w:ascii="Times New Roman" w:hAnsi="Times New Roman"/>
          <w:color w:val="000000"/>
          <w:spacing w:val="19"/>
          <w:sz w:val="12"/>
        </w:rPr>
        <w:t xml:space="preserve">Notes: Model (A) = with only ad-valorem transport costs. Model (B) = with additive </w:t>
      </w:r>
      <w:r w:rsidRPr="00B80A37">
        <w:rPr>
          <w:rFonts w:ascii="Times New Roman" w:hAnsi="Times New Roman"/>
          <w:i/>
          <w:color w:val="000000"/>
          <w:spacing w:val="19"/>
          <w:w w:val="115"/>
          <w:sz w:val="12"/>
        </w:rPr>
        <w:t xml:space="preserve">&amp; </w:t>
      </w:r>
      <w:r w:rsidRPr="00B80A37">
        <w:rPr>
          <w:rFonts w:ascii="Times New Roman" w:hAnsi="Times New Roman"/>
          <w:color w:val="000000"/>
          <w:spacing w:val="19"/>
          <w:sz w:val="12"/>
        </w:rPr>
        <w:t>ad-valorem transport costs. SER = Standard Error of regression; AIC = Akaike Information Criterion. R</w:t>
      </w:r>
      <w:r w:rsidRPr="00B80A37">
        <w:rPr>
          <w:rFonts w:ascii="Times New Roman" w:hAnsi="Times New Roman"/>
          <w:color w:val="000000"/>
          <w:spacing w:val="19"/>
          <w:w w:val="135"/>
          <w:sz w:val="12"/>
          <w:vertAlign w:val="superscript"/>
        </w:rPr>
        <w:t>2</w:t>
      </w:r>
      <w:r w:rsidRPr="00B80A37">
        <w:rPr>
          <w:rFonts w:ascii="Times New Roman" w:hAnsi="Times New Roman"/>
          <w:color w:val="000000"/>
          <w:spacing w:val="19"/>
          <w:sz w:val="12"/>
        </w:rPr>
        <w:t xml:space="preserve"> between </w:t>
      </w:r>
      <w:r w:rsidRPr="00B80A37">
        <w:rPr>
          <w:rFonts w:ascii="Times New Roman" w:hAnsi="Times New Roman"/>
          <w:color w:val="000000"/>
          <w:spacing w:val="15"/>
          <w:sz w:val="12"/>
        </w:rPr>
        <w:t xml:space="preserve">the log of predicted ratio and the log of the observed ratio. For the LL ratio test, the number of restrictions is equal to the number of parameters estimated, i.e., the number of partner countries plus the number of </w:t>
      </w:r>
      <w:r w:rsidRPr="00B80A37">
        <w:rPr>
          <w:rFonts w:ascii="Times New Roman" w:hAnsi="Times New Roman"/>
          <w:color w:val="000000"/>
          <w:spacing w:val="16"/>
          <w:sz w:val="12"/>
        </w:rPr>
        <w:t>products. The mean statistics</w:t>
      </w:r>
      <w:ins w:id="1210" w:author="David Quin" w:date="2018-12-06T13:28:00Z">
        <w:r w:rsidR="005E1B5A" w:rsidRPr="00B80A37">
          <w:rPr>
            <w:rFonts w:ascii="Times New Roman" w:hAnsi="Times New Roman"/>
            <w:color w:val="000000"/>
            <w:spacing w:val="16"/>
            <w:sz w:val="12"/>
          </w:rPr>
          <w:t xml:space="preserve"> are</w:t>
        </w:r>
      </w:ins>
      <w:r w:rsidRPr="00B80A37">
        <w:rPr>
          <w:rFonts w:ascii="Times New Roman" w:hAnsi="Times New Roman"/>
          <w:color w:val="000000"/>
          <w:spacing w:val="16"/>
          <w:sz w:val="12"/>
        </w:rPr>
        <w:t xml:space="preserve"> calculated as the average value over all years.</w:t>
      </w:r>
    </w:p>
    <w:p w14:paraId="3250667E" w14:textId="6F9FB427" w:rsidR="003A20D6" w:rsidRPr="00B80A37" w:rsidRDefault="002B38CB">
      <w:pPr>
        <w:spacing w:before="360" w:line="324" w:lineRule="auto"/>
        <w:ind w:right="72" w:firstLine="360"/>
        <w:jc w:val="both"/>
        <w:rPr>
          <w:rFonts w:ascii="Times New Roman" w:hAnsi="Times New Roman"/>
          <w:color w:val="000000"/>
          <w:w w:val="115"/>
          <w:sz w:val="21"/>
        </w:rPr>
      </w:pPr>
      <w:r w:rsidRPr="00B80A37">
        <w:rPr>
          <w:rFonts w:ascii="Times New Roman" w:hAnsi="Times New Roman"/>
          <w:color w:val="000000"/>
          <w:w w:val="115"/>
          <w:sz w:val="21"/>
        </w:rPr>
        <w:t xml:space="preserve">Tables B.3 and B.4 lead to the same conclusion: The inclusion of the additive term leads to an improvement of the quality of fit, whatever the considered criterion or the </w:t>
      </w:r>
      <w:r w:rsidRPr="00B80A37">
        <w:rPr>
          <w:rFonts w:ascii="Times New Roman" w:hAnsi="Times New Roman"/>
          <w:color w:val="000000"/>
          <w:spacing w:val="-4"/>
          <w:w w:val="115"/>
          <w:sz w:val="21"/>
        </w:rPr>
        <w:t>transport mode. On average over the whole period, the R</w:t>
      </w:r>
      <w:r w:rsidRPr="00B80A37">
        <w:rPr>
          <w:rFonts w:ascii="Times New Roman" w:hAnsi="Times New Roman"/>
          <w:color w:val="000000"/>
          <w:spacing w:val="-4"/>
          <w:w w:val="110"/>
          <w:sz w:val="21"/>
          <w:vertAlign w:val="superscript"/>
        </w:rPr>
        <w:t>2</w:t>
      </w:r>
      <w:r w:rsidRPr="00B80A37">
        <w:rPr>
          <w:rFonts w:ascii="Times New Roman" w:hAnsi="Times New Roman"/>
          <w:color w:val="000000"/>
          <w:spacing w:val="-4"/>
          <w:w w:val="115"/>
          <w:sz w:val="21"/>
        </w:rPr>
        <w:t xml:space="preserve"> doubles when per-kg costs are </w:t>
      </w:r>
      <w:r w:rsidRPr="00B80A37">
        <w:rPr>
          <w:rFonts w:ascii="Times New Roman" w:hAnsi="Times New Roman"/>
          <w:color w:val="000000"/>
          <w:spacing w:val="-1"/>
          <w:w w:val="115"/>
          <w:sz w:val="21"/>
        </w:rPr>
        <w:t xml:space="preserve">included for </w:t>
      </w:r>
      <w:del w:id="1211" w:author="David Quin" w:date="2018-12-06T13:28:00Z">
        <w:r w:rsidRPr="00B80A37" w:rsidDel="005E1B5A">
          <w:rPr>
            <w:rFonts w:ascii="Times New Roman" w:hAnsi="Times New Roman"/>
            <w:color w:val="000000"/>
            <w:spacing w:val="-1"/>
            <w:w w:val="115"/>
            <w:sz w:val="21"/>
          </w:rPr>
          <w:delText>Air</w:delText>
        </w:r>
      </w:del>
      <w:ins w:id="1212" w:author="David Quin" w:date="2018-12-06T13:28:00Z">
        <w:r w:rsidR="005E1B5A" w:rsidRPr="00B80A37">
          <w:rPr>
            <w:rFonts w:ascii="Times New Roman" w:hAnsi="Times New Roman"/>
            <w:color w:val="000000"/>
            <w:spacing w:val="-1"/>
            <w:w w:val="115"/>
            <w:sz w:val="21"/>
          </w:rPr>
          <w:t>air</w:t>
        </w:r>
      </w:ins>
      <w:r w:rsidRPr="00B80A37">
        <w:rPr>
          <w:rFonts w:ascii="Times New Roman" w:hAnsi="Times New Roman"/>
          <w:color w:val="000000"/>
          <w:spacing w:val="-1"/>
          <w:w w:val="115"/>
          <w:sz w:val="21"/>
        </w:rPr>
        <w:t xml:space="preserve">, and increases by 50% for </w:t>
      </w:r>
      <w:ins w:id="1213" w:author="David Quin" w:date="2018-12-06T13:28:00Z">
        <w:r w:rsidR="005E1B5A" w:rsidRPr="00B80A37">
          <w:rPr>
            <w:rFonts w:ascii="Times New Roman" w:hAnsi="Times New Roman"/>
            <w:color w:val="000000"/>
            <w:spacing w:val="-1"/>
            <w:w w:val="115"/>
            <w:sz w:val="21"/>
          </w:rPr>
          <w:t>v</w:t>
        </w:r>
      </w:ins>
      <w:del w:id="1214" w:author="David Quin" w:date="2018-12-06T13:28:00Z">
        <w:r w:rsidRPr="00B80A37" w:rsidDel="005E1B5A">
          <w:rPr>
            <w:rFonts w:ascii="Times New Roman" w:hAnsi="Times New Roman"/>
            <w:color w:val="000000"/>
            <w:spacing w:val="-1"/>
            <w:w w:val="115"/>
            <w:sz w:val="21"/>
          </w:rPr>
          <w:delText>V</w:delText>
        </w:r>
      </w:del>
      <w:r w:rsidRPr="00B80A37">
        <w:rPr>
          <w:rFonts w:ascii="Times New Roman" w:hAnsi="Times New Roman"/>
          <w:color w:val="000000"/>
          <w:spacing w:val="-1"/>
          <w:w w:val="115"/>
          <w:sz w:val="21"/>
        </w:rPr>
        <w:t xml:space="preserve">essel. Similar qualitative conclusions arise </w:t>
      </w:r>
      <w:r w:rsidRPr="00B80A37">
        <w:rPr>
          <w:rFonts w:ascii="Times New Roman" w:hAnsi="Times New Roman"/>
          <w:color w:val="000000"/>
          <w:spacing w:val="-4"/>
          <w:w w:val="115"/>
          <w:sz w:val="21"/>
        </w:rPr>
        <w:t xml:space="preserve">from the comparisons of the standard errors of the regression (SER). Regarding the other </w:t>
      </w:r>
      <w:r w:rsidRPr="00B80A37">
        <w:rPr>
          <w:rFonts w:ascii="Times New Roman" w:hAnsi="Times New Roman"/>
          <w:color w:val="000000"/>
          <w:w w:val="115"/>
          <w:sz w:val="21"/>
        </w:rPr>
        <w:t xml:space="preserve">criteria, improvements allowed by the inclusion of the additive term are roughly of the </w:t>
      </w:r>
      <w:r w:rsidRPr="00B80A37">
        <w:rPr>
          <w:rFonts w:ascii="Times New Roman" w:hAnsi="Times New Roman"/>
          <w:color w:val="000000"/>
          <w:spacing w:val="1"/>
          <w:w w:val="115"/>
          <w:sz w:val="21"/>
        </w:rPr>
        <w:t xml:space="preserve">same extent across transport modes. Both AIC and </w:t>
      </w:r>
      <w:ins w:id="1215" w:author="David Quin" w:date="2018-12-06T13:29:00Z">
        <w:r w:rsidR="005E1B5A" w:rsidRPr="00B80A37">
          <w:rPr>
            <w:rFonts w:ascii="Times New Roman" w:hAnsi="Times New Roman"/>
            <w:color w:val="000000"/>
            <w:spacing w:val="1"/>
            <w:w w:val="115"/>
            <w:sz w:val="21"/>
          </w:rPr>
          <w:t xml:space="preserve">log-likelihood </w:t>
        </w:r>
      </w:ins>
      <w:del w:id="1216" w:author="David Quin" w:date="2018-12-06T13:29:00Z">
        <w:r w:rsidRPr="00B80A37" w:rsidDel="005E1B5A">
          <w:rPr>
            <w:rFonts w:ascii="Times New Roman" w:hAnsi="Times New Roman"/>
            <w:color w:val="000000"/>
            <w:spacing w:val="1"/>
            <w:w w:val="115"/>
            <w:sz w:val="21"/>
          </w:rPr>
          <w:delText xml:space="preserve">Log-Likelihood </w:delText>
        </w:r>
      </w:del>
      <w:r w:rsidRPr="00B80A37">
        <w:rPr>
          <w:rFonts w:ascii="Times New Roman" w:hAnsi="Times New Roman"/>
          <w:color w:val="000000"/>
          <w:spacing w:val="1"/>
          <w:w w:val="115"/>
          <w:sz w:val="21"/>
        </w:rPr>
        <w:t xml:space="preserve">statistics decrease </w:t>
      </w:r>
      <w:r w:rsidRPr="00B80A37">
        <w:rPr>
          <w:rFonts w:ascii="Times New Roman" w:hAnsi="Times New Roman"/>
          <w:color w:val="000000"/>
          <w:spacing w:val="-1"/>
          <w:w w:val="115"/>
          <w:sz w:val="21"/>
        </w:rPr>
        <w:t xml:space="preserve">with the inclusion of the additive term, and the log-likelihood test unambiguously rejects </w:t>
      </w:r>
      <w:r w:rsidRPr="00B80A37">
        <w:rPr>
          <w:rFonts w:ascii="Times New Roman" w:hAnsi="Times New Roman"/>
          <w:color w:val="000000"/>
          <w:spacing w:val="-2"/>
          <w:w w:val="115"/>
          <w:sz w:val="21"/>
        </w:rPr>
        <w:t xml:space="preserve">the null of statistical equivalence of the two models. These results holds whatever the </w:t>
      </w:r>
      <w:r w:rsidRPr="00B80A37">
        <w:rPr>
          <w:rFonts w:ascii="Times New Roman" w:hAnsi="Times New Roman"/>
          <w:color w:val="000000"/>
          <w:spacing w:val="-4"/>
          <w:w w:val="115"/>
          <w:sz w:val="21"/>
        </w:rPr>
        <w:t>considered year.</w:t>
      </w:r>
    </w:p>
    <w:p w14:paraId="5178C6FE" w14:textId="1E27462A" w:rsidR="003A20D6" w:rsidRPr="00B80A37" w:rsidRDefault="002B38CB">
      <w:pPr>
        <w:spacing w:before="108" w:line="324" w:lineRule="auto"/>
        <w:ind w:right="72" w:firstLine="360"/>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For comparison purposes, we provide a similar goodness-of-fit exercise at the 4-digit </w:t>
      </w:r>
      <w:r w:rsidRPr="00B80A37">
        <w:rPr>
          <w:rFonts w:ascii="Times New Roman" w:hAnsi="Times New Roman"/>
          <w:color w:val="000000"/>
          <w:spacing w:val="-2"/>
          <w:w w:val="115"/>
          <w:sz w:val="21"/>
        </w:rPr>
        <w:t xml:space="preserve">product level (4-digits), </w:t>
      </w:r>
      <w:ins w:id="1217" w:author="David Quin" w:date="2018-12-06T13:29:00Z">
        <w:r w:rsidR="005E1B5A" w:rsidRPr="00B80A37">
          <w:rPr>
            <w:rFonts w:ascii="Times New Roman" w:hAnsi="Times New Roman"/>
            <w:color w:val="000000"/>
            <w:spacing w:val="-2"/>
            <w:w w:val="115"/>
            <w:sz w:val="21"/>
          </w:rPr>
          <w:t xml:space="preserve">reported in Appendix </w:t>
        </w:r>
      </w:ins>
      <w:del w:id="1218" w:author="David Quin" w:date="2018-12-06T13:29:00Z">
        <w:r w:rsidRPr="00B80A37" w:rsidDel="005E1B5A">
          <w:rPr>
            <w:rFonts w:ascii="Times New Roman" w:hAnsi="Times New Roman"/>
            <w:color w:val="000000"/>
            <w:spacing w:val="-2"/>
            <w:w w:val="115"/>
            <w:sz w:val="21"/>
          </w:rPr>
          <w:delText xml:space="preserve">reported in in Appendix </w:delText>
        </w:r>
      </w:del>
      <w:r w:rsidRPr="00B80A37">
        <w:rPr>
          <w:rFonts w:ascii="Times New Roman" w:hAnsi="Times New Roman"/>
          <w:color w:val="000000"/>
          <w:spacing w:val="-2"/>
          <w:w w:val="115"/>
          <w:sz w:val="21"/>
        </w:rPr>
        <w:t>C, Tables C.3 and C.4. If anything, the quality of fit appears slightly higher when estimations are based on the 4-digit classifica</w:t>
      </w:r>
      <w:del w:id="1219" w:author="David Quin" w:date="2018-12-06T13:29:00Z">
        <w:r w:rsidRPr="00B80A37" w:rsidDel="005E1B5A">
          <w:rPr>
            <w:rFonts w:ascii="Times New Roman" w:hAnsi="Times New Roman"/>
            <w:color w:val="000000"/>
            <w:spacing w:val="-2"/>
            <w:w w:val="115"/>
            <w:sz w:val="21"/>
          </w:rPr>
          <w:softHyphen/>
        </w:r>
      </w:del>
      <w:r w:rsidRPr="00B80A37">
        <w:rPr>
          <w:rFonts w:ascii="Times New Roman" w:hAnsi="Times New Roman"/>
          <w:color w:val="000000"/>
          <w:spacing w:val="-2"/>
          <w:w w:val="115"/>
          <w:sz w:val="21"/>
        </w:rPr>
        <w:t xml:space="preserve">tion. This is especially true for the model restricting transport cost to their ad-valorem </w:t>
      </w:r>
      <w:r w:rsidRPr="00B80A37">
        <w:rPr>
          <w:rFonts w:ascii="Times New Roman" w:hAnsi="Times New Roman"/>
          <w:color w:val="000000"/>
          <w:spacing w:val="-4"/>
          <w:w w:val="115"/>
          <w:sz w:val="21"/>
        </w:rPr>
        <w:t>dimension, whatever the transport mode considered. When the additive part is taken into account however, the difference in goodness of fit between the 3- and the 4-digit classifica</w:t>
      </w:r>
      <w:r w:rsidRPr="00B80A37">
        <w:rPr>
          <w:rFonts w:ascii="Times New Roman" w:hAnsi="Times New Roman"/>
          <w:color w:val="000000"/>
          <w:spacing w:val="-4"/>
          <w:w w:val="115"/>
          <w:sz w:val="21"/>
        </w:rPr>
        <w:softHyphen/>
      </w:r>
      <w:r w:rsidRPr="00B80A37">
        <w:rPr>
          <w:rFonts w:ascii="Times New Roman" w:hAnsi="Times New Roman"/>
          <w:color w:val="000000"/>
          <w:w w:val="115"/>
          <w:sz w:val="21"/>
        </w:rPr>
        <w:t xml:space="preserve">tion level becomes very small, whatever the considered criterion. In other words, if using </w:t>
      </w:r>
      <w:r w:rsidRPr="00B80A37">
        <w:rPr>
          <w:rFonts w:ascii="Times New Roman" w:hAnsi="Times New Roman"/>
          <w:color w:val="000000"/>
          <w:spacing w:val="-1"/>
          <w:w w:val="115"/>
          <w:sz w:val="21"/>
        </w:rPr>
        <w:t xml:space="preserve">a more disaggregated classification unsurprisingly adds some statistical precision, this is </w:t>
      </w:r>
      <w:r w:rsidRPr="00B80A37">
        <w:rPr>
          <w:rFonts w:ascii="Times New Roman" w:hAnsi="Times New Roman"/>
          <w:color w:val="000000"/>
          <w:w w:val="115"/>
          <w:sz w:val="21"/>
        </w:rPr>
        <w:t xml:space="preserve">not to an extent that would disqualify the use of slightly more aggregated data. Further, </w:t>
      </w:r>
      <w:r w:rsidRPr="00B80A37">
        <w:rPr>
          <w:rFonts w:ascii="Times New Roman" w:hAnsi="Times New Roman"/>
          <w:color w:val="000000"/>
          <w:spacing w:val="-2"/>
          <w:w w:val="115"/>
          <w:sz w:val="21"/>
        </w:rPr>
        <w:t xml:space="preserve">the same conclusion established at the 3-digit level regarding the significant role of the </w:t>
      </w:r>
      <w:r w:rsidRPr="00B80A37">
        <w:rPr>
          <w:rFonts w:ascii="Times New Roman" w:hAnsi="Times New Roman"/>
          <w:color w:val="000000"/>
          <w:w w:val="115"/>
          <w:sz w:val="21"/>
        </w:rPr>
        <w:t>additive component in fitting international transport costs emerges at the 4-digit level.</w:t>
      </w:r>
    </w:p>
    <w:p w14:paraId="2176D93D" w14:textId="77777777" w:rsidR="003A20D6" w:rsidRPr="00B80A37" w:rsidRDefault="002B38CB">
      <w:pPr>
        <w:spacing w:before="288"/>
        <w:rPr>
          <w:rFonts w:ascii="Times New Roman" w:hAnsi="Times New Roman"/>
          <w:b/>
          <w:color w:val="000000"/>
          <w:spacing w:val="24"/>
          <w:sz w:val="23"/>
        </w:rPr>
      </w:pPr>
      <w:r w:rsidRPr="00B80A37">
        <w:rPr>
          <w:rFonts w:ascii="Times New Roman" w:hAnsi="Times New Roman"/>
          <w:b/>
          <w:color w:val="000000"/>
          <w:spacing w:val="24"/>
          <w:sz w:val="23"/>
        </w:rPr>
        <w:t>B.3 Variance decomposition exercise</w:t>
      </w:r>
    </w:p>
    <w:p w14:paraId="3DECC07C" w14:textId="64F3A80D" w:rsidR="003343E8" w:rsidRPr="00B80A37" w:rsidDel="003343E8" w:rsidRDefault="002B38CB" w:rsidP="003343E8">
      <w:pPr>
        <w:spacing w:before="144" w:line="321" w:lineRule="auto"/>
        <w:jc w:val="center"/>
        <w:rPr>
          <w:del w:id="1220" w:author="David Quin" w:date="2018-12-06T13:34:00Z"/>
          <w:rFonts w:ascii="Times New Roman" w:hAnsi="Times New Roman"/>
          <w:color w:val="000000"/>
          <w:spacing w:val="-2"/>
          <w:w w:val="115"/>
          <w:sz w:val="21"/>
        </w:rPr>
      </w:pPr>
      <w:r w:rsidRPr="00B80A37">
        <w:rPr>
          <w:rFonts w:ascii="Times New Roman" w:hAnsi="Times New Roman"/>
          <w:color w:val="000000"/>
          <w:spacing w:val="-2"/>
          <w:w w:val="115"/>
          <w:sz w:val="21"/>
        </w:rPr>
        <w:t xml:space="preserve">In this section, we provide a variance decomposition exercise on the observed </w:t>
      </w:r>
      <w:ins w:id="1221" w:author="David Quin" w:date="2018-12-06T13:30:00Z">
        <w:r w:rsidR="005E1B5A" w:rsidRPr="00B80A37">
          <w:rPr>
            <w:rFonts w:ascii="Times New Roman" w:hAnsi="Times New Roman"/>
            <w:color w:val="000000"/>
            <w:spacing w:val="-2"/>
            <w:w w:val="115"/>
            <w:sz w:val="21"/>
          </w:rPr>
          <w:t>CIF-FAS</w:t>
        </w:r>
      </w:ins>
      <w:del w:id="1222" w:author="David Quin" w:date="2018-12-06T13:30:00Z">
        <w:r w:rsidRPr="00B80A37" w:rsidDel="005E1B5A">
          <w:rPr>
            <w:rFonts w:ascii="Times New Roman" w:hAnsi="Times New Roman"/>
            <w:color w:val="000000"/>
            <w:spacing w:val="-2"/>
            <w:w w:val="115"/>
            <w:sz w:val="21"/>
          </w:rPr>
          <w:delText>cif-fas p</w:delText>
        </w:r>
      </w:del>
      <w:ins w:id="1223" w:author="David Quin" w:date="2018-12-06T13:30:00Z">
        <w:r w:rsidR="005E1B5A" w:rsidRPr="00B80A37">
          <w:rPr>
            <w:rFonts w:ascii="Times New Roman" w:hAnsi="Times New Roman"/>
            <w:color w:val="000000"/>
            <w:spacing w:val="-2"/>
            <w:w w:val="115"/>
            <w:sz w:val="21"/>
          </w:rPr>
          <w:t xml:space="preserve"> p</w:t>
        </w:r>
      </w:ins>
      <w:r w:rsidRPr="00B80A37">
        <w:rPr>
          <w:rFonts w:ascii="Times New Roman" w:hAnsi="Times New Roman"/>
          <w:color w:val="000000"/>
          <w:spacing w:val="-2"/>
          <w:w w:val="115"/>
          <w:sz w:val="21"/>
        </w:rPr>
        <w:t xml:space="preserve">rice </w:t>
      </w:r>
      <w:del w:id="1224" w:author="David Quin" w:date="2018-12-06T13:30:00Z">
        <w:r w:rsidRPr="00B80A37" w:rsidDel="005E1B5A">
          <w:rPr>
            <w:rFonts w:ascii="Times New Roman" w:hAnsi="Times New Roman"/>
            <w:color w:val="000000"/>
            <w:spacing w:val="-2"/>
            <w:w w:val="115"/>
            <w:sz w:val="21"/>
          </w:rPr>
          <w:br/>
        </w:r>
      </w:del>
      <w:r w:rsidRPr="00B80A37">
        <w:rPr>
          <w:rFonts w:ascii="Times New Roman" w:hAnsi="Times New Roman"/>
          <w:color w:val="000000"/>
          <w:spacing w:val="-2"/>
          <w:w w:val="115"/>
          <w:sz w:val="21"/>
        </w:rPr>
        <w:t xml:space="preserve">gap. </w:t>
      </w:r>
      <w:del w:id="1225" w:author="David Quin" w:date="2018-12-06T13:30:00Z">
        <w:r w:rsidRPr="00B80A37" w:rsidDel="005E1B5A">
          <w:rPr>
            <w:rFonts w:ascii="Times New Roman" w:hAnsi="Times New Roman"/>
            <w:color w:val="000000"/>
            <w:spacing w:val="-2"/>
            <w:w w:val="115"/>
            <w:sz w:val="21"/>
          </w:rPr>
          <w:delText>Precisely</w:delText>
        </w:r>
      </w:del>
      <w:ins w:id="1226" w:author="David Quin" w:date="2018-12-06T13:30:00Z">
        <w:r w:rsidR="005E1B5A" w:rsidRPr="00B80A37">
          <w:rPr>
            <w:rFonts w:ascii="Times New Roman" w:hAnsi="Times New Roman"/>
            <w:color w:val="000000"/>
            <w:spacing w:val="-2"/>
            <w:w w:val="115"/>
            <w:sz w:val="21"/>
          </w:rPr>
          <w:t>Specif</w:t>
        </w:r>
      </w:ins>
      <w:ins w:id="1227" w:author="David Quin" w:date="2018-12-06T13:31:00Z">
        <w:r w:rsidR="005E1B5A" w:rsidRPr="00B80A37">
          <w:rPr>
            <w:rFonts w:ascii="Times New Roman" w:hAnsi="Times New Roman"/>
            <w:color w:val="000000"/>
            <w:spacing w:val="-2"/>
            <w:w w:val="115"/>
            <w:sz w:val="21"/>
          </w:rPr>
          <w:t>ically</w:t>
        </w:r>
      </w:ins>
      <w:r w:rsidRPr="00B80A37">
        <w:rPr>
          <w:rFonts w:ascii="Times New Roman" w:hAnsi="Times New Roman"/>
          <w:color w:val="000000"/>
          <w:spacing w:val="-2"/>
          <w:w w:val="115"/>
          <w:sz w:val="21"/>
        </w:rPr>
        <w:t xml:space="preserve">, </w:t>
      </w:r>
      <w:r w:rsidR="003343E8" w:rsidRPr="00B80A37">
        <w:rPr>
          <w:rFonts w:ascii="Times New Roman" w:hAnsi="Times New Roman"/>
          <w:color w:val="000000"/>
          <w:spacing w:val="-2"/>
          <w:w w:val="115"/>
          <w:sz w:val="21"/>
        </w:rPr>
        <w:t xml:space="preserve">we determine the share of the observed variance in the ratio </w:t>
      </w:r>
      <w:r w:rsidR="003343E8" w:rsidRPr="00B80A37">
        <w:rPr>
          <w:rFonts w:ascii="Times New Roman" w:hAnsi="Times New Roman"/>
          <w:color w:val="000000"/>
          <w:spacing w:val="-2"/>
          <w:w w:val="115"/>
          <w:sz w:val="21"/>
          <w:highlight w:val="yellow"/>
          <w:rPrChange w:id="1228" w:author="David Quin" w:date="2018-12-06T13:34:00Z">
            <w:rPr>
              <w:rFonts w:ascii="Times New Roman" w:hAnsi="Times New Roman"/>
              <w:color w:val="000000"/>
              <w:spacing w:val="-2"/>
              <w:w w:val="115"/>
              <w:sz w:val="21"/>
            </w:rPr>
          </w:rPrChange>
        </w:rPr>
        <w:t>ln(pik</w:t>
      </w:r>
      <w:r w:rsidR="003343E8" w:rsidRPr="00B80A37">
        <w:rPr>
          <w:rFonts w:ascii="Times New Roman" w:hAnsi="Times New Roman"/>
          <w:color w:val="000000"/>
          <w:spacing w:val="-2"/>
          <w:w w:val="115"/>
          <w:sz w:val="21"/>
        </w:rPr>
        <w:t xml:space="preserve"> </w:t>
      </w:r>
      <w:del w:id="1229" w:author="David Quin" w:date="2018-12-06T13:34:00Z">
        <w:r w:rsidR="003343E8" w:rsidRPr="00B80A37" w:rsidDel="003343E8">
          <w:rPr>
            <w:rFonts w:ascii="Times New Roman" w:hAnsi="Times New Roman"/>
            <w:color w:val="000000"/>
            <w:spacing w:val="-2"/>
            <w:w w:val="115"/>
            <w:sz w:val="21"/>
          </w:rPr>
          <w:delText>−1) that p􏰋ik</w:delText>
        </w:r>
      </w:del>
    </w:p>
    <w:p w14:paraId="3EA13C60" w14:textId="420F9271" w:rsidR="003343E8" w:rsidRPr="00B80A37" w:rsidDel="003343E8" w:rsidRDefault="003343E8">
      <w:pPr>
        <w:spacing w:before="144" w:line="321" w:lineRule="auto"/>
        <w:rPr>
          <w:del w:id="1230" w:author="David Quin" w:date="2018-12-06T13:33:00Z"/>
          <w:rFonts w:ascii="Times New Roman" w:hAnsi="Times New Roman"/>
          <w:color w:val="000000"/>
          <w:spacing w:val="-2"/>
          <w:w w:val="115"/>
          <w:sz w:val="21"/>
        </w:rPr>
        <w:pPrChange w:id="1231" w:author="David Quin" w:date="2018-12-06T13:34:00Z">
          <w:pPr>
            <w:spacing w:before="144" w:line="321" w:lineRule="auto"/>
            <w:jc w:val="center"/>
          </w:pPr>
        </w:pPrChange>
      </w:pPr>
      <w:del w:id="1232" w:author="David Quin" w:date="2018-12-06T13:34:00Z">
        <w:r w:rsidRPr="00B80A37" w:rsidDel="003343E8">
          <w:rPr>
            <w:rFonts w:ascii="Times New Roman" w:hAnsi="Times New Roman"/>
            <w:color w:val="000000"/>
            <w:spacing w:val="-2"/>
            <w:w w:val="115"/>
            <w:sz w:val="21"/>
          </w:rPr>
          <w:delText xml:space="preserve"> </w:delText>
        </w:r>
      </w:del>
      <w:ins w:id="1233" w:author="David Quin" w:date="2018-12-06T13:34:00Z">
        <w:r w:rsidRPr="00B80A37">
          <w:rPr>
            <w:rFonts w:ascii="Times New Roman" w:hAnsi="Times New Roman"/>
            <w:color w:val="000000"/>
            <w:spacing w:val="-2"/>
            <w:w w:val="115"/>
            <w:sz w:val="21"/>
          </w:rPr>
          <w:t>t</w:t>
        </w:r>
      </w:ins>
      <w:del w:id="1234" w:author="David Quin" w:date="2018-12-06T13:34:00Z">
        <w:r w:rsidRPr="00B80A37" w:rsidDel="003343E8">
          <w:rPr>
            <w:rFonts w:ascii="Times New Roman" w:hAnsi="Times New Roman"/>
            <w:color w:val="000000"/>
            <w:spacing w:val="-2"/>
            <w:w w:val="115"/>
            <w:sz w:val="21"/>
          </w:rPr>
          <w:delText>T</w:delText>
        </w:r>
      </w:del>
      <w:r w:rsidRPr="00B80A37">
        <w:rPr>
          <w:rFonts w:ascii="Times New Roman" w:hAnsi="Times New Roman"/>
          <w:color w:val="000000"/>
          <w:spacing w:val="-2"/>
          <w:w w:val="115"/>
          <w:sz w:val="21"/>
        </w:rPr>
        <w:t xml:space="preserve">hat </w:t>
      </w:r>
      <w:del w:id="1235" w:author="David Quin" w:date="2018-12-06T13:33:00Z">
        <w:r w:rsidRPr="00B80A37" w:rsidDel="003343E8">
          <w:rPr>
            <w:rFonts w:ascii="Times New Roman" w:hAnsi="Times New Roman"/>
            <w:color w:val="000000"/>
            <w:spacing w:val="-2"/>
            <w:w w:val="115"/>
            <w:sz w:val="21"/>
          </w:rPr>
          <w:delText>33</w:delText>
        </w:r>
      </w:del>
    </w:p>
    <w:p w14:paraId="70DB07E8" w14:textId="0038931E" w:rsidR="003A20D6" w:rsidRPr="00B80A37" w:rsidRDefault="003343E8" w:rsidP="003343E8">
      <w:pPr>
        <w:spacing w:before="144" w:line="321" w:lineRule="auto"/>
        <w:jc w:val="center"/>
        <w:rPr>
          <w:rFonts w:ascii="Times New Roman" w:hAnsi="Times New Roman"/>
          <w:color w:val="000000"/>
          <w:spacing w:val="-4"/>
          <w:w w:val="115"/>
          <w:sz w:val="21"/>
        </w:rPr>
      </w:pPr>
      <w:r w:rsidRPr="00B80A37">
        <w:rPr>
          <w:rFonts w:ascii="Times New Roman" w:hAnsi="Times New Roman"/>
          <w:color w:val="000000"/>
          <w:spacing w:val="-2"/>
          <w:w w:val="115"/>
          <w:sz w:val="21"/>
        </w:rPr>
        <w:t>comes from i) the between-product variance (at the 5-digit level, k)</w:t>
      </w:r>
      <w:ins w:id="1236" w:author="David Quin" w:date="2018-12-06T13:34:00Z">
        <w:r w:rsidRPr="00B80A37">
          <w:rPr>
            <w:rFonts w:ascii="Times New Roman" w:hAnsi="Times New Roman"/>
            <w:color w:val="000000"/>
            <w:spacing w:val="-2"/>
            <w:w w:val="115"/>
            <w:sz w:val="21"/>
          </w:rPr>
          <w:t xml:space="preserve"> and</w:t>
        </w:r>
      </w:ins>
      <w:del w:id="1237" w:author="David Quin" w:date="2018-12-06T13:34:00Z">
        <w:r w:rsidRPr="00B80A37" w:rsidDel="003343E8">
          <w:rPr>
            <w:rFonts w:ascii="Times New Roman" w:hAnsi="Times New Roman"/>
            <w:color w:val="000000"/>
            <w:spacing w:val="-2"/>
            <w:w w:val="115"/>
            <w:sz w:val="21"/>
          </w:rPr>
          <w:delText>,</w:delText>
        </w:r>
      </w:del>
      <w:r w:rsidRPr="00B80A37">
        <w:rPr>
          <w:rFonts w:ascii="Times New Roman" w:hAnsi="Times New Roman"/>
          <w:color w:val="000000"/>
          <w:spacing w:val="-2"/>
          <w:w w:val="115"/>
          <w:sz w:val="21"/>
        </w:rPr>
        <w:t xml:space="preserve"> ii) the between-sector variance (at the 3-digit level, s). </w:t>
      </w:r>
      <w:r w:rsidR="002B38CB" w:rsidRPr="00B80A37">
        <w:rPr>
          <w:rFonts w:ascii="Times New Roman" w:hAnsi="Times New Roman"/>
          <w:color w:val="000000"/>
          <w:w w:val="115"/>
          <w:sz w:val="21"/>
        </w:rPr>
        <w:t xml:space="preserve">The variance decomposition expression at </w:t>
      </w:r>
      <w:r w:rsidR="002B38CB" w:rsidRPr="00B80A37">
        <w:rPr>
          <w:rFonts w:ascii="Times New Roman" w:hAnsi="Times New Roman"/>
          <w:color w:val="000000"/>
          <w:w w:val="115"/>
          <w:sz w:val="21"/>
        </w:rPr>
        <w:lastRenderedPageBreak/>
        <w:t xml:space="preserve">the product </w:t>
      </w:r>
      <w:r w:rsidR="002B38CB" w:rsidRPr="00B80A37">
        <w:rPr>
          <w:rFonts w:ascii="Times New Roman" w:hAnsi="Times New Roman"/>
          <w:color w:val="000000"/>
          <w:spacing w:val="-4"/>
          <w:w w:val="115"/>
          <w:sz w:val="21"/>
        </w:rPr>
        <w:t xml:space="preserve">level </w:t>
      </w:r>
      <w:r w:rsidR="002B38CB" w:rsidRPr="00B80A37">
        <w:rPr>
          <w:rFonts w:ascii="Times New Roman" w:hAnsi="Times New Roman"/>
          <w:i/>
          <w:color w:val="000000"/>
          <w:spacing w:val="-4"/>
        </w:rPr>
        <w:t xml:space="preserve">k </w:t>
      </w:r>
      <w:r w:rsidR="002B38CB" w:rsidRPr="00B80A37">
        <w:rPr>
          <w:rFonts w:ascii="Times New Roman" w:hAnsi="Times New Roman"/>
          <w:color w:val="000000"/>
          <w:spacing w:val="-4"/>
          <w:w w:val="115"/>
          <w:sz w:val="21"/>
        </w:rPr>
        <w:t xml:space="preserve">(5-digit level) is obtained by applying the following formula (by year and transport </w:t>
      </w:r>
      <w:r w:rsidR="002B38CB" w:rsidRPr="00B80A37">
        <w:rPr>
          <w:rFonts w:ascii="Times New Roman" w:hAnsi="Times New Roman"/>
          <w:color w:val="000000"/>
          <w:w w:val="115"/>
          <w:sz w:val="21"/>
        </w:rPr>
        <w:t>mode):</w:t>
      </w:r>
    </w:p>
    <w:p w14:paraId="1DCB3F74" w14:textId="77777777" w:rsidR="003A20D6" w:rsidRPr="00B80A37" w:rsidRDefault="002B38CB">
      <w:pPr>
        <w:spacing w:before="180" w:line="278" w:lineRule="auto"/>
        <w:ind w:left="1224"/>
        <w:rPr>
          <w:rFonts w:ascii="Times New Roman" w:hAnsi="Times New Roman"/>
          <w:i/>
          <w:color w:val="000000"/>
          <w:spacing w:val="54"/>
          <w:sz w:val="16"/>
        </w:rPr>
      </w:pPr>
      <w:r w:rsidRPr="00B80A37">
        <w:rPr>
          <w:rFonts w:ascii="Times New Roman" w:hAnsi="Times New Roman"/>
          <w:i/>
          <w:color w:val="000000"/>
          <w:spacing w:val="54"/>
          <w:sz w:val="16"/>
        </w:rPr>
        <w:t xml:space="preserve">K I </w:t>
      </w:r>
      <w:r w:rsidRPr="00B80A37">
        <w:rPr>
          <w:rFonts w:ascii="Times New Roman" w:hAnsi="Times New Roman"/>
          <w:i/>
          <w:color w:val="000000"/>
          <w:spacing w:val="54"/>
          <w:w w:val="110"/>
        </w:rPr>
        <w:t>(x</w:t>
      </w:r>
      <w:r w:rsidRPr="00B80A37">
        <w:rPr>
          <w:rFonts w:ascii="Times New Roman" w:hAnsi="Times New Roman"/>
          <w:i/>
          <w:color w:val="000000"/>
          <w:spacing w:val="54"/>
          <w:vertAlign w:val="subscript"/>
        </w:rPr>
        <w:t>ik</w:t>
      </w:r>
      <w:r w:rsidRPr="00B80A37">
        <w:rPr>
          <w:rFonts w:ascii="Times New Roman" w:hAnsi="Times New Roman"/>
          <w:color w:val="000000"/>
          <w:spacing w:val="54"/>
          <w:w w:val="80"/>
          <w:sz w:val="33"/>
        </w:rPr>
        <w:t xml:space="preserve"> _ </w:t>
      </w:r>
      <w:r w:rsidRPr="00B80A37">
        <w:rPr>
          <w:rFonts w:ascii="Times New Roman" w:hAnsi="Times New Roman"/>
          <w:b/>
          <w:i/>
          <w:color w:val="000000"/>
          <w:spacing w:val="54"/>
          <w:w w:val="95"/>
          <w:sz w:val="16"/>
        </w:rPr>
        <w:t>X g)</w:t>
      </w:r>
      <w:r w:rsidRPr="00B80A37">
        <w:rPr>
          <w:rFonts w:ascii="Times New Roman" w:hAnsi="Times New Roman"/>
          <w:b/>
          <w:i/>
          <w:color w:val="000000"/>
          <w:spacing w:val="54"/>
          <w:sz w:val="16"/>
          <w:vertAlign w:val="superscript"/>
        </w:rPr>
        <w:t>2</w:t>
      </w:r>
      <w:r w:rsidRPr="00B80A37">
        <w:rPr>
          <w:rFonts w:ascii="Times New Roman" w:hAnsi="Times New Roman"/>
          <w:b/>
          <w:i/>
          <w:color w:val="000000"/>
          <w:spacing w:val="54"/>
          <w:w w:val="95"/>
          <w:sz w:val="16"/>
        </w:rPr>
        <w:t xml:space="preserve"> </w:t>
      </w:r>
      <w:r w:rsidRPr="00B80A37">
        <w:rPr>
          <w:rFonts w:ascii="Arial" w:hAnsi="Arial"/>
          <w:color w:val="000000"/>
          <w:spacing w:val="54"/>
          <w:w w:val="130"/>
          <w:sz w:val="42"/>
        </w:rPr>
        <w:t>E</w:t>
      </w:r>
      <w:r w:rsidRPr="00B80A37">
        <w:rPr>
          <w:rFonts w:ascii="Times New Roman" w:hAnsi="Times New Roman"/>
          <w:b/>
          <w:i/>
          <w:color w:val="000000"/>
          <w:spacing w:val="54"/>
          <w:w w:val="95"/>
          <w:sz w:val="16"/>
        </w:rPr>
        <w:t xml:space="preserve">(xik </w:t>
      </w:r>
      <w:r w:rsidRPr="00B80A37">
        <w:rPr>
          <w:rFonts w:ascii="Times New Roman" w:hAnsi="Times New Roman"/>
          <w:b/>
          <w:color w:val="000000"/>
          <w:spacing w:val="54"/>
          <w:sz w:val="24"/>
        </w:rPr>
        <w:t>x0</w:t>
      </w:r>
      <w:r w:rsidRPr="00B80A37">
        <w:rPr>
          <w:rFonts w:ascii="Times New Roman" w:hAnsi="Times New Roman"/>
          <w:b/>
          <w:color w:val="000000"/>
          <w:spacing w:val="54"/>
          <w:w w:val="115"/>
          <w:sz w:val="24"/>
          <w:vertAlign w:val="superscript"/>
        </w:rPr>
        <w:t>2</w:t>
      </w:r>
      <w:r w:rsidRPr="00B80A37">
        <w:rPr>
          <w:rFonts w:ascii="Times New Roman" w:hAnsi="Times New Roman"/>
          <w:b/>
          <w:color w:val="000000"/>
          <w:spacing w:val="54"/>
          <w:w w:val="105"/>
          <w:sz w:val="36"/>
        </w:rPr>
        <w:t xml:space="preserve"> + E</w:t>
      </w:r>
      <w:r w:rsidRPr="00B80A37">
        <w:rPr>
          <w:rFonts w:ascii="Times New Roman" w:hAnsi="Times New Roman"/>
          <w:b/>
          <w:color w:val="000000"/>
          <w:spacing w:val="54"/>
          <w:sz w:val="24"/>
        </w:rPr>
        <w:t xml:space="preserve">(xk _ </w:t>
      </w:r>
      <w:r w:rsidRPr="00B80A37">
        <w:rPr>
          <w:rFonts w:ascii="Times New Roman" w:hAnsi="Times New Roman"/>
          <w:b/>
          <w:i/>
          <w:color w:val="000000"/>
          <w:spacing w:val="54"/>
          <w:w w:val="95"/>
          <w:sz w:val="16"/>
        </w:rPr>
        <w:t>;)</w:t>
      </w:r>
      <w:r w:rsidRPr="00B80A37">
        <w:rPr>
          <w:rFonts w:ascii="Times New Roman" w:hAnsi="Times New Roman"/>
          <w:b/>
          <w:i/>
          <w:color w:val="000000"/>
          <w:spacing w:val="54"/>
          <w:sz w:val="16"/>
          <w:vertAlign w:val="superscript"/>
        </w:rPr>
        <w:t>2</w:t>
      </w:r>
    </w:p>
    <w:p w14:paraId="194DF579" w14:textId="77777777" w:rsidR="003A20D6" w:rsidRPr="00B80A37" w:rsidRDefault="002B38CB">
      <w:pPr>
        <w:tabs>
          <w:tab w:val="right" w:pos="3844"/>
        </w:tabs>
        <w:spacing w:line="184" w:lineRule="auto"/>
        <w:ind w:left="1152"/>
        <w:rPr>
          <w:rFonts w:ascii="Times New Roman" w:hAnsi="Times New Roman"/>
          <w:i/>
          <w:color w:val="000000"/>
          <w:sz w:val="16"/>
        </w:rPr>
      </w:pPr>
      <w:r w:rsidRPr="00B80A37">
        <w:rPr>
          <w:rFonts w:ascii="Times New Roman" w:hAnsi="Times New Roman"/>
          <w:i/>
          <w:color w:val="000000"/>
          <w:sz w:val="16"/>
        </w:rPr>
        <w:t>k=1 i=1</w:t>
      </w:r>
      <w:r w:rsidRPr="00B80A37">
        <w:rPr>
          <w:rFonts w:ascii="Times New Roman" w:hAnsi="Times New Roman"/>
          <w:i/>
          <w:color w:val="000000"/>
          <w:sz w:val="16"/>
        </w:rPr>
        <w:tab/>
        <w:t>k i</w:t>
      </w:r>
    </w:p>
    <w:p w14:paraId="5ECEDC80" w14:textId="77777777" w:rsidR="003A20D6" w:rsidRPr="00B80A37" w:rsidRDefault="002B38CB">
      <w:pPr>
        <w:tabs>
          <w:tab w:val="right" w:pos="7462"/>
        </w:tabs>
        <w:spacing w:before="144"/>
        <w:ind w:left="1440"/>
        <w:rPr>
          <w:rFonts w:ascii="Times New Roman" w:hAnsi="Times New Roman"/>
          <w:color w:val="000000"/>
          <w:spacing w:val="4"/>
          <w:sz w:val="15"/>
        </w:rPr>
      </w:pPr>
      <w:r w:rsidRPr="00B80A37">
        <w:rPr>
          <w:rFonts w:ascii="Times New Roman" w:hAnsi="Times New Roman"/>
          <w:color w:val="000000"/>
          <w:spacing w:val="4"/>
          <w:sz w:val="15"/>
        </w:rPr>
        <w:t>Total variability</w:t>
      </w:r>
      <w:r w:rsidRPr="00B80A37">
        <w:rPr>
          <w:rFonts w:ascii="Times New Roman" w:hAnsi="Times New Roman"/>
          <w:color w:val="000000"/>
          <w:spacing w:val="4"/>
          <w:sz w:val="15"/>
        </w:rPr>
        <w:tab/>
      </w:r>
      <w:r w:rsidRPr="00B80A37">
        <w:rPr>
          <w:rFonts w:ascii="Times New Roman" w:hAnsi="Times New Roman"/>
          <w:color w:val="000000"/>
          <w:spacing w:val="18"/>
          <w:sz w:val="15"/>
        </w:rPr>
        <w:t>Within-product variability Between-product variability</w:t>
      </w:r>
    </w:p>
    <w:p w14:paraId="40EE0785" w14:textId="7D323D8D" w:rsidR="003A20D6" w:rsidRPr="00B80A37" w:rsidRDefault="002B38CB">
      <w:pPr>
        <w:spacing w:before="144" w:after="468" w:line="266" w:lineRule="auto"/>
        <w:ind w:left="360"/>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with </w:t>
      </w:r>
      <w:r w:rsidRPr="00B80A37">
        <w:rPr>
          <w:rFonts w:ascii="Times New Roman" w:hAnsi="Times New Roman"/>
          <w:i/>
          <w:color w:val="000000"/>
          <w:spacing w:val="1"/>
        </w:rPr>
        <w:t xml:space="preserve">x </w:t>
      </w:r>
      <w:r w:rsidRPr="00B80A37">
        <w:rPr>
          <w:rFonts w:ascii="Times New Roman" w:hAnsi="Times New Roman"/>
          <w:color w:val="000000"/>
          <w:spacing w:val="1"/>
          <w:w w:val="115"/>
          <w:sz w:val="21"/>
        </w:rPr>
        <w:t xml:space="preserve">the observed </w:t>
      </w:r>
      <w:del w:id="1238" w:author="David Quin" w:date="2018-12-06T13:35:00Z">
        <w:r w:rsidRPr="00B80A37" w:rsidDel="003343E8">
          <w:rPr>
            <w:rFonts w:ascii="Times New Roman" w:hAnsi="Times New Roman"/>
            <w:color w:val="000000"/>
            <w:spacing w:val="1"/>
            <w:w w:val="115"/>
            <w:sz w:val="21"/>
          </w:rPr>
          <w:delText>cif</w:delText>
        </w:r>
      </w:del>
      <w:ins w:id="1239" w:author="David Quin" w:date="2018-12-06T13:35:00Z">
        <w:r w:rsidR="003343E8" w:rsidRPr="00B80A37">
          <w:rPr>
            <w:rFonts w:ascii="Times New Roman" w:hAnsi="Times New Roman"/>
            <w:color w:val="000000"/>
            <w:spacing w:val="1"/>
            <w:w w:val="115"/>
            <w:sz w:val="21"/>
          </w:rPr>
          <w:t>CIF-FAS</w:t>
        </w:r>
      </w:ins>
      <w:del w:id="1240" w:author="David Quin" w:date="2018-12-06T13:35:00Z">
        <w:r w:rsidRPr="00B80A37" w:rsidDel="003343E8">
          <w:rPr>
            <w:rFonts w:ascii="Times New Roman" w:hAnsi="Times New Roman"/>
            <w:color w:val="000000"/>
            <w:spacing w:val="1"/>
            <w:w w:val="115"/>
            <w:sz w:val="21"/>
          </w:rPr>
          <w:delText>-fas</w:delText>
        </w:r>
      </w:del>
      <w:r w:rsidRPr="00B80A37">
        <w:rPr>
          <w:rFonts w:ascii="Times New Roman" w:hAnsi="Times New Roman"/>
          <w:color w:val="000000"/>
          <w:spacing w:val="1"/>
          <w:w w:val="115"/>
          <w:sz w:val="21"/>
        </w:rPr>
        <w:t xml:space="preserve"> price gap and x</w:t>
      </w:r>
      <w:r w:rsidRPr="00B80A37">
        <w:rPr>
          <w:rFonts w:ascii="Times New Roman" w:hAnsi="Times New Roman"/>
          <w:i/>
          <w:color w:val="000000"/>
          <w:spacing w:val="1"/>
          <w:sz w:val="21"/>
          <w:vertAlign w:val="subscript"/>
        </w:rPr>
        <w:t>g</w:t>
      </w:r>
      <w:r w:rsidRPr="00B80A37">
        <w:rPr>
          <w:rFonts w:ascii="Times New Roman" w:hAnsi="Times New Roman"/>
          <w:i/>
          <w:color w:val="000000"/>
          <w:spacing w:val="1"/>
          <w:sz w:val="6"/>
        </w:rPr>
        <w:t xml:space="preserve">, </w:t>
      </w:r>
      <w:r w:rsidRPr="00B80A37">
        <w:rPr>
          <w:rFonts w:ascii="Times New Roman" w:hAnsi="Times New Roman"/>
          <w:color w:val="000000"/>
          <w:spacing w:val="1"/>
          <w:w w:val="115"/>
          <w:sz w:val="21"/>
        </w:rPr>
        <w:t>x</w:t>
      </w:r>
      <w:r w:rsidRPr="00B80A37">
        <w:rPr>
          <w:rFonts w:ascii="Times New Roman" w:hAnsi="Times New Roman"/>
          <w:i/>
          <w:color w:val="000000"/>
          <w:spacing w:val="1"/>
          <w:sz w:val="16"/>
        </w:rPr>
        <w:t xml:space="preserve">k </w:t>
      </w:r>
      <w:r w:rsidRPr="00B80A37">
        <w:rPr>
          <w:rFonts w:ascii="Times New Roman" w:hAnsi="Times New Roman"/>
          <w:color w:val="000000"/>
          <w:spacing w:val="1"/>
          <w:w w:val="115"/>
          <w:sz w:val="21"/>
        </w:rPr>
        <w:t>average values defined as:</w:t>
      </w:r>
    </w:p>
    <w:tbl>
      <w:tblPr>
        <w:tblW w:w="0" w:type="auto"/>
        <w:tblLayout w:type="fixed"/>
        <w:tblCellMar>
          <w:left w:w="0" w:type="dxa"/>
          <w:right w:w="0" w:type="dxa"/>
        </w:tblCellMar>
        <w:tblLook w:val="0000" w:firstRow="0" w:lastRow="0" w:firstColumn="0" w:lastColumn="0" w:noHBand="0" w:noVBand="0"/>
      </w:tblPr>
      <w:tblGrid>
        <w:gridCol w:w="4481"/>
        <w:gridCol w:w="4159"/>
      </w:tblGrid>
      <w:tr w:rsidR="003A20D6" w:rsidRPr="00B80A37" w14:paraId="4608FDDB" w14:textId="77777777">
        <w:trPr>
          <w:trHeight w:hRule="exact" w:val="697"/>
        </w:trPr>
        <w:tc>
          <w:tcPr>
            <w:tcW w:w="4481" w:type="dxa"/>
            <w:tcBorders>
              <w:top w:val="none" w:sz="0" w:space="0" w:color="000000"/>
              <w:left w:val="none" w:sz="0" w:space="0" w:color="000000"/>
              <w:bottom w:val="none" w:sz="0" w:space="0" w:color="000000"/>
              <w:right w:val="none" w:sz="0" w:space="0" w:color="000000"/>
            </w:tcBorders>
          </w:tcPr>
          <w:p w14:paraId="06A35E2C" w14:textId="77777777" w:rsidR="003A20D6" w:rsidRPr="00B80A37" w:rsidRDefault="002B38CB">
            <w:pPr>
              <w:spacing w:line="115" w:lineRule="exact"/>
              <w:ind w:right="658"/>
              <w:jc w:val="right"/>
              <w:rPr>
                <w:rFonts w:ascii="Times New Roman" w:hAnsi="Times New Roman"/>
                <w:i/>
                <w:color w:val="000000"/>
                <w:sz w:val="16"/>
              </w:rPr>
            </w:pPr>
            <w:r w:rsidRPr="00B80A37">
              <w:rPr>
                <w:rFonts w:ascii="Times New Roman" w:hAnsi="Times New Roman"/>
                <w:i/>
                <w:color w:val="000000"/>
                <w:sz w:val="16"/>
              </w:rPr>
              <w:t>K I</w:t>
            </w:r>
          </w:p>
          <w:p w14:paraId="44608431" w14:textId="77777777" w:rsidR="003A20D6" w:rsidRPr="00B80A37" w:rsidRDefault="002B38CB">
            <w:pPr>
              <w:spacing w:line="472" w:lineRule="exact"/>
              <w:ind w:right="208"/>
              <w:jc w:val="right"/>
              <w:rPr>
                <w:rFonts w:ascii="Times New Roman" w:hAnsi="Times New Roman"/>
                <w:b/>
                <w:i/>
                <w:color w:val="000000"/>
                <w:w w:val="95"/>
                <w:sz w:val="16"/>
              </w:rPr>
            </w:pPr>
            <w:r w:rsidRPr="00B80A37">
              <w:rPr>
                <w:rFonts w:ascii="Times New Roman" w:hAnsi="Times New Roman"/>
                <w:b/>
                <w:i/>
                <w:color w:val="000000"/>
                <w:w w:val="95"/>
                <w:sz w:val="16"/>
              </w:rPr>
              <w:t xml:space="preserve">Xg </w:t>
            </w:r>
            <w:r w:rsidRPr="00B80A37">
              <w:rPr>
                <w:rFonts w:ascii="Times New Roman" w:hAnsi="Times New Roman"/>
                <w:b/>
                <w:i/>
                <w:color w:val="000000"/>
                <w:w w:val="120"/>
                <w:sz w:val="16"/>
                <w:vertAlign w:val="subscript"/>
              </w:rPr>
              <w:t xml:space="preserve">n </w:t>
            </w:r>
            <w:r w:rsidRPr="00B80A37">
              <w:rPr>
                <w:rFonts w:ascii="Arial" w:hAnsi="Arial"/>
                <w:color w:val="000000"/>
                <w:w w:val="130"/>
                <w:sz w:val="42"/>
              </w:rPr>
              <w:t xml:space="preserve">E </w:t>
            </w:r>
            <w:proofErr w:type="spellStart"/>
            <w:r w:rsidRPr="00B80A37">
              <w:rPr>
                <w:rFonts w:ascii="Arial" w:hAnsi="Arial"/>
                <w:color w:val="000000"/>
                <w:w w:val="130"/>
                <w:sz w:val="42"/>
              </w:rPr>
              <w:t>E</w:t>
            </w:r>
            <w:proofErr w:type="spellEnd"/>
            <w:r w:rsidRPr="00B80A37">
              <w:rPr>
                <w:rFonts w:ascii="Arial" w:hAnsi="Arial"/>
                <w:color w:val="000000"/>
                <w:w w:val="130"/>
                <w:sz w:val="42"/>
              </w:rPr>
              <w:t xml:space="preserve"> </w:t>
            </w:r>
            <w:r w:rsidRPr="00B80A37">
              <w:rPr>
                <w:rFonts w:ascii="Times New Roman" w:hAnsi="Times New Roman"/>
                <w:i/>
                <w:color w:val="000000"/>
                <w:sz w:val="16"/>
              </w:rPr>
              <w:t>Xik,</w:t>
            </w:r>
          </w:p>
          <w:p w14:paraId="45BC2D35" w14:textId="77777777" w:rsidR="003A20D6" w:rsidRPr="00B80A37" w:rsidRDefault="002B38CB">
            <w:pPr>
              <w:spacing w:line="132" w:lineRule="exact"/>
              <w:ind w:right="568"/>
              <w:jc w:val="right"/>
              <w:rPr>
                <w:rFonts w:ascii="Times New Roman" w:hAnsi="Times New Roman"/>
                <w:i/>
                <w:color w:val="000000"/>
                <w:sz w:val="16"/>
              </w:rPr>
            </w:pPr>
            <w:r w:rsidRPr="00B80A37">
              <w:rPr>
                <w:rFonts w:ascii="Times New Roman" w:hAnsi="Times New Roman"/>
                <w:i/>
                <w:color w:val="000000"/>
                <w:sz w:val="16"/>
              </w:rPr>
              <w:t>k=1 i=1</w:t>
            </w:r>
          </w:p>
        </w:tc>
        <w:tc>
          <w:tcPr>
            <w:tcW w:w="4159" w:type="dxa"/>
            <w:tcBorders>
              <w:top w:val="none" w:sz="0" w:space="0" w:color="000000"/>
              <w:left w:val="none" w:sz="0" w:space="0" w:color="000000"/>
              <w:bottom w:val="none" w:sz="0" w:space="0" w:color="000000"/>
              <w:right w:val="none" w:sz="0" w:space="0" w:color="000000"/>
            </w:tcBorders>
          </w:tcPr>
          <w:p w14:paraId="5F1F2930" w14:textId="77777777" w:rsidR="003A20D6" w:rsidRPr="00B80A37" w:rsidRDefault="002B38CB">
            <w:pPr>
              <w:spacing w:line="115" w:lineRule="exact"/>
              <w:ind w:left="1016"/>
              <w:rPr>
                <w:rFonts w:ascii="Times New Roman" w:hAnsi="Times New Roman"/>
                <w:i/>
                <w:color w:val="000000"/>
                <w:sz w:val="16"/>
              </w:rPr>
            </w:pPr>
            <w:r w:rsidRPr="00B80A37">
              <w:rPr>
                <w:rFonts w:ascii="Times New Roman" w:hAnsi="Times New Roman"/>
                <w:i/>
                <w:color w:val="000000"/>
                <w:sz w:val="16"/>
              </w:rPr>
              <w:t>K</w:t>
            </w:r>
          </w:p>
          <w:p w14:paraId="497BF599" w14:textId="77777777" w:rsidR="003A20D6" w:rsidRPr="00B80A37" w:rsidRDefault="002B38CB">
            <w:pPr>
              <w:spacing w:line="471" w:lineRule="exact"/>
              <w:ind w:right="2531"/>
              <w:jc w:val="right"/>
              <w:rPr>
                <w:rFonts w:ascii="Times New Roman" w:hAnsi="Times New Roman"/>
                <w:i/>
                <w:color w:val="000000"/>
                <w:sz w:val="16"/>
              </w:rPr>
            </w:pPr>
            <w:r w:rsidRPr="00B80A37">
              <w:rPr>
                <w:rFonts w:ascii="Times New Roman" w:hAnsi="Times New Roman"/>
                <w:i/>
                <w:color w:val="000000"/>
                <w:sz w:val="16"/>
              </w:rPr>
              <w:t xml:space="preserve">Xk= </w:t>
            </w:r>
            <w:r w:rsidRPr="00B80A37">
              <w:rPr>
                <w:rFonts w:ascii="Times New Roman" w:hAnsi="Times New Roman"/>
                <w:i/>
                <w:color w:val="000000"/>
                <w:w w:val="90"/>
                <w:sz w:val="31"/>
              </w:rPr>
              <w:t xml:space="preserve">K </w:t>
            </w:r>
            <w:r w:rsidRPr="00B80A37">
              <w:rPr>
                <w:rFonts w:ascii="Arial" w:hAnsi="Arial"/>
                <w:color w:val="000000"/>
                <w:w w:val="130"/>
                <w:sz w:val="42"/>
              </w:rPr>
              <w:t xml:space="preserve">E </w:t>
            </w:r>
            <w:r w:rsidRPr="00B80A37">
              <w:rPr>
                <w:rFonts w:ascii="Times New Roman" w:hAnsi="Times New Roman"/>
                <w:i/>
                <w:color w:val="000000"/>
                <w:sz w:val="16"/>
              </w:rPr>
              <w:t>Xik</w:t>
            </w:r>
          </w:p>
          <w:p w14:paraId="3389BC49" w14:textId="77777777" w:rsidR="003A20D6" w:rsidRPr="00B80A37" w:rsidRDefault="002B38CB">
            <w:pPr>
              <w:spacing w:line="132" w:lineRule="exact"/>
              <w:ind w:left="1016"/>
              <w:rPr>
                <w:rFonts w:ascii="Times New Roman" w:hAnsi="Times New Roman"/>
                <w:i/>
                <w:color w:val="000000"/>
                <w:sz w:val="16"/>
              </w:rPr>
            </w:pPr>
            <w:r w:rsidRPr="00B80A37">
              <w:rPr>
                <w:rFonts w:ascii="Times New Roman" w:hAnsi="Times New Roman"/>
                <w:i/>
                <w:color w:val="000000"/>
                <w:sz w:val="16"/>
              </w:rPr>
              <w:t>k=1</w:t>
            </w:r>
          </w:p>
        </w:tc>
      </w:tr>
    </w:tbl>
    <w:p w14:paraId="61FFA362" w14:textId="77777777" w:rsidR="003A20D6" w:rsidRPr="00B80A37" w:rsidRDefault="003A20D6">
      <w:pPr>
        <w:spacing w:after="232" w:line="20" w:lineRule="exact"/>
      </w:pPr>
    </w:p>
    <w:p w14:paraId="272BC4DD" w14:textId="77777777" w:rsidR="003A20D6" w:rsidRPr="00B80A37" w:rsidRDefault="002B38CB">
      <w:pPr>
        <w:spacing w:line="321" w:lineRule="auto"/>
        <w:ind w:right="72"/>
        <w:jc w:val="both"/>
        <w:rPr>
          <w:rFonts w:ascii="Times New Roman" w:hAnsi="Times New Roman"/>
          <w:color w:val="000000"/>
          <w:w w:val="115"/>
          <w:sz w:val="21"/>
        </w:rPr>
      </w:pPr>
      <w:r w:rsidRPr="00B80A37">
        <w:rPr>
          <w:rFonts w:ascii="Times New Roman" w:hAnsi="Times New Roman"/>
          <w:color w:val="000000"/>
          <w:w w:val="115"/>
          <w:sz w:val="21"/>
        </w:rPr>
        <w:t xml:space="preserve">with n the total number of observations, </w:t>
      </w:r>
      <w:r w:rsidRPr="00B80A37">
        <w:rPr>
          <w:rFonts w:ascii="Times New Roman" w:hAnsi="Times New Roman"/>
          <w:i/>
          <w:color w:val="000000"/>
        </w:rPr>
        <w:t xml:space="preserve">K </w:t>
      </w:r>
      <w:r w:rsidRPr="00B80A37">
        <w:rPr>
          <w:rFonts w:ascii="Times New Roman" w:hAnsi="Times New Roman"/>
          <w:color w:val="000000"/>
          <w:w w:val="115"/>
          <w:sz w:val="21"/>
        </w:rPr>
        <w:t xml:space="preserve">the total number of products and </w:t>
      </w:r>
      <w:r w:rsidRPr="00B80A37">
        <w:rPr>
          <w:rFonts w:ascii="Times New Roman" w:hAnsi="Times New Roman"/>
          <w:i/>
          <w:color w:val="000000"/>
        </w:rPr>
        <w:t xml:space="preserve">I </w:t>
      </w:r>
      <w:r w:rsidRPr="00B80A37">
        <w:rPr>
          <w:rFonts w:ascii="Times New Roman" w:hAnsi="Times New Roman"/>
          <w:color w:val="000000"/>
          <w:w w:val="115"/>
          <w:sz w:val="21"/>
        </w:rPr>
        <w:t xml:space="preserve">the total </w:t>
      </w:r>
      <w:r w:rsidRPr="00B80A37">
        <w:rPr>
          <w:rFonts w:ascii="Times New Roman" w:hAnsi="Times New Roman"/>
          <w:color w:val="000000"/>
          <w:spacing w:val="-1"/>
          <w:w w:val="115"/>
          <w:sz w:val="21"/>
        </w:rPr>
        <w:t xml:space="preserve">number of country partners. We apply the same variance decomposition exercise at the </w:t>
      </w:r>
      <w:r w:rsidRPr="00B80A37">
        <w:rPr>
          <w:rFonts w:ascii="Times New Roman" w:hAnsi="Times New Roman"/>
          <w:color w:val="000000"/>
          <w:spacing w:val="-4"/>
          <w:w w:val="115"/>
          <w:sz w:val="21"/>
        </w:rPr>
        <w:t xml:space="preserve">sector level, in which case the sector </w:t>
      </w:r>
      <w:r w:rsidRPr="00B80A37">
        <w:rPr>
          <w:rFonts w:ascii="Times New Roman" w:hAnsi="Times New Roman"/>
          <w:i/>
          <w:color w:val="000000"/>
          <w:spacing w:val="-4"/>
        </w:rPr>
        <w:t xml:space="preserve">s </w:t>
      </w:r>
      <w:r w:rsidRPr="00B80A37">
        <w:rPr>
          <w:rFonts w:ascii="Times New Roman" w:hAnsi="Times New Roman"/>
          <w:color w:val="000000"/>
          <w:spacing w:val="-4"/>
          <w:w w:val="115"/>
          <w:sz w:val="21"/>
        </w:rPr>
        <w:t xml:space="preserve">index (at the 3-digit level) replaces the </w:t>
      </w:r>
      <w:r w:rsidRPr="00B80A37">
        <w:rPr>
          <w:rFonts w:ascii="Times New Roman" w:hAnsi="Times New Roman"/>
          <w:i/>
          <w:color w:val="000000"/>
          <w:spacing w:val="-4"/>
        </w:rPr>
        <w:t xml:space="preserve">k </w:t>
      </w:r>
      <w:r w:rsidRPr="00B80A37">
        <w:rPr>
          <w:rFonts w:ascii="Times New Roman" w:hAnsi="Times New Roman"/>
          <w:color w:val="000000"/>
          <w:spacing w:val="-4"/>
          <w:w w:val="115"/>
          <w:sz w:val="21"/>
        </w:rPr>
        <w:t xml:space="preserve">index (at the </w:t>
      </w:r>
      <w:r w:rsidRPr="00B80A37">
        <w:rPr>
          <w:rFonts w:ascii="Times New Roman" w:hAnsi="Times New Roman"/>
          <w:color w:val="000000"/>
          <w:spacing w:val="-3"/>
          <w:w w:val="115"/>
          <w:sz w:val="21"/>
        </w:rPr>
        <w:t xml:space="preserve">5-digit level). This gives us an alternative way to ensure the robustness of the estimation </w:t>
      </w:r>
      <w:r w:rsidRPr="00B80A37">
        <w:rPr>
          <w:rFonts w:ascii="Times New Roman" w:hAnsi="Times New Roman"/>
          <w:color w:val="000000"/>
          <w:spacing w:val="-2"/>
          <w:w w:val="115"/>
          <w:sz w:val="21"/>
        </w:rPr>
        <w:t>results to the degree of classification retained to estimate international transport costs. We also determine the share of the observed variance that can be attributed to the between-</w:t>
      </w:r>
      <w:r w:rsidRPr="00B80A37">
        <w:rPr>
          <w:rFonts w:ascii="Times New Roman" w:hAnsi="Times New Roman"/>
          <w:color w:val="000000"/>
          <w:spacing w:val="-5"/>
          <w:w w:val="115"/>
          <w:sz w:val="21"/>
        </w:rPr>
        <w:t xml:space="preserve">country variance, adapting the variance decomposition formula written above accordingly. </w:t>
      </w:r>
      <w:r w:rsidRPr="00B80A37">
        <w:rPr>
          <w:rFonts w:ascii="Times New Roman" w:hAnsi="Times New Roman"/>
          <w:color w:val="000000"/>
          <w:w w:val="115"/>
          <w:sz w:val="21"/>
        </w:rPr>
        <w:t>Results are reported in Figure B.1.</w:t>
      </w:r>
    </w:p>
    <w:p w14:paraId="552C1917" w14:textId="66BCA73B" w:rsidR="003A20D6" w:rsidRPr="00B80A37" w:rsidRDefault="002B38CB">
      <w:pPr>
        <w:spacing w:before="144" w:line="278" w:lineRule="auto"/>
        <w:jc w:val="center"/>
        <w:rPr>
          <w:rFonts w:ascii="Times New Roman" w:hAnsi="Times New Roman"/>
          <w:color w:val="000000"/>
          <w:spacing w:val="-2"/>
          <w:w w:val="115"/>
          <w:sz w:val="21"/>
        </w:rPr>
      </w:pPr>
      <w:r w:rsidRPr="00B80A37">
        <w:rPr>
          <w:rFonts w:ascii="Times New Roman" w:hAnsi="Times New Roman"/>
          <w:color w:val="000000"/>
          <w:spacing w:val="-2"/>
          <w:w w:val="115"/>
          <w:sz w:val="21"/>
        </w:rPr>
        <w:t xml:space="preserve">Figure B.1: Variance decomposition (observed </w:t>
      </w:r>
      <w:ins w:id="1241" w:author="David Quin" w:date="2018-12-06T13:36:00Z">
        <w:r w:rsidR="003343E8" w:rsidRPr="00B80A37">
          <w:rPr>
            <w:rFonts w:ascii="Times New Roman" w:hAnsi="Times New Roman"/>
            <w:color w:val="000000"/>
            <w:spacing w:val="1"/>
            <w:w w:val="115"/>
            <w:sz w:val="21"/>
          </w:rPr>
          <w:t xml:space="preserve">CIF-FAS </w:t>
        </w:r>
      </w:ins>
      <w:del w:id="1242" w:author="David Quin" w:date="2018-12-06T13:36:00Z">
        <w:r w:rsidRPr="00B80A37" w:rsidDel="003343E8">
          <w:rPr>
            <w:rFonts w:ascii="Times New Roman" w:hAnsi="Times New Roman"/>
            <w:color w:val="000000"/>
            <w:spacing w:val="-2"/>
            <w:w w:val="115"/>
            <w:sz w:val="21"/>
          </w:rPr>
          <w:delText xml:space="preserve">cif-fas </w:delText>
        </w:r>
      </w:del>
      <w:r w:rsidRPr="00B80A37">
        <w:rPr>
          <w:rFonts w:ascii="Times New Roman" w:hAnsi="Times New Roman"/>
          <w:color w:val="000000"/>
          <w:spacing w:val="-2"/>
          <w:w w:val="115"/>
          <w:sz w:val="21"/>
        </w:rPr>
        <w:t>price gap)</w:t>
      </w:r>
    </w:p>
    <w:p w14:paraId="43454A9A" w14:textId="77777777" w:rsidR="00BA38CF" w:rsidRPr="00B80A37" w:rsidRDefault="005E1B5A" w:rsidP="00BA38CF">
      <w:pPr>
        <w:pStyle w:val="Norm"/>
      </w:pPr>
      <w:r w:rsidRPr="00B80A37">
        <w:rPr>
          <w:noProof/>
        </w:rPr>
        <mc:AlternateContent>
          <mc:Choice Requires="wps">
            <w:drawing>
              <wp:anchor distT="0" distB="0" distL="950595" distR="969645" simplePos="0" relativeHeight="251861504" behindDoc="1" locked="0" layoutInCell="1" allowOverlap="1" wp14:anchorId="72F9E37D" wp14:editId="45D71BEB">
                <wp:simplePos x="0" y="0"/>
                <wp:positionH relativeFrom="page">
                  <wp:posOffset>1980565</wp:posOffset>
                </wp:positionH>
                <wp:positionV relativeFrom="page">
                  <wp:posOffset>5870575</wp:posOffset>
                </wp:positionV>
                <wp:extent cx="3566160" cy="2505075"/>
                <wp:effectExtent l="0" t="0" r="0" b="0"/>
                <wp:wrapSquare wrapText="bothSides"/>
                <wp:docPr id="708"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6160" cy="2505075"/>
                        </a:xfrm>
                        <a:prstGeom prst="rect">
                          <a:avLst/>
                        </a:prstGeom>
                        <a:solidFill>
                          <a:srgbClr val="EEEE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0C28E" w14:textId="77777777" w:rsidR="00DC28EF" w:rsidRDefault="00DC28E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9E37D" id="Text Box 690" o:spid="_x0000_s1057" type="#_x0000_t202" style="position:absolute;left:0;text-align:left;margin-left:155.95pt;margin-top:462.25pt;width:280.8pt;height:197.25pt;z-index:-251454976;visibility:visible;mso-wrap-style:square;mso-width-percent:0;mso-height-percent:0;mso-wrap-distance-left:74.85pt;mso-wrap-distance-top:0;mso-wrap-distance-right:76.3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eowdAIAAPUEAAAOAAAAZHJzL2Uyb0RvYy54bWysVG1v2yAQ/j5p/wHxPbGd2m5t1amWppkm&#13;&#10;dS9Sux9ADI7RMDAgsbtq/30HjtN2L9I0zR/wAcfD3T3PcXk1dAIdmLFcyQon8xgjJmtFudxV+PP9&#13;&#10;ZnaBkXVEUiKUZBV+YBZfLV+/uux1yRaqVYIygwBE2rLXFW6d02UU2bplHbFzpZmEzUaZjjiYml1E&#13;&#10;DekBvRPRIo7zqFeGaqNqZi2srsdNvAz4TcNq97FpLHNIVBhic2E0Ydz6MVpeknJniG55fQyD/EMU&#13;&#10;HeESLj1BrYkjaG/4L1Adr42yqnHzWnWRahpes5ADZJPEP2Vz1xLNQi5QHKtPZbL/D7b+cPhkEKcV&#13;&#10;Po+BKkk6IOmeDQ6t1IDyIlSo17YExzsNrm6ADWA6ZGv1raq/WChi9MzHF9+W1ntv+/eKAiLZOxVO&#13;&#10;DI3pfJ0gcwQwQMnDiQZ/aw2LZ1meJzls1bC3yOIsPs88UREpp+PaWPeWqQ55o8IGeA7w5HBr3eg6&#13;&#10;ufjbrBKcbrgQYWJ222th0IGAJm78tz6iv3AT0jtL5Y+NiOMKRAl3+D0fb+D4sUgWabxaFLNNfnE+&#13;&#10;SzdpNiugnrM4KVZFHqdFut589wEmadlySpm85ZJNekvSv+PzqPxRKUFxqK9wkS2ykYw/JhmH73dJ&#13;&#10;dtxB+wneVfji5ETKlhF6IymkTUpHuBjt6GX4gRCowfQPVQk68NSPInDDdgjqOkv89V4XW0UfQBlG&#13;&#10;AW/AMbwdYLTKfMOohz6ssP26J4ZhJN5JELpv2skwk7GdDCJrOFphh9FoXruxuffa8F0LyKNQpXoD&#13;&#10;Cmx40MZTFEfdQm+FJI7vgG/e5/Pg9fRaLX8AAAD//wMAUEsDBBQABgAIAAAAIQDQf3FV5wAAABEB&#13;&#10;AAAPAAAAZHJzL2Rvd25yZXYueG1sTI9PT8MwDMXvSHyHyEjcWNqV/WnXdEKgcuIwxqaJW9qEtlvi&#13;&#10;VE22lW+POcHFsuWfn9/L16M17KIH3zkUEE8iYBprpzpsBOw+yoclMB8kKmkcagHf2sO6uL3JZabc&#13;&#10;Fd/1ZRsaRiLoMymgDaHPOPd1q630E9drpN2XG6wMNA4NV4O8krg1fBpFc25lh/Shlb1+bnV92p6t&#13;&#10;gNO4P5pyXqXH2edmsX8rOb4euBD3d+PLisrTCljQY/i7gN8M5B8KMla5MyrPjIAkjlNCBaTTxxkw&#13;&#10;IpaLhJqK0CROI+BFzv8nKX4AAAD//wMAUEsBAi0AFAAGAAgAAAAhALaDOJL+AAAA4QEAABMAAAAA&#13;&#10;AAAAAAAAAAAAAAAAAFtDb250ZW50X1R5cGVzXS54bWxQSwECLQAUAAYACAAAACEAOP0h/9YAAACU&#13;&#10;AQAACwAAAAAAAAAAAAAAAAAvAQAAX3JlbHMvLnJlbHNQSwECLQAUAAYACAAAACEAjqXqMHQCAAD1&#13;&#10;BAAADgAAAAAAAAAAAAAAAAAuAgAAZHJzL2Uyb0RvYy54bWxQSwECLQAUAAYACAAAACEA0H9xVecA&#13;&#10;AAARAQAADwAAAAAAAAAAAAAAAADOBAAAZHJzL2Rvd25yZXYueG1sUEsFBgAAAAAEAAQA8wAAAOIF&#13;&#10;AAAAAA==&#13;&#10;" fillcolor="#eeeeed" stroked="f">
                <v:path arrowok="t"/>
                <v:textbox inset="0,0,0,0">
                  <w:txbxContent>
                    <w:p w14:paraId="7140C28E" w14:textId="77777777" w:rsidR="00DC28EF" w:rsidRDefault="00DC28EF"/>
                  </w:txbxContent>
                </v:textbox>
                <w10:wrap type="square" anchorx="page" anchory="page"/>
              </v:shape>
            </w:pict>
          </mc:Fallback>
        </mc:AlternateContent>
      </w:r>
      <w:r w:rsidRPr="00B80A37">
        <w:rPr>
          <w:noProof/>
        </w:rPr>
        <mc:AlternateContent>
          <mc:Choice Requires="wps">
            <w:drawing>
              <wp:anchor distT="0" distB="0" distL="0" distR="109855" simplePos="0" relativeHeight="251866624" behindDoc="1" locked="0" layoutInCell="1" allowOverlap="1" wp14:anchorId="1EFC0478" wp14:editId="7CE06B15">
                <wp:simplePos x="0" y="0"/>
                <wp:positionH relativeFrom="page">
                  <wp:posOffset>2220595</wp:posOffset>
                </wp:positionH>
                <wp:positionV relativeFrom="page">
                  <wp:posOffset>6103620</wp:posOffset>
                </wp:positionV>
                <wp:extent cx="3216275" cy="374650"/>
                <wp:effectExtent l="0" t="0" r="0" b="0"/>
                <wp:wrapSquare wrapText="bothSides"/>
                <wp:docPr id="707"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16275"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AC84F" w14:textId="77777777" w:rsidR="00DC28EF" w:rsidRDefault="00DC28EF">
                            <w:pPr>
                              <w:shd w:val="solid" w:color="FFFFFF" w:fill="FFFFFF"/>
                              <w:tabs>
                                <w:tab w:val="right" w:pos="5011"/>
                              </w:tabs>
                              <w:spacing w:before="72" w:line="80" w:lineRule="exact"/>
                              <w:ind w:left="1368"/>
                              <w:rPr>
                                <w:rFonts w:ascii="Arial" w:hAnsi="Arial"/>
                                <w:color w:val="000000"/>
                                <w:spacing w:val="90"/>
                                <w:sz w:val="6"/>
                              </w:rPr>
                            </w:pPr>
                            <w:r>
                              <w:rPr>
                                <w:rFonts w:ascii="Arial" w:hAnsi="Arial"/>
                                <w:color w:val="000000"/>
                                <w:spacing w:val="90"/>
                                <w:sz w:val="6"/>
                              </w:rPr>
                              <w:t>-------</w:t>
                            </w:r>
                            <w:r>
                              <w:rPr>
                                <w:rFonts w:ascii="Arial" w:hAnsi="Arial"/>
                                <w:color w:val="000000"/>
                                <w:spacing w:val="90"/>
                                <w:sz w:val="6"/>
                              </w:rPr>
                              <w:tab/>
                            </w:r>
                            <w:r>
                              <w:rPr>
                                <w:rFonts w:ascii="Tahoma" w:hAnsi="Tahoma"/>
                                <w:color w:val="000000"/>
                                <w:spacing w:val="-16"/>
                                <w:sz w:val="11"/>
                              </w:rPr>
                              <w:t>_</w:t>
                            </w:r>
                            <w:r>
                              <w:rPr>
                                <w:rFonts w:ascii="Arial" w:hAnsi="Arial"/>
                                <w:color w:val="000000"/>
                                <w:spacing w:val="-16"/>
                                <w:w w:val="300"/>
                                <w:sz w:val="11"/>
                                <w:vertAlign w:val="subscript"/>
                              </w:rPr>
                              <w:t>1</w:t>
                            </w:r>
                            <w:r>
                              <w:rPr>
                                <w:rFonts w:ascii="Tahoma" w:hAnsi="Tahoma"/>
                                <w:color w:val="000000"/>
                                <w:spacing w:val="-16"/>
                                <w:sz w:val="11"/>
                              </w:rPr>
                              <w:t>\</w:t>
                            </w:r>
                          </w:p>
                          <w:p w14:paraId="75632F66" w14:textId="77777777" w:rsidR="00DC28EF" w:rsidRDefault="00DC28EF">
                            <w:pPr>
                              <w:shd w:val="solid" w:color="FFFFFF" w:fill="FFFFFF"/>
                              <w:tabs>
                                <w:tab w:val="left" w:pos="2409"/>
                                <w:tab w:val="right" w:pos="4648"/>
                              </w:tabs>
                              <w:spacing w:before="216" w:after="108" w:line="68" w:lineRule="exact"/>
                              <w:rPr>
                                <w:rFonts w:ascii="Tahoma" w:hAnsi="Tahoma"/>
                                <w:color w:val="000000"/>
                                <w:spacing w:val="56"/>
                                <w:sz w:val="11"/>
                              </w:rPr>
                            </w:pPr>
                            <w:r>
                              <w:rPr>
                                <w:rFonts w:ascii="Tahoma" w:hAnsi="Tahoma"/>
                                <w:color w:val="000000"/>
                                <w:spacing w:val="56"/>
                                <w:sz w:val="11"/>
                              </w:rPr>
                              <w:t>---</w:t>
                            </w:r>
                            <w:r>
                              <w:rPr>
                                <w:rFonts w:ascii="Tahoma" w:hAnsi="Tahoma"/>
                                <w:color w:val="000000"/>
                                <w:spacing w:val="56"/>
                                <w:sz w:val="11"/>
                              </w:rPr>
                              <w:tab/>
                            </w:r>
                            <w:r>
                              <w:rPr>
                                <w:rFonts w:ascii="Times New Roman" w:hAnsi="Times New Roman"/>
                                <w:color w:val="000000"/>
                                <w:spacing w:val="94"/>
                                <w:sz w:val="6"/>
                              </w:rPr>
                              <w:t>.......</w:t>
                            </w:r>
                            <w:r>
                              <w:rPr>
                                <w:rFonts w:ascii="Times New Roman" w:hAnsi="Times New Roman"/>
                                <w:color w:val="000000"/>
                                <w:spacing w:val="94"/>
                                <w:sz w:val="6"/>
                              </w:rPr>
                              <w:tab/>
                            </w:r>
                            <w:r>
                              <w:rPr>
                                <w:rFonts w:ascii="Times New Roman" w:hAnsi="Times New Roman"/>
                                <w:color w:val="000000"/>
                                <w:spacing w:val="68"/>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C0478" id="Text Box 689" o:spid="_x0000_s1058" type="#_x0000_t202" style="position:absolute;left:0;text-align:left;margin-left:174.85pt;margin-top:480.6pt;width:253.25pt;height:29.5pt;z-index:-251449856;visibility:visible;mso-wrap-style:square;mso-width-percent:0;mso-height-percent:0;mso-wrap-distance-left:0;mso-wrap-distance-top:0;mso-wrap-distance-right:8.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n0QdQIAAPQEAAAOAAAAZHJzL2Uyb0RvYy54bWysVNtu3CAQfa/Uf0C8b3yJ92Ir3qhJulWl&#13;&#10;9CIl/QAW8BoVAwV27TTqv3fA623Si1RV9QMemAszc85wcTl0Eh24dUKrGmdnKUZcUc2E2tX40/1m&#13;&#10;tsLIeaIYkVrxGj9why/XL19c9KbiuW61ZNwiCKJc1Zsat96bKkkcbXlH3Jk2XIGy0bYjHrZ2lzBL&#13;&#10;eojeySRP00XSa8uM1ZQ7B6c3oxKvY/ym4dR/aBrHPZI1htx8XG1ct2FN1hek2lliWkGPaZB/yKIj&#13;&#10;QsGlp1A3xBO0t+KXUJ2gVjvd+DOqu0Q3jaA81gDVZOlP1dy1xPBYCzTHmVOb3P8LS98fPlokWI2X&#13;&#10;6RIjRToA6Z4PHl3pAS1WZehQb1wFhncGTP0ACkA6VuvMraafHZgkT2xGBxest/07zSAi2XsdPYbG&#13;&#10;dqFPUDmCMADJwwmGcCuFw/M8W+TLOUYUdOfLYjGPOCWkmryNdf4N1x0KQo0twByjk8Ot8yEbUk0m&#13;&#10;4TKnpWAbIWXc2N32Wlp0IECJTfxCjeDyzEyqYKx0cBvV4wkkCXcEXUg3QvxYZnmRXuXlbLNYLWfF&#13;&#10;ppjPymW6mqVZeVUu0qIsbjbfQoJZUbWCMa5uheIT3bLi7+A8En8kSiQc6mtczvP5iMUfi0zj97si&#13;&#10;O+Fh+qToarw6GZGq5YS9VgzKJpUnQo5y8jz92DLowfSPXYk0CMiPHPDDdojkOs8nHm01ewBiWA24&#13;&#10;AfrwdIDQavsVox7GsMbuy55YjpF8q4DnYWYnwU7CdhKIouBaY4/RKF77cbb3xopdC5FHnir9CgjY&#13;&#10;iMiNwNQxC0g9bGC0YhHHZyDM7tN9tPrxWK2/AwAA//8DAFBLAwQUAAYACAAAACEAlhOVDOUAAAAR&#13;&#10;AQAADwAAAGRycy9kb3ducmV2LnhtbEyPwW6DMAyG75P2DpEr7bYmsI4WSqimTVOlXarRPkBKMkAl&#13;&#10;DiKh0Lefd1ovli1//v3/+W62HbuawbcOJURLAcxg5XSLtYTT8fN5A8wHhVp1Do2Em/GwKx4fcpVp&#13;&#10;N+G3uZahZiSCPlMSmhD6jHNfNcYqv3S9Qdr9uMGqQONQcz2oicRtx2MhEm5Vi/ShUb15b0x1KUcr&#13;&#10;oV1j9DWWq5lHU3o6Hpr94TbupXxazB9bKm9bYMHM4f8C/jKQfyjI2NmNqD3rJLys0jWhEtIkioER&#13;&#10;sXlNqDkTKmIRAy9yfp+k+AUAAP//AwBQSwECLQAUAAYACAAAACEAtoM4kv4AAADhAQAAEwAAAAAA&#13;&#10;AAAAAAAAAAAAAAAAW0NvbnRlbnRfVHlwZXNdLnhtbFBLAQItABQABgAIAAAAIQA4/SH/1gAAAJQB&#13;&#10;AAALAAAAAAAAAAAAAAAAAC8BAABfcmVscy8ucmVsc1BLAQItABQABgAIAAAAIQAPon0QdQIAAPQE&#13;&#10;AAAOAAAAAAAAAAAAAAAAAC4CAABkcnMvZTJvRG9jLnhtbFBLAQItABQABgAIAAAAIQCWE5UM5QAA&#13;&#10;ABEBAAAPAAAAAAAAAAAAAAAAAM8EAABkcnMvZG93bnJldi54bWxQSwUGAAAAAAQABADzAAAA4QUA&#13;&#10;AAAA&#13;&#10;" stroked="f">
                <v:path arrowok="t"/>
                <v:textbox inset="0,0,0,0">
                  <w:txbxContent>
                    <w:p w14:paraId="047AC84F" w14:textId="77777777" w:rsidR="00DC28EF" w:rsidRDefault="00DC28EF">
                      <w:pPr>
                        <w:shd w:val="solid" w:color="FFFFFF" w:fill="FFFFFF"/>
                        <w:tabs>
                          <w:tab w:val="right" w:pos="5011"/>
                        </w:tabs>
                        <w:spacing w:before="72" w:line="80" w:lineRule="exact"/>
                        <w:ind w:left="1368"/>
                        <w:rPr>
                          <w:rFonts w:ascii="Arial" w:hAnsi="Arial"/>
                          <w:color w:val="000000"/>
                          <w:spacing w:val="90"/>
                          <w:sz w:val="6"/>
                        </w:rPr>
                      </w:pPr>
                      <w:r>
                        <w:rPr>
                          <w:rFonts w:ascii="Arial" w:hAnsi="Arial"/>
                          <w:color w:val="000000"/>
                          <w:spacing w:val="90"/>
                          <w:sz w:val="6"/>
                        </w:rPr>
                        <w:t>-------</w:t>
                      </w:r>
                      <w:r>
                        <w:rPr>
                          <w:rFonts w:ascii="Arial" w:hAnsi="Arial"/>
                          <w:color w:val="000000"/>
                          <w:spacing w:val="90"/>
                          <w:sz w:val="6"/>
                        </w:rPr>
                        <w:tab/>
                      </w:r>
                      <w:r>
                        <w:rPr>
                          <w:rFonts w:ascii="Tahoma" w:hAnsi="Tahoma"/>
                          <w:color w:val="000000"/>
                          <w:spacing w:val="-16"/>
                          <w:sz w:val="11"/>
                        </w:rPr>
                        <w:t>_</w:t>
                      </w:r>
                      <w:r>
                        <w:rPr>
                          <w:rFonts w:ascii="Arial" w:hAnsi="Arial"/>
                          <w:color w:val="000000"/>
                          <w:spacing w:val="-16"/>
                          <w:w w:val="300"/>
                          <w:sz w:val="11"/>
                          <w:vertAlign w:val="subscript"/>
                        </w:rPr>
                        <w:t>1</w:t>
                      </w:r>
                      <w:r>
                        <w:rPr>
                          <w:rFonts w:ascii="Tahoma" w:hAnsi="Tahoma"/>
                          <w:color w:val="000000"/>
                          <w:spacing w:val="-16"/>
                          <w:sz w:val="11"/>
                        </w:rPr>
                        <w:t>\</w:t>
                      </w:r>
                    </w:p>
                    <w:p w14:paraId="75632F66" w14:textId="77777777" w:rsidR="00DC28EF" w:rsidRDefault="00DC28EF">
                      <w:pPr>
                        <w:shd w:val="solid" w:color="FFFFFF" w:fill="FFFFFF"/>
                        <w:tabs>
                          <w:tab w:val="left" w:pos="2409"/>
                          <w:tab w:val="right" w:pos="4648"/>
                        </w:tabs>
                        <w:spacing w:before="216" w:after="108" w:line="68" w:lineRule="exact"/>
                        <w:rPr>
                          <w:rFonts w:ascii="Tahoma" w:hAnsi="Tahoma"/>
                          <w:color w:val="000000"/>
                          <w:spacing w:val="56"/>
                          <w:sz w:val="11"/>
                        </w:rPr>
                      </w:pPr>
                      <w:r>
                        <w:rPr>
                          <w:rFonts w:ascii="Tahoma" w:hAnsi="Tahoma"/>
                          <w:color w:val="000000"/>
                          <w:spacing w:val="56"/>
                          <w:sz w:val="11"/>
                        </w:rPr>
                        <w:t>---</w:t>
                      </w:r>
                      <w:r>
                        <w:rPr>
                          <w:rFonts w:ascii="Tahoma" w:hAnsi="Tahoma"/>
                          <w:color w:val="000000"/>
                          <w:spacing w:val="56"/>
                          <w:sz w:val="11"/>
                        </w:rPr>
                        <w:tab/>
                      </w:r>
                      <w:r>
                        <w:rPr>
                          <w:rFonts w:ascii="Times New Roman" w:hAnsi="Times New Roman"/>
                          <w:color w:val="000000"/>
                          <w:spacing w:val="94"/>
                          <w:sz w:val="6"/>
                        </w:rPr>
                        <w:t>.......</w:t>
                      </w:r>
                      <w:r>
                        <w:rPr>
                          <w:rFonts w:ascii="Times New Roman" w:hAnsi="Times New Roman"/>
                          <w:color w:val="000000"/>
                          <w:spacing w:val="94"/>
                          <w:sz w:val="6"/>
                        </w:rPr>
                        <w:tab/>
                      </w:r>
                      <w:r>
                        <w:rPr>
                          <w:rFonts w:ascii="Times New Roman" w:hAnsi="Times New Roman"/>
                          <w:color w:val="000000"/>
                          <w:spacing w:val="68"/>
                          <w:sz w:val="6"/>
                        </w:rPr>
                        <w:t>.........</w:t>
                      </w:r>
                    </w:p>
                  </w:txbxContent>
                </v:textbox>
                <w10:wrap type="square" anchorx="page" anchory="page"/>
              </v:shape>
            </w:pict>
          </mc:Fallback>
        </mc:AlternateContent>
      </w:r>
      <w:r w:rsidRPr="00B80A37">
        <w:rPr>
          <w:noProof/>
        </w:rPr>
        <mc:AlternateContent>
          <mc:Choice Requires="wps">
            <w:drawing>
              <wp:anchor distT="0" distB="0" distL="0" distR="127635" simplePos="0" relativeHeight="251871744" behindDoc="1" locked="0" layoutInCell="1" allowOverlap="1" wp14:anchorId="56C22793" wp14:editId="1841233D">
                <wp:simplePos x="0" y="0"/>
                <wp:positionH relativeFrom="page">
                  <wp:posOffset>2177415</wp:posOffset>
                </wp:positionH>
                <wp:positionV relativeFrom="page">
                  <wp:posOffset>7315200</wp:posOffset>
                </wp:positionV>
                <wp:extent cx="3241675" cy="431800"/>
                <wp:effectExtent l="0" t="0" r="0" b="0"/>
                <wp:wrapSquare wrapText="bothSides"/>
                <wp:docPr id="706"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1675"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7DD54" w14:textId="77777777" w:rsidR="00DC28EF" w:rsidRDefault="00DC28EF">
                            <w:pPr>
                              <w:shd w:val="solid" w:color="FFFFFF" w:fill="FFFFFF"/>
                              <w:tabs>
                                <w:tab w:val="left" w:pos="1035"/>
                              </w:tabs>
                              <w:spacing w:before="432" w:line="199" w:lineRule="auto"/>
                              <w:rPr>
                                <w:rFonts w:ascii="Times New Roman" w:hAnsi="Times New Roman"/>
                                <w:color w:val="000000"/>
                                <w:spacing w:val="109"/>
                                <w:sz w:val="6"/>
                              </w:rPr>
                            </w:pPr>
                            <w:r>
                              <w:rPr>
                                <w:rFonts w:ascii="Times New Roman" w:hAnsi="Times New Roman"/>
                                <w:color w:val="000000"/>
                                <w:spacing w:val="109"/>
                                <w:sz w:val="6"/>
                              </w:rPr>
                              <w:t>......</w:t>
                            </w:r>
                            <w:r>
                              <w:rPr>
                                <w:rFonts w:ascii="Times New Roman" w:hAnsi="Times New Roman"/>
                                <w:color w:val="000000"/>
                                <w:spacing w:val="109"/>
                                <w:sz w:val="6"/>
                              </w:rPr>
                              <w:tab/>
                            </w:r>
                            <w:r>
                              <w:rPr>
                                <w:rFonts w:ascii="Times New Roman" w:hAnsi="Times New Roman"/>
                                <w:color w:val="000000"/>
                                <w:spacing w:val="68"/>
                                <w:sz w:val="6"/>
                              </w:rPr>
                              <w:t>...................</w:t>
                            </w:r>
                          </w:p>
                          <w:p w14:paraId="1D62A6ED" w14:textId="77777777" w:rsidR="00DC28EF" w:rsidRDefault="00DC28EF">
                            <w:pPr>
                              <w:shd w:val="solid" w:color="FFFFFF" w:fill="FFFFFF"/>
                              <w:spacing w:after="72"/>
                              <w:ind w:right="72"/>
                              <w:jc w:val="right"/>
                              <w:rPr>
                                <w:rFonts w:ascii="Times New Roman" w:hAnsi="Times New Roman"/>
                                <w:color w:val="000000"/>
                                <w:spacing w:val="33"/>
                                <w:sz w:val="6"/>
                              </w:rPr>
                            </w:pPr>
                            <w:r>
                              <w:rPr>
                                <w:rFonts w:ascii="Times New Roman" w:hAnsi="Times New Roman"/>
                                <w:color w:val="000000"/>
                                <w:spacing w:val="33"/>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22793" id="Text Box 688" o:spid="_x0000_s1059" type="#_x0000_t202" style="position:absolute;left:0;text-align:left;margin-left:171.45pt;margin-top:8in;width:255.25pt;height:34pt;z-index:-251444736;visibility:visible;mso-wrap-style:square;mso-width-percent:0;mso-height-percent:0;mso-wrap-distance-left:0;mso-wrap-distance-top:0;mso-wrap-distance-right:10.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GEdgIAAPQEAAAOAAAAZHJzL2Uyb0RvYy54bWysVNtu3CAQfa/Uf0C8b2zvei+24o2apltV&#13;&#10;Si9S0g9gAa9RMVBg106r/nsHiNOkF6mq6gc8MBdm5pzh/GLsJTpx64RWDS7Ocoy4opoJdWjwx9vd&#13;&#10;bIOR80QxIrXiDb7jDl9snz87H0zN57rTknGLIIhy9WAa3Hlv6ixztOM9cWfacAXKVtueeNjaQ8Ys&#13;&#10;GSB6L7N5nq+yQVtmrKbcOTi9Skq8jfHbllP/vm0d90g2GHLzcbVx3Yc1256T+mCJ6QS9T4P8QxY9&#13;&#10;EQoufQh1RTxBRyt+CdULarXTrT+jus902wrKYw1QTZH/VM1NRwyPtUBznHlok/t/Yem70weLBGvw&#13;&#10;Ol9hpEgPIN3y0aNLPaLVZhM6NBhXg+GNAVM/ggKQjtU6c63pJwcm2SOb5OCC9X54qxlEJEevo8fY&#13;&#10;2j70CSpHEAYguXuAIdxK4XAxL4vVeokRBV25KDZ5xCkj9eRtrPOvue5REBpsAeYYnZyunQ/ZkHoy&#13;&#10;CZc5LQXbCSnjxh72L6VFJwKU2MUv1AguT8ykCsZKB7ekTieQJNwRdCHdCPHXqpiX+eW8mu1Wm/Ws&#13;&#10;3JXLWbXON7O8qC6rVV5W5dXuW0iwKOtOMMbVtVB8oltR/h2c98RPRImEQ0ODq+V8mbD4Y5F5/H5X&#13;&#10;ZC88TJ8UfYOhyfCleeg4Ya8Ug7JJ7YmQSc6eph9bBj2Y/rErkQYB+cQBP+7HSK7FYuLRXrM7IIbV&#13;&#10;gBugD08HCJ22XzAaYAwb7D4fieUYyTcKeB5mdhLsJOwngSgKrg32GCXxpU+zfTRWHDqInHiq9Asg&#13;&#10;YCsiNwJTUxaQetjAaMUi7p+BMLuP99Hqx2O1/Q4AAP//AwBQSwMEFAAGAAgAAAAhAO1a083kAAAA&#13;&#10;EgEAAA8AAABkcnMvZG93bnJldi54bWxMT01Pg0AQvZv4HzZj4s0uUKotZWmMxjTx0kj7A7bsCER2&#13;&#10;lrBLof/e8WQvk8y8N+8j3822ExccfOtIQbyIQCBVzrRUKzgdP57WIHzQZHTnCBVc0cOuuL/LdWbc&#13;&#10;RF94KUMtWIR8phU0IfSZlL5q0Gq/cD0SY99usDrwOtTSDHpicdvJJIqepdUtsUOje3xrsPopR6ug&#13;&#10;faH4cyzTWcbT5nQ8NPvDddwr9fgwv295vG5BBJzD/wf8deD8UHCwsxvJeNEpWKbJhqkMxKuEqzFl&#13;&#10;vVqmIM58SjgAyCKXt1WKXwAAAP//AwBQSwECLQAUAAYACAAAACEAtoM4kv4AAADhAQAAEwAAAAAA&#13;&#10;AAAAAAAAAAAAAAAAW0NvbnRlbnRfVHlwZXNdLnhtbFBLAQItABQABgAIAAAAIQA4/SH/1gAAAJQB&#13;&#10;AAALAAAAAAAAAAAAAAAAAC8BAABfcmVscy8ucmVsc1BLAQItABQABgAIAAAAIQA+9dGEdgIAAPQE&#13;&#10;AAAOAAAAAAAAAAAAAAAAAC4CAABkcnMvZTJvRG9jLnhtbFBLAQItABQABgAIAAAAIQDtWtPN5AAA&#13;&#10;ABIBAAAPAAAAAAAAAAAAAAAAANAEAABkcnMvZG93bnJldi54bWxQSwUGAAAAAAQABADzAAAA4QUA&#13;&#10;AAAA&#13;&#10;" stroked="f">
                <v:path arrowok="t"/>
                <v:textbox inset="0,0,0,0">
                  <w:txbxContent>
                    <w:p w14:paraId="1D27DD54" w14:textId="77777777" w:rsidR="00DC28EF" w:rsidRDefault="00DC28EF">
                      <w:pPr>
                        <w:shd w:val="solid" w:color="FFFFFF" w:fill="FFFFFF"/>
                        <w:tabs>
                          <w:tab w:val="left" w:pos="1035"/>
                        </w:tabs>
                        <w:spacing w:before="432" w:line="199" w:lineRule="auto"/>
                        <w:rPr>
                          <w:rFonts w:ascii="Times New Roman" w:hAnsi="Times New Roman"/>
                          <w:color w:val="000000"/>
                          <w:spacing w:val="109"/>
                          <w:sz w:val="6"/>
                        </w:rPr>
                      </w:pPr>
                      <w:r>
                        <w:rPr>
                          <w:rFonts w:ascii="Times New Roman" w:hAnsi="Times New Roman"/>
                          <w:color w:val="000000"/>
                          <w:spacing w:val="109"/>
                          <w:sz w:val="6"/>
                        </w:rPr>
                        <w:t>......</w:t>
                      </w:r>
                      <w:r>
                        <w:rPr>
                          <w:rFonts w:ascii="Times New Roman" w:hAnsi="Times New Roman"/>
                          <w:color w:val="000000"/>
                          <w:spacing w:val="109"/>
                          <w:sz w:val="6"/>
                        </w:rPr>
                        <w:tab/>
                      </w:r>
                      <w:r>
                        <w:rPr>
                          <w:rFonts w:ascii="Times New Roman" w:hAnsi="Times New Roman"/>
                          <w:color w:val="000000"/>
                          <w:spacing w:val="68"/>
                          <w:sz w:val="6"/>
                        </w:rPr>
                        <w:t>...................</w:t>
                      </w:r>
                    </w:p>
                    <w:p w14:paraId="1D62A6ED" w14:textId="77777777" w:rsidR="00DC28EF" w:rsidRDefault="00DC28EF">
                      <w:pPr>
                        <w:shd w:val="solid" w:color="FFFFFF" w:fill="FFFFFF"/>
                        <w:spacing w:after="72"/>
                        <w:ind w:right="72"/>
                        <w:jc w:val="right"/>
                        <w:rPr>
                          <w:rFonts w:ascii="Times New Roman" w:hAnsi="Times New Roman"/>
                          <w:color w:val="000000"/>
                          <w:spacing w:val="33"/>
                          <w:sz w:val="6"/>
                        </w:rPr>
                      </w:pPr>
                      <w:r>
                        <w:rPr>
                          <w:rFonts w:ascii="Times New Roman" w:hAnsi="Times New Roman"/>
                          <w:color w:val="000000"/>
                          <w:spacing w:val="33"/>
                          <w:sz w:val="6"/>
                        </w:rPr>
                        <w:t>.............</w:t>
                      </w:r>
                    </w:p>
                  </w:txbxContent>
                </v:textbox>
                <w10:wrap type="square" anchorx="page" anchory="page"/>
              </v:shape>
            </w:pict>
          </mc:Fallback>
        </mc:AlternateContent>
      </w:r>
      <w:r w:rsidRPr="00B80A37">
        <w:rPr>
          <w:noProof/>
        </w:rPr>
        <mc:AlternateContent>
          <mc:Choice Requires="wps">
            <w:drawing>
              <wp:anchor distT="0" distB="0" distL="0" distR="0" simplePos="0" relativeHeight="251876864" behindDoc="1" locked="0" layoutInCell="1" allowOverlap="1" wp14:anchorId="790E98D5" wp14:editId="18178439">
                <wp:simplePos x="0" y="0"/>
                <wp:positionH relativeFrom="page">
                  <wp:posOffset>2177415</wp:posOffset>
                </wp:positionH>
                <wp:positionV relativeFrom="page">
                  <wp:posOffset>5870575</wp:posOffset>
                </wp:positionV>
                <wp:extent cx="3369310" cy="233045"/>
                <wp:effectExtent l="0" t="0" r="0" b="0"/>
                <wp:wrapSquare wrapText="bothSides"/>
                <wp:docPr id="705"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8338" w14:textId="77777777" w:rsidR="00DC28EF" w:rsidRDefault="00DC28EF">
                            <w:pPr>
                              <w:spacing w:before="144" w:after="72" w:line="208" w:lineRule="auto"/>
                              <w:jc w:val="center"/>
                              <w:rPr>
                                <w:rFonts w:ascii="Times New Roman" w:hAnsi="Times New Roman"/>
                                <w:color w:val="000000"/>
                                <w:sz w:val="15"/>
                              </w:rPr>
                            </w:pPr>
                            <w:r>
                              <w:rPr>
                                <w:rFonts w:ascii="Times New Roman" w:hAnsi="Times New Roman"/>
                                <w:color w:val="000000"/>
                                <w:sz w:val="15"/>
                              </w:rPr>
                              <w:t>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E98D5" id="Text Box 687" o:spid="_x0000_s1060" type="#_x0000_t202" style="position:absolute;left:0;text-align:left;margin-left:171.45pt;margin-top:462.25pt;width:265.3pt;height:18.35pt;z-index:-251439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Ir2pAIAAJ4FAAAOAAAAZHJzL2Uyb0RvYy54bWysVNtu2zAMfR+wfxD07vqai406RRvHw4Du&#13;&#10;ArT7AMWWY2G25ElK7G7Yv4+S4zRpMWDY5geBFimShzzk9c3QNuhApWKCp9i/8jCivBAl47sUf3nM&#13;&#10;nSVGShNekkZwmuInqvDN6u2b675LaCBq0ZRUInDCVdJ3Ka617hLXVUVNW6KuREc5KCshW6LhV+7c&#13;&#10;UpIevLeNG3je3O2FLDspCqoU3GajEq+s/6qihf5UVYpq1KQYctP2lPbcmtNdXZNkJ0lXs+KYBvmL&#13;&#10;LFrCOAQ9ucqIJmgv2StXLSukUKLSV4VoXVFVrKAWA6DxvRdoHmrSUYsFiqO6U5nU/3NbfDx8loiV&#13;&#10;KV54M4w4aaFJj3TQ6E4MaL5cmAr1nUrA8KEDUz2AAjpt0aruXhRfFZi4ZzbjA2Wst/0HUYJHstfC&#13;&#10;vhgq2Zo6AXIEbqAlT6c2mKgFXIbhPA59UBWgC8LQi2YmC5ck0+tOKv2OihYZIcUS2my9k8O90qPp&#13;&#10;ZGKCcZGzpoF7kjT84gJ8jjcQG54ancnCdu5H7MWb5WYZOVEw3ziRl2XObb6OnHnuL2ZZmK3Xmf/T&#13;&#10;xPWjpGZlSbkJM7HIj/6sS0c+j/0/8UiJhpXGnUlJyd123Uh0IMDi3H7HgpyZuZdp2HoBlheQ/CDy&#13;&#10;7oLYyaG1TpRHMydeeEvH8+O7eO5FcZTll5DuGaf/Dgn1KY5nwWxkzW+xefZ7jY0kLdOwJxrWpnh5&#13;&#10;MiJJTUm54aVtrSasGeWzUpj0n0sB7Z4abQlrODqyVQ/bwY5BGE2M34ryCSgsBTAMyAhLDoRayO8Y&#13;&#10;9bAwUqy+7YmkGDXvOUyk2S6TICdhOwmEF/A0xRqjUVzrcQvtO8l2NXgeJ4qLWxiVilkWm5kaszgO&#13;&#10;GCwBC+a4sMyWOf+3Vs9rdfULAAD//wMAUEsDBBQABgAIAAAAIQAdk8RX4wAAABABAAAPAAAAZHJz&#13;&#10;L2Rvd25yZXYueG1sTE/JTsMwEL0j8Q/WIHGjTt09jVOhVhUH1EMLSBzd2MQR8TiK3dT9e4YTXEaz&#13;&#10;vHlLsUmuZYPpQ+NRwniUATNYed1gLeH9bf+0BBaiQq1aj0bCzQTYlPd3hcq1v+LRDKdYMyLBkCsJ&#13;&#10;NsYu5zxU1jgVRr4zSLcv3zsVaexrrnt1JXLXcpFlc+5Ug6RgVWe21lTfp4uT8LHt9q/p06rDMNMv&#13;&#10;O7E43voqSfn4kHZrKs9rYNGk+PcBvxnIP5Rk7OwvqANrJUymYkVQCSsxnQEjxHIxoeZMm/lYAC8L&#13;&#10;/j9I+QMAAP//AwBQSwECLQAUAAYACAAAACEAtoM4kv4AAADhAQAAEwAAAAAAAAAAAAAAAAAAAAAA&#13;&#10;W0NvbnRlbnRfVHlwZXNdLnhtbFBLAQItABQABgAIAAAAIQA4/SH/1gAAAJQBAAALAAAAAAAAAAAA&#13;&#10;AAAAAC8BAABfcmVscy8ucmVsc1BLAQItABQABgAIAAAAIQBcjIr2pAIAAJ4FAAAOAAAAAAAAAAAA&#13;&#10;AAAAAC4CAABkcnMvZTJvRG9jLnhtbFBLAQItABQABgAIAAAAIQAdk8RX4wAAABABAAAPAAAAAAAA&#13;&#10;AAAAAAAAAP4EAABkcnMvZG93bnJldi54bWxQSwUGAAAAAAQABADzAAAADgYAAAAA&#13;&#10;" filled="f" stroked="f">
                <v:path arrowok="t"/>
                <v:textbox inset="0,0,0,0">
                  <w:txbxContent>
                    <w:p w14:paraId="656B8338" w14:textId="77777777" w:rsidR="00DC28EF" w:rsidRDefault="00DC28EF">
                      <w:pPr>
                        <w:spacing w:before="144" w:after="72" w:line="208" w:lineRule="auto"/>
                        <w:jc w:val="center"/>
                        <w:rPr>
                          <w:rFonts w:ascii="Times New Roman" w:hAnsi="Times New Roman"/>
                          <w:color w:val="000000"/>
                          <w:sz w:val="15"/>
                        </w:rPr>
                      </w:pPr>
                      <w:r>
                        <w:rPr>
                          <w:rFonts w:ascii="Times New Roman" w:hAnsi="Times New Roman"/>
                          <w:color w:val="000000"/>
                          <w:sz w:val="15"/>
                        </w:rPr>
                        <w:t>air</w:t>
                      </w:r>
                    </w:p>
                  </w:txbxContent>
                </v:textbox>
                <w10:wrap type="square" anchorx="page" anchory="page"/>
              </v:shape>
            </w:pict>
          </mc:Fallback>
        </mc:AlternateContent>
      </w:r>
      <w:r w:rsidRPr="00B80A37">
        <w:rPr>
          <w:noProof/>
        </w:rPr>
        <mc:AlternateContent>
          <mc:Choice Requires="wps">
            <w:drawing>
              <wp:anchor distT="0" distB="0" distL="0" distR="0" simplePos="0" relativeHeight="251881984" behindDoc="1" locked="0" layoutInCell="1" allowOverlap="1" wp14:anchorId="59ED7C59" wp14:editId="43729302">
                <wp:simplePos x="0" y="0"/>
                <wp:positionH relativeFrom="page">
                  <wp:posOffset>2220595</wp:posOffset>
                </wp:positionH>
                <wp:positionV relativeFrom="page">
                  <wp:posOffset>6466840</wp:posOffset>
                </wp:positionV>
                <wp:extent cx="3326130" cy="151765"/>
                <wp:effectExtent l="0" t="0" r="0" b="0"/>
                <wp:wrapSquare wrapText="bothSides"/>
                <wp:docPr id="70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261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52A16" w14:textId="77777777" w:rsidR="00DC28EF" w:rsidRDefault="00DC28EF">
                            <w:pPr>
                              <w:tabs>
                                <w:tab w:val="left" w:pos="1048"/>
                                <w:tab w:val="left" w:pos="2200"/>
                                <w:tab w:val="left" w:pos="3334"/>
                                <w:tab w:val="right" w:pos="4774"/>
                              </w:tabs>
                              <w:spacing w:before="72" w:after="36" w:line="216"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D7C59" id="Text Box 686" o:spid="_x0000_s1061" type="#_x0000_t202" style="position:absolute;left:0;text-align:left;margin-left:174.85pt;margin-top:509.2pt;width:261.9pt;height:11.95pt;z-index:-251434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cUkpQIAAJ4FAAAOAAAAZHJzL2Uyb0RvYy54bWysVG1vmzAQ/j5p/8Hyd8pLCAFUUrUhTJO6&#13;&#10;F6ndD3DABGtgM9sJ6ab9951NSJNWk6ZtfLAO+/zcPXeP7/rm0LVoT6VigmfYv/IworwUFePbDH95&#13;&#10;LJwYI6UJr0grOM3wE1X4Zvn2zfXQpzQQjWgrKhGAcJUOfYYbrfvUdVXZ0I6oK9FTDoe1kB3R8Cu3&#13;&#10;biXJAOhd6waeF7mDkFUvRUmVgt18PMRLi1/XtNSf6lpRjdoMQ27artKuG7O6y2uSbiXpG1Ye0yB/&#13;&#10;kUVHGIegJ6icaIJ2kr2C6lgphRK1vipF54q6ZiW1HICN771g89CQnlouUBzVn8qk/h9s+XH/WSJW&#13;&#10;ZXjhhRhx0kGTHulBoztxQFEcmQoNvUrB8aEHV32AA+i0Zav6e1F+VeDinvmMF5Tx3gwfRAWIZKeF&#13;&#10;vXGoZWfqBMwRwEBLnk5tMFFL2JzNgsifwVEJZ/7cX0Rzk4VL0ul2L5V+R0WHjJFhCW226GR/r/To&#13;&#10;OrmYYFwUrG1hn6Qtv9gAzHEHYsNVc2aysJ37kXjJOl7HoRMG0doJvTx3botV6ESFv5jns3y1yv2f&#13;&#10;Jq4fpg2rKspNmElFfvhnXTrqeez/SUdKtKwycCYlJbebVSvRnoCKC/sdC3Lm5l6mYesFXF5Q8oPQ&#13;&#10;uwsSp4jihRMW4dxJFl7seH5yl0RemIR5cUnpnnH675TQkOFkHsxH1fyWm2e/19xI2jENc6JlXYbj&#13;&#10;kxNJG0qqNa9sazVh7WiflcKk/1wKaPfUaCtYo9FRrfqwOdhnMLNaM2reiOoJJCwFKAzECEMOjEbI&#13;&#10;7xgNMDAyrL7tiKQYte85vEgzXSZDTsZmMggv4WqGNUajudLjFNr1km0bQB5fFBe38FRqZlX8nMXx&#13;&#10;gcEQsGSOA8tMmfN/6/U8Vpe/AAAA//8DAFBLAwQUAAYACAAAACEAEzc4ouYAAAASAQAADwAAAGRy&#13;&#10;cy9kb3ducmV2LnhtbExPPU/DMBDdkfgP1iGxUadJStI0ToVaVQyIoQWkjm5s4ojYjmw3df891wmW&#13;&#10;k+7eu/dRr6MeyCSd761hMJ8lQKRprehNx+DzY/dUAvGBG8EHaySDq/Swbu7val4JezF7OR1CR1DE&#13;&#10;+IozUCGMFaW+VVJzP7OjNIh9W6d5wNV1VDh+QXE90DRJnqnmvUEHxUe5UbL9OZw1g6/NuHuLR8Xf&#13;&#10;p4V43abF/urayNjjQ9yucLysgAQZw98H3Dpgfmgw2MmejfBkYJDlywKpCCTzMgeClLLIFkBOt1Oe&#13;&#10;ZkCbmv6v0vwCAAD//wMAUEsBAi0AFAAGAAgAAAAhALaDOJL+AAAA4QEAABMAAAAAAAAAAAAAAAAA&#13;&#10;AAAAAFtDb250ZW50X1R5cGVzXS54bWxQSwECLQAUAAYACAAAACEAOP0h/9YAAACUAQAACwAAAAAA&#13;&#10;AAAAAAAAAAAvAQAAX3JlbHMvLnJlbHNQSwECLQAUAAYACAAAACEAHCnFJKUCAACeBQAADgAAAAAA&#13;&#10;AAAAAAAAAAAuAgAAZHJzL2Uyb0RvYy54bWxQSwECLQAUAAYACAAAACEAEzc4ouYAAAASAQAADwAA&#13;&#10;AAAAAAAAAAAAAAD/BAAAZHJzL2Rvd25yZXYueG1sUEsFBgAAAAAEAAQA8wAAABIGAAAAAA==&#13;&#10;" filled="f" stroked="f">
                <v:path arrowok="t"/>
                <v:textbox inset="0,0,0,0">
                  <w:txbxContent>
                    <w:p w14:paraId="58D52A16" w14:textId="77777777" w:rsidR="00DC28EF" w:rsidRDefault="00DC28EF">
                      <w:pPr>
                        <w:tabs>
                          <w:tab w:val="left" w:pos="1048"/>
                          <w:tab w:val="left" w:pos="2200"/>
                          <w:tab w:val="left" w:pos="3334"/>
                          <w:tab w:val="right" w:pos="4774"/>
                        </w:tabs>
                        <w:spacing w:before="72" w:after="36" w:line="216"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887104" behindDoc="1" locked="0" layoutInCell="1" allowOverlap="1" wp14:anchorId="6207118E" wp14:editId="6A1A6679">
                <wp:simplePos x="0" y="0"/>
                <wp:positionH relativeFrom="page">
                  <wp:posOffset>2177415</wp:posOffset>
                </wp:positionH>
                <wp:positionV relativeFrom="page">
                  <wp:posOffset>6618605</wp:posOffset>
                </wp:positionV>
                <wp:extent cx="3369310" cy="86360"/>
                <wp:effectExtent l="0" t="0" r="0" b="0"/>
                <wp:wrapSquare wrapText="bothSides"/>
                <wp:docPr id="703"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3BC57" w14:textId="77777777" w:rsidR="00DC28EF" w:rsidRDefault="00DC28EF">
                            <w:pPr>
                              <w:spacing w:after="36"/>
                              <w:jc w:val="center"/>
                              <w:rPr>
                                <w:rFonts w:ascii="Arial" w:hAnsi="Arial"/>
                                <w:color w:val="000000"/>
                                <w:spacing w:val="-6"/>
                                <w:w w:val="110"/>
                                <w:sz w:val="10"/>
                              </w:rPr>
                            </w:pPr>
                            <w:r>
                              <w:rPr>
                                <w:rFonts w:ascii="Arial" w:hAnsi="Arial"/>
                                <w:color w:val="000000"/>
                                <w:spacing w:val="-6"/>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7118E" id="Text Box 685" o:spid="_x0000_s1062" type="#_x0000_t202" style="position:absolute;left:0;text-align:left;margin-left:171.45pt;margin-top:521.15pt;width:265.3pt;height:6.8pt;z-index:-251429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o3IpgIAAJ0FAAAOAAAAZHJzL2Uyb0RvYy54bWysVG1vmzAQ/j5p/8HydwoEQgCVVG0I06Tu&#13;&#10;RWr3AxwwwRrYzHYC3bT/vrMpadpq0rSND+jsO5/vuefxXV6NXYuOVComeIb9Cw8jyktRMb7P8Jf7&#13;&#10;wokxUprwirSC0ww/UIWv1m/fXA59SheiEW1FJYIkXKVDn+FG6z51XVU2tCPqQvSUg7MWsiMalnLv&#13;&#10;VpIMkL1r3YXnRe4gZNVLUVKlYDefnHht89c1LfWnulZUozbDUJu2f2n/O/N315ck3UvSN6x8LIP8&#13;&#10;RRUdYRwuPaXKiSboINmrVB0rpVCi1hel6FxR16ykFgOg8b0XaO4a0lOLBZqj+lOb1P9LW348fpaI&#13;&#10;VRleeQFGnHRA0j0dNboRI4ripenQ0KsUAu96CNUjOIBpi1b1t6L8qiDEPYuZDigTvRs+iAoykoMW&#13;&#10;9sRYy870CZAjSAOUPJxoMLeWsBkEURL44CrBF0dBZGlySTof7qXS76jokDEyLIFlm5wcb5U2xZB0&#13;&#10;DjF3cVGwtrVMt/zZBgROO3A1HDU+U4Ql7kfiJdt4G4dOuIi2TujluXNdbEInKvzVMg/yzSb3f5p7&#13;&#10;/TBtWFVRbq6ZReSHf0bSo5wn+k8yUqJllUlnSlJyv9u0Eh0JiLiwn2EFij8Lc5+XYd2A5QUkfxF6&#13;&#10;N4vEKaJ45YRFuHSSlRc7np/cJJEXJmFePId0yzj9d0hoyHCyXCwn0fwWm2e/19hI2jENY6JlHQji&#13;&#10;FETShpJqyytLrSasneyzVpjyn1oBHZuJtno1Ep3EqsfdaF9BEM2C34nqARQsBSgMtAgzDoxGyO8Y&#13;&#10;DTAvMqy+HYikGLXvOTxIM1xmQ87GbjYIL+FohjVGk7nR0xA69JLtG8g8PSguruGl1Myq2DypqQqA&#13;&#10;YBYwAyyYx3llhsz52kY9TdX1LwAAAP//AwBQSwMEFAAGAAgAAAAhAAR1wxzmAAAAEgEAAA8AAABk&#13;&#10;cnMvZG93bnJldi54bWxMTz1vwjAQ3Sv1P1hXqVtxmpACIQ6qQKhD1QEKUkcTu3HU+BzFJph/32Nq&#13;&#10;l5Pu3rv3Ua6i7dioB986FPA8SYBprJ1qsRFw+Nw+zYH5IFHJzqEWcNUeVtX9XSkL5S640+M+NIxE&#13;&#10;0BdSgAmhLzj3tdFW+onrNRL27QYrA61Dw9UgLyRuO54myQu3skVyMLLXa6Prn/3ZCjiu++17/DLy&#13;&#10;Y8zV2yad7a5DHYV4fIibJY3XJbCgY/j7gFsHyg8VBTu5MyrPOgHZNF0QlYBkmmbAiDKfZTmw0+2U&#13;&#10;5wvgVcn/V6l+AQAA//8DAFBLAQItABQABgAIAAAAIQC2gziS/gAAAOEBAAATAAAAAAAAAAAAAAAA&#13;&#10;AAAAAABbQ29udGVudF9UeXBlc10ueG1sUEsBAi0AFAAGAAgAAAAhADj9If/WAAAAlAEAAAsAAAAA&#13;&#10;AAAAAAAAAAAALwEAAF9yZWxzLy5yZWxzUEsBAi0AFAAGAAgAAAAhAILKjcimAgAAnQUAAA4AAAAA&#13;&#10;AAAAAAAAAAAALgIAAGRycy9lMm9Eb2MueG1sUEsBAi0AFAAGAAgAAAAhAAR1wxzmAAAAEgEAAA8A&#13;&#10;AAAAAAAAAAAAAAAAAAUAAGRycy9kb3ducmV2LnhtbFBLBQYAAAAABAAEAPMAAAATBgAAAAA=&#13;&#10;" filled="f" stroked="f">
                <v:path arrowok="t"/>
                <v:textbox inset="0,0,0,0">
                  <w:txbxContent>
                    <w:p w14:paraId="4EB3BC57" w14:textId="77777777" w:rsidR="00DC28EF" w:rsidRDefault="00DC28EF">
                      <w:pPr>
                        <w:spacing w:after="36"/>
                        <w:jc w:val="center"/>
                        <w:rPr>
                          <w:rFonts w:ascii="Arial" w:hAnsi="Arial"/>
                          <w:color w:val="000000"/>
                          <w:spacing w:val="-6"/>
                          <w:w w:val="110"/>
                          <w:sz w:val="10"/>
                        </w:rPr>
                      </w:pPr>
                      <w:r>
                        <w:rPr>
                          <w:rFonts w:ascii="Arial" w:hAnsi="Arial"/>
                          <w:color w:val="000000"/>
                          <w:spacing w:val="-6"/>
                          <w:w w:val="110"/>
                          <w:sz w:val="10"/>
                        </w:rPr>
                        <w:t>year</w:t>
                      </w:r>
                    </w:p>
                  </w:txbxContent>
                </v:textbox>
                <w10:wrap type="square" anchorx="page" anchory="page"/>
              </v:shape>
            </w:pict>
          </mc:Fallback>
        </mc:AlternateContent>
      </w:r>
      <w:r w:rsidRPr="00B80A37">
        <w:rPr>
          <w:noProof/>
        </w:rPr>
        <mc:AlternateContent>
          <mc:Choice Requires="wps">
            <w:drawing>
              <wp:anchor distT="0" distB="0" distL="916305" distR="971550" simplePos="0" relativeHeight="251892224" behindDoc="1" locked="0" layoutInCell="1" allowOverlap="1" wp14:anchorId="3C89A423" wp14:editId="18DD13E6">
                <wp:simplePos x="0" y="0"/>
                <wp:positionH relativeFrom="page">
                  <wp:posOffset>3093720</wp:posOffset>
                </wp:positionH>
                <wp:positionV relativeFrom="page">
                  <wp:posOffset>6704965</wp:posOffset>
                </wp:positionV>
                <wp:extent cx="1481455" cy="338455"/>
                <wp:effectExtent l="0" t="0" r="4445" b="4445"/>
                <wp:wrapSquare wrapText="bothSides"/>
                <wp:docPr id="702"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1455" cy="338455"/>
                        </a:xfrm>
                        <a:prstGeom prst="rect">
                          <a:avLst/>
                        </a:prstGeom>
                        <a:solidFill>
                          <a:srgbClr val="FFFFFF"/>
                        </a:solidFill>
                        <a:ln w="9525">
                          <a:solidFill>
                            <a:srgbClr val="000000"/>
                          </a:solidFill>
                          <a:miter lim="800000"/>
                          <a:headEnd/>
                          <a:tailEnd/>
                        </a:ln>
                      </wps:spPr>
                      <wps:txbx>
                        <w:txbxContent>
                          <w:p w14:paraId="0A4A8F4D" w14:textId="77777777" w:rsidR="00DC28EF" w:rsidRDefault="00DC28EF">
                            <w:pPr>
                              <w:pBdr>
                                <w:top w:val="single" w:sz="2" w:space="0" w:color="000000"/>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69682150" w14:textId="77777777" w:rsidR="00DC28EF" w:rsidRDefault="00DC28EF">
                            <w:pPr>
                              <w:numPr>
                                <w:ilvl w:val="0"/>
                                <w:numId w:val="5"/>
                              </w:numPr>
                              <w:pBdr>
                                <w:top w:val="single" w:sz="2" w:space="0" w:color="000000"/>
                                <w:left w:val="single" w:sz="2" w:space="0" w:color="000000"/>
                                <w:bottom w:val="single" w:sz="2" w:space="0" w:color="000000"/>
                                <w:right w:val="single" w:sz="2" w:space="0" w:color="010101"/>
                              </w:pBdr>
                              <w:shd w:val="solid" w:color="FFFFFF" w:fill="FFFFFF"/>
                              <w:tabs>
                                <w:tab w:val="right" w:leader="hyphen" w:pos="2164"/>
                              </w:tabs>
                              <w:spacing w:before="36" w:after="36" w:line="143" w:lineRule="exact"/>
                              <w:ind w:left="0" w:right="144"/>
                              <w:rPr>
                                <w:rFonts w:ascii="Verdana" w:hAnsi="Verdana"/>
                                <w:color w:val="000000"/>
                                <w:spacing w:val="-4"/>
                                <w:sz w:val="10"/>
                              </w:rPr>
                            </w:pPr>
                            <w:r>
                              <w:rPr>
                                <w:rFonts w:ascii="Verdana" w:hAnsi="Verdana"/>
                                <w:color w:val="000000"/>
                                <w:spacing w:val="-4"/>
                                <w:sz w:val="10"/>
                              </w:rPr>
                              <w:t xml:space="preserve">— — - Share of between </w:t>
                            </w:r>
                            <w:del w:id="1243" w:author="David Quin" w:date="2018-12-03T14:33:00Z">
                              <w:r w:rsidDel="00B637CF">
                                <w:rPr>
                                  <w:rFonts w:ascii="Verdana" w:hAnsi="Verdana"/>
                                  <w:color w:val="000000"/>
                                  <w:spacing w:val="-4"/>
                                  <w:sz w:val="10"/>
                                </w:rPr>
                                <w:delText>secteur</w:delText>
                              </w:r>
                            </w:del>
                            <w:ins w:id="1244" w:author="David Quin" w:date="2018-12-03T14:33:00Z">
                              <w:r>
                                <w:rPr>
                                  <w:rFonts w:ascii="Verdana" w:hAnsi="Verdana"/>
                                  <w:color w:val="000000"/>
                                  <w:spacing w:val="-4"/>
                                  <w:sz w:val="10"/>
                                </w:rPr>
                                <w:t>sector</w:t>
                              </w:r>
                            </w:ins>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9A423" id="Text Box 684" o:spid="_x0000_s1063" type="#_x0000_t202" style="position:absolute;left:0;text-align:left;margin-left:243.6pt;margin-top:527.95pt;width:116.65pt;height:26.65pt;z-index:-251424256;visibility:visible;mso-wrap-style:square;mso-width-percent:0;mso-height-percent:0;mso-wrap-distance-left:72.15pt;mso-wrap-distance-top:0;mso-wrap-distance-right:7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nnFQIAADUEAAAOAAAAZHJzL2Uyb0RvYy54bWysU9uO0zAQfUfiHyy/06S33RA1XcEuRUjL&#13;&#10;RdrlAyaO01j4hu02KV/P2GnKcntB5MEax2eOZ84Zb24GJcmROy+Mruh8llPCNTON0PuKfn7cvSgo&#13;&#10;8QF0A9JoXtET9/Rm+/zZprclX5jOyIY7giTal72taBeCLbPMs44r8DNjucbD1jgFAbdunzUOemRX&#13;&#10;Mlvk+VXWG9dYZxj3Hv/ejYd0m/jblrPwsW09D0RWFGsLaXVpreOabTdQ7h3YTrBzGfAPVSgQGi+9&#13;&#10;UN1BAHJw4jcqJZgz3rRhxozKTNsKxlMP2M08/6Wbhw4sT72gON5eZPL/j5Z9OH5yRDQVvc4XlGhQ&#13;&#10;aNIjHwJ5bQZyVayiQr31JQIfLELDgAfodOrW23vDvniEZE8wY4KP6Lp/bxpkhEMwKWNonYo6YecE&#13;&#10;adCS08WGeCuL3KtivlqvKWF4tlwWMY5XQDllW+fDW24UiUFFHdqc2OF478MInSDxMm+kaHZCyrRx&#13;&#10;+/pWOnIEHIld+s7sP8GkJn1FX64X67HTv1Lk6fsThRIBZ1sKVdHiAoKy49C80Q2WCWUAIccYu5P6&#13;&#10;rGOUbhQxDPWQ3FleT0bUpjmhss6Ms4xvD4POuG+U9DjHFfVfD+A4JfKdxkGJQz8FbgrqKQDNMLWi&#13;&#10;gZIxvA3j4zhYJ/YdMo9Ga/MKHWxFEjdaPVZxrhdnM9lzfkdx+J/uE+rHa99+BwAA//8DAFBLAwQU&#13;&#10;AAYACAAAACEAkH8NN+UAAAASAQAADwAAAGRycy9kb3ducmV2LnhtbExPPU/DMBDdkfgP1iGxUbsR&#13;&#10;oUkap6qKmJBQWxg6uombRMTnyHYaw6/nmGA56e69ex/lJpqBXbXzvUUJy4UAprG2TY+thI/3l4cM&#13;&#10;mA8KGzVY1BK+tIdNdXtTqqKxMx709RhaRiLoCyWhC2EsOPd1p43yCztqJOxinVGBVtfyxqmZxM3A&#13;&#10;EyGeuFE9kkOnRr3rdP15nIyE7/3B2bjNXnfzPk5vpyF36IKU93fxeU1juwYWdAx/H/DbgfJDRcHO&#13;&#10;dsLGs0HCY7ZKiEqASNMcGFFWiUiBnem0FHkCvCr5/yrVDwAAAP//AwBQSwECLQAUAAYACAAAACEA&#13;&#10;toM4kv4AAADhAQAAEwAAAAAAAAAAAAAAAAAAAAAAW0NvbnRlbnRfVHlwZXNdLnhtbFBLAQItABQA&#13;&#10;BgAIAAAAIQA4/SH/1gAAAJQBAAALAAAAAAAAAAAAAAAAAC8BAABfcmVscy8ucmVsc1BLAQItABQA&#13;&#10;BgAIAAAAIQCk/KnnFQIAADUEAAAOAAAAAAAAAAAAAAAAAC4CAABkcnMvZTJvRG9jLnhtbFBLAQIt&#13;&#10;ABQABgAIAAAAIQCQfw035QAAABIBAAAPAAAAAAAAAAAAAAAAAG8EAABkcnMvZG93bnJldi54bWxQ&#13;&#10;SwUGAAAAAAQABADzAAAAgQUAAAAA&#13;&#10;">
                <v:path arrowok="t"/>
                <v:textbox inset="0,0,0,0">
                  <w:txbxContent>
                    <w:p w14:paraId="0A4A8F4D" w14:textId="77777777" w:rsidR="00DC28EF" w:rsidRDefault="00DC28EF">
                      <w:pPr>
                        <w:pBdr>
                          <w:top w:val="single" w:sz="2" w:space="0" w:color="000000"/>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69682150" w14:textId="77777777" w:rsidR="00DC28EF" w:rsidRDefault="00DC28EF">
                      <w:pPr>
                        <w:numPr>
                          <w:ilvl w:val="0"/>
                          <w:numId w:val="5"/>
                        </w:numPr>
                        <w:pBdr>
                          <w:top w:val="single" w:sz="2" w:space="0" w:color="000000"/>
                          <w:left w:val="single" w:sz="2" w:space="0" w:color="000000"/>
                          <w:bottom w:val="single" w:sz="2" w:space="0" w:color="000000"/>
                          <w:right w:val="single" w:sz="2" w:space="0" w:color="010101"/>
                        </w:pBdr>
                        <w:shd w:val="solid" w:color="FFFFFF" w:fill="FFFFFF"/>
                        <w:tabs>
                          <w:tab w:val="right" w:leader="hyphen" w:pos="2164"/>
                        </w:tabs>
                        <w:spacing w:before="36" w:after="36" w:line="143" w:lineRule="exact"/>
                        <w:ind w:left="0" w:right="144"/>
                        <w:rPr>
                          <w:rFonts w:ascii="Verdana" w:hAnsi="Verdana"/>
                          <w:color w:val="000000"/>
                          <w:spacing w:val="-4"/>
                          <w:sz w:val="10"/>
                        </w:rPr>
                      </w:pPr>
                      <w:r>
                        <w:rPr>
                          <w:rFonts w:ascii="Verdana" w:hAnsi="Verdana"/>
                          <w:color w:val="000000"/>
                          <w:spacing w:val="-4"/>
                          <w:sz w:val="10"/>
                        </w:rPr>
                        <w:t xml:space="preserve">— — - Share of between </w:t>
                      </w:r>
                      <w:del w:id="1245" w:author="David Quin" w:date="2018-12-03T14:33:00Z">
                        <w:r w:rsidDel="00B637CF">
                          <w:rPr>
                            <w:rFonts w:ascii="Verdana" w:hAnsi="Verdana"/>
                            <w:color w:val="000000"/>
                            <w:spacing w:val="-4"/>
                            <w:sz w:val="10"/>
                          </w:rPr>
                          <w:delText>secteur</w:delText>
                        </w:r>
                      </w:del>
                      <w:ins w:id="1246" w:author="David Quin" w:date="2018-12-03T14:33:00Z">
                        <w:r>
                          <w:rPr>
                            <w:rFonts w:ascii="Verdana" w:hAnsi="Verdana"/>
                            <w:color w:val="000000"/>
                            <w:spacing w:val="-4"/>
                            <w:sz w:val="10"/>
                          </w:rPr>
                          <w:t>sector</w:t>
                        </w:r>
                      </w:ins>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v:textbox>
                <w10:wrap type="square" anchorx="page" anchory="page"/>
              </v:shape>
            </w:pict>
          </mc:Fallback>
        </mc:AlternateContent>
      </w:r>
      <w:r w:rsidRPr="00B80A37">
        <w:rPr>
          <w:noProof/>
        </w:rPr>
        <mc:AlternateContent>
          <mc:Choice Requires="wps">
            <w:drawing>
              <wp:anchor distT="0" distB="0" distL="0" distR="0" simplePos="0" relativeHeight="251897344" behindDoc="1" locked="0" layoutInCell="1" allowOverlap="1" wp14:anchorId="7B7575F2" wp14:editId="0295EA20">
                <wp:simplePos x="0" y="0"/>
                <wp:positionH relativeFrom="page">
                  <wp:posOffset>2177415</wp:posOffset>
                </wp:positionH>
                <wp:positionV relativeFrom="page">
                  <wp:posOffset>7043420</wp:posOffset>
                </wp:positionV>
                <wp:extent cx="3369310" cy="271780"/>
                <wp:effectExtent l="0" t="0" r="0" b="0"/>
                <wp:wrapSquare wrapText="bothSides"/>
                <wp:docPr id="701"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4F040" w14:textId="77777777" w:rsidR="00DC28EF" w:rsidRDefault="00DC28EF">
                            <w:pPr>
                              <w:spacing w:before="288" w:line="118" w:lineRule="exact"/>
                              <w:jc w:val="center"/>
                              <w:rPr>
                                <w:rFonts w:ascii="Times New Roman" w:hAnsi="Times New Roman"/>
                                <w:color w:val="000000"/>
                                <w:sz w:val="15"/>
                              </w:rPr>
                            </w:pPr>
                            <w:r>
                              <w:rPr>
                                <w:rFonts w:ascii="Times New Roman" w:hAnsi="Times New Roman"/>
                                <w:color w:val="000000"/>
                                <w:sz w:val="15"/>
                              </w:rPr>
                              <w:t>yes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575F2" id="Text Box 683" o:spid="_x0000_s1064" type="#_x0000_t202" style="position:absolute;left:0;text-align:left;margin-left:171.45pt;margin-top:554.6pt;width:265.3pt;height:21.4pt;z-index:-251419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7rzpwIAAJ4FAAAOAAAAZHJzL2Uyb0RvYy54bWysVG1vmzAQ/j5p/8Hyd8pLCAFUUrUhTJO6&#13;&#10;F6ndD3DABGtgM9sJdNP++86mpGmrSdM2PqCz73y+557Hd3k1di06UqmY4Bn2LzyMKC9Fxfg+w1/u&#13;&#10;CyfGSGnCK9IKTjP8QBW+Wr99czn0KQ1EI9qKSgRJuEqHPsON1n3quqpsaEfUhegpB2ctZEc0LOXe&#13;&#10;rSQZIHvXuoHnRe4gZNVLUVKlYDefnHht89c1LfWnulZUozbDUJu2f2n/O/N315ck3UvSN6x8LIP8&#13;&#10;RRUdYRwuPaXKiSboINmrVB0rpVCi1hel6FxR16ykFgOg8b0XaO4a0lOLBZqj+lOb1P9LW348fpaI&#13;&#10;VRleeT5GnHRA0j0dNboRI4rihenQ0KsUAu96CNUjOIBpi1b1t6L8qiDEPYuZDigTvRs+iAoykoMW&#13;&#10;9sRYy870CZAjSAOUPJxoMLeWsLlYRMnCB1cJvmDlr2LLk0vS+XQvlX5HRYeMkWEJNNvs5HirtKmG&#13;&#10;pHOIuYyLgrWtpbrlzzYgcNqBu+Go8ZkqLHM/Ei/Zxts4dMIg2jqhl+fOdbEJnajwV8t8kW82uf/T&#13;&#10;3OuHacOqinJzzawiP/wzlh71PPF/0pESLatMOlOSkvvdppXoSEDFhf0MLVD8WZj7vAzrBiwvIPlB&#13;&#10;6N0EiVNE8coJi3DpJCsvdjw/uUkiL0zCvHgO6ZZx+u+Q0JDhZBksJ9X8Fptnv9fYSNoxDXOiZV2G&#13;&#10;41MQSRtKqi2vLLWasHayz1phyn9qBXRsJtoK1mh0Uqsed6N9Bot4VvxOVA8gYSlAYSBGGHJgNEJ+&#13;&#10;x2iAgZFh9e1AJMWofc/hRZrpMhtyNnazQXgJRzOsMZrMjZ6m0KGXbN9A5ulFcXENT6VmVsXmTU1V&#13;&#10;AASzgCFgwTwOLDNlztc26mmsrn8BAAD//wMAUEsDBBQABgAIAAAAIQBmT7JL5QAAABIBAAAPAAAA&#13;&#10;ZHJzL2Rvd25yZXYueG1sTE9NTwIxEL2b+B+aMfEmLcUVWLZLDIR4MB5ATTyWbd1u3Labtizl3zuc&#13;&#10;9DLJzHvzPqp1tj0ZdYiddwKmEwZEu8arzrUCPt53DwsgMUmnZO+dFnDREdb17U0lS+XPbq/HQ2oJ&#13;&#10;irhYSgEmpaGkNDZGWxknftAOsW8frEy4hpaqIM8obnvKGXuiVnYOHYwc9Mbo5udwsgI+N8PuNX8Z&#13;&#10;+TYW6mXL5/tLaLIQ93d5u8LxvAKSdE5/H3DtgPmhxmBHf3Iqkl7A7JEvkYrAlC05EKQs5rMCyPF6&#13;&#10;KjgDWlf0f5X6FwAA//8DAFBLAQItABQABgAIAAAAIQC2gziS/gAAAOEBAAATAAAAAAAAAAAAAAAA&#13;&#10;AAAAAABbQ29udGVudF9UeXBlc10ueG1sUEsBAi0AFAAGAAgAAAAhADj9If/WAAAAlAEAAAsAAAAA&#13;&#10;AAAAAAAAAAAALwEAAF9yZWxzLy5yZWxzUEsBAi0AFAAGAAgAAAAhAC7TuvOnAgAAngUAAA4AAAAA&#13;&#10;AAAAAAAAAAAALgIAAGRycy9lMm9Eb2MueG1sUEsBAi0AFAAGAAgAAAAhAGZPskvlAAAAEgEAAA8A&#13;&#10;AAAAAAAAAAAAAAAAAQUAAGRycy9kb3ducmV2LnhtbFBLBQYAAAAABAAEAPMAAAATBgAAAAA=&#13;&#10;" filled="f" stroked="f">
                <v:path arrowok="t"/>
                <v:textbox inset="0,0,0,0">
                  <w:txbxContent>
                    <w:p w14:paraId="65A4F040" w14:textId="77777777" w:rsidR="00DC28EF" w:rsidRDefault="00DC28EF">
                      <w:pPr>
                        <w:spacing w:before="288" w:line="118" w:lineRule="exact"/>
                        <w:jc w:val="center"/>
                        <w:rPr>
                          <w:rFonts w:ascii="Times New Roman" w:hAnsi="Times New Roman"/>
                          <w:color w:val="000000"/>
                          <w:sz w:val="15"/>
                        </w:rPr>
                      </w:pPr>
                      <w:r>
                        <w:rPr>
                          <w:rFonts w:ascii="Times New Roman" w:hAnsi="Times New Roman"/>
                          <w:color w:val="000000"/>
                          <w:sz w:val="15"/>
                        </w:rPr>
                        <w:t>yes</w:t>
                      </w:r>
                    </w:p>
                  </w:txbxContent>
                </v:textbox>
                <w10:wrap type="square" anchorx="page" anchory="page"/>
              </v:shape>
            </w:pict>
          </mc:Fallback>
        </mc:AlternateContent>
      </w:r>
      <w:r w:rsidRPr="00B80A37">
        <w:rPr>
          <w:noProof/>
        </w:rPr>
        <mc:AlternateContent>
          <mc:Choice Requires="wps">
            <w:drawing>
              <wp:anchor distT="0" distB="0" distL="0" distR="0" simplePos="0" relativeHeight="251902464" behindDoc="1" locked="0" layoutInCell="1" allowOverlap="1" wp14:anchorId="2DBC3B57" wp14:editId="14DC44FC">
                <wp:simplePos x="0" y="0"/>
                <wp:positionH relativeFrom="page">
                  <wp:posOffset>2177415</wp:posOffset>
                </wp:positionH>
                <wp:positionV relativeFrom="page">
                  <wp:posOffset>7735570</wp:posOffset>
                </wp:positionV>
                <wp:extent cx="3369310" cy="205740"/>
                <wp:effectExtent l="0" t="0" r="0" b="0"/>
                <wp:wrapSquare wrapText="bothSides"/>
                <wp:docPr id="700"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8310B" w14:textId="77777777" w:rsidR="00DC28EF" w:rsidRDefault="00DC28EF">
                            <w:pPr>
                              <w:tabs>
                                <w:tab w:val="left" w:pos="1188"/>
                                <w:tab w:val="left" w:pos="2331"/>
                                <w:tab w:val="left" w:pos="3474"/>
                                <w:tab w:val="right" w:pos="4842"/>
                              </w:tabs>
                              <w:spacing w:before="36" w:line="208"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20"/>
                                <w:sz w:val="10"/>
                              </w:rPr>
                              <w:t>2010</w:t>
                            </w:r>
                          </w:p>
                          <w:p w14:paraId="76DE785E" w14:textId="77777777" w:rsidR="00DC28EF" w:rsidRDefault="00DC28EF">
                            <w:pPr>
                              <w:spacing w:before="36" w:after="36" w:line="216" w:lineRule="auto"/>
                              <w:jc w:val="center"/>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C3B57" id="Text Box 682" o:spid="_x0000_s1065" type="#_x0000_t202" style="position:absolute;left:0;text-align:left;margin-left:171.45pt;margin-top:609.1pt;width:265.3pt;height:16.2pt;z-index:-2514140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RcEpwIAAJ4FAAAOAAAAZHJzL2Uyb0RvYy54bWysVG1vmzAQ/j5p/8Hyd8pLCAFUUrUhTJO6&#13;&#10;F6ndD3DABGtgM9sJdNP++86mpGmrSdM2f7DOvvPdPXeP7/Jq7Fp0pFIxwTPsX3gYUV6KivF9hr/c&#13;&#10;F06MkdKEV6QVnGb4gSp8tX775nLoUxqIRrQVlQiccJUOfYYbrfvUdVXZ0I6oC9FTDspayI5oOMq9&#13;&#10;W0kygPeudQPPi9xByKqXoqRKwW0+KfHa+q9rWupPda2oRm2GITdtd2n3ndnd9SVJ95L0DSsf0yB/&#13;&#10;kUVHGIegJ1c50QQdJHvlqmOlFErU+qIUnSvqmpXUYgA0vvcCzV1DemqxQHFUfyqT+n9uy4/HzxKx&#13;&#10;KsMrD+rDSQdNuqejRjdiRFEcmAoNvUrB8K4HUz2CAjpt0ar+VpRfFZi4ZzbTA2Wsd8MHUYFHctDC&#13;&#10;vhhr2Zk6AXIEbiDkw6kNJmoJl4tFlCx8UJWgC7zlKrR9ckk6v+6l0u+o6JARMiyhzdY7Od4qbbIh&#13;&#10;6WxignFRsLa1rW75swswnG4gNjw1OpOF7dyPxEu28TYOnTCItk7o5blzXWxCJyr81TJf5JtN7v80&#13;&#10;cf0wbVhVUW7CzCzywz/r0iOfp/6feKREyyrjzqSk5H63aSU6EmBxYZdpCyR/ZuY+T8OqAcsLSH4Q&#13;&#10;ejdB4hRRvHLCIlw6ycqLHc9PbpLIC5MwL55DumWc/jskNGQ4WQbLiTW/xebZ9RobSTumYU60rMtw&#13;&#10;fDIiaUNJteWVba0mrJ3ks1KY9J9KARWbG20Jazg6sVWPu9F+g0UyM34nqgegsBTAMCAjDDkQGiG/&#13;&#10;YzTAwMiw+nYgkmLUvufwI8FEz4Kchd0sEF7C0wxrjCZxo6cpdOgl2zfgefpRXFzDV6mZZbH5U1MW&#13;&#10;AMEcYAhYMI8Dy0yZ87O1ehqr618AAAD//wMAUEsDBBQABgAIAAAAIQD1sVwn5gAAABIBAAAPAAAA&#13;&#10;ZHJzL2Rvd25yZXYueG1sTE89b8IwEN0r9T9YV6lbcTANpCEOqkCoA+oAbaWOJnbjqLEd2SaYf99j&#13;&#10;ostJd+/d+6hWyfRkVD50znKYTjIgyjZOdrbl8PmxfSqAhCisFL2zisNFBVjV93eVKKU7270aD7El&#13;&#10;KGJDKTjoGIeS0tBoZUSYuEFZxH6cNyLi6lsqvTijuOkpy7I5NaKz6KDFoNZaNb+Hk+HwtR62u/St&#13;&#10;xfuYy7cNW+wvvkmcPz6kzRLH6xJIVCnePuDaAfNDjcGO7mRlID2H2TN7QSoCbFowIEgpFrMcyPF6&#13;&#10;yrM50Lqi/6vUfwAAAP//AwBQSwECLQAUAAYACAAAACEAtoM4kv4AAADhAQAAEwAAAAAAAAAAAAAA&#13;&#10;AAAAAAAAW0NvbnRlbnRfVHlwZXNdLnhtbFBLAQItABQABgAIAAAAIQA4/SH/1gAAAJQBAAALAAAA&#13;&#10;AAAAAAAAAAAAAC8BAABfcmVscy8ucmVsc1BLAQItABQABgAIAAAAIQCFLRcEpwIAAJ4FAAAOAAAA&#13;&#10;AAAAAAAAAAAAAC4CAABkcnMvZTJvRG9jLnhtbFBLAQItABQABgAIAAAAIQD1sVwn5gAAABIBAAAP&#13;&#10;AAAAAAAAAAAAAAAAAAEFAABkcnMvZG93bnJldi54bWxQSwUGAAAAAAQABADzAAAAFAYAAAAA&#13;&#10;" filled="f" stroked="f">
                <v:path arrowok="t"/>
                <v:textbox inset="0,0,0,0">
                  <w:txbxContent>
                    <w:p w14:paraId="6ED8310B" w14:textId="77777777" w:rsidR="00DC28EF" w:rsidRDefault="00DC28EF">
                      <w:pPr>
                        <w:tabs>
                          <w:tab w:val="left" w:pos="1188"/>
                          <w:tab w:val="left" w:pos="2331"/>
                          <w:tab w:val="left" w:pos="3474"/>
                          <w:tab w:val="right" w:pos="4842"/>
                        </w:tabs>
                        <w:spacing w:before="36" w:line="208"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20"/>
                          <w:sz w:val="10"/>
                        </w:rPr>
                        <w:t>2010</w:t>
                      </w:r>
                    </w:p>
                    <w:p w14:paraId="76DE785E" w14:textId="77777777" w:rsidR="00DC28EF" w:rsidRDefault="00DC28EF">
                      <w:pPr>
                        <w:spacing w:before="36" w:after="36" w:line="216" w:lineRule="auto"/>
                        <w:jc w:val="center"/>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97790" distL="916305" distR="971550" simplePos="0" relativeHeight="251907584" behindDoc="1" locked="0" layoutInCell="1" allowOverlap="1" wp14:anchorId="6A9B351B" wp14:editId="03F670E0">
                <wp:simplePos x="0" y="0"/>
                <wp:positionH relativeFrom="page">
                  <wp:posOffset>3093720</wp:posOffset>
                </wp:positionH>
                <wp:positionV relativeFrom="page">
                  <wp:posOffset>7941310</wp:posOffset>
                </wp:positionV>
                <wp:extent cx="1481455" cy="336550"/>
                <wp:effectExtent l="0" t="0" r="4445" b="6350"/>
                <wp:wrapSquare wrapText="bothSides"/>
                <wp:docPr id="699"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1455" cy="336550"/>
                        </a:xfrm>
                        <a:prstGeom prst="rect">
                          <a:avLst/>
                        </a:prstGeom>
                        <a:solidFill>
                          <a:srgbClr val="FFFFFF"/>
                        </a:solidFill>
                        <a:ln w="9525">
                          <a:solidFill>
                            <a:srgbClr val="000000"/>
                          </a:solidFill>
                          <a:miter lim="800000"/>
                          <a:headEnd/>
                          <a:tailEnd/>
                        </a:ln>
                      </wps:spPr>
                      <wps:txbx>
                        <w:txbxContent>
                          <w:p w14:paraId="10913173" w14:textId="77777777" w:rsidR="00DC28EF" w:rsidRDefault="00DC28EF">
                            <w:pPr>
                              <w:pBdr>
                                <w:top w:val="single" w:sz="2" w:space="0" w:color="040404"/>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2D22D176" w14:textId="77777777" w:rsidR="00DC28EF" w:rsidRDefault="00DC28EF">
                            <w:pPr>
                              <w:numPr>
                                <w:ilvl w:val="0"/>
                                <w:numId w:val="5"/>
                              </w:numPr>
                              <w:pBdr>
                                <w:top w:val="single" w:sz="2" w:space="0" w:color="040404"/>
                                <w:left w:val="single" w:sz="2" w:space="0" w:color="000000"/>
                                <w:bottom w:val="single" w:sz="2" w:space="0" w:color="000000"/>
                                <w:right w:val="single" w:sz="2" w:space="0" w:color="010101"/>
                              </w:pBdr>
                              <w:shd w:val="solid" w:color="FFFFFF" w:fill="FFFFFF"/>
                              <w:tabs>
                                <w:tab w:val="right" w:leader="hyphen" w:pos="2164"/>
                              </w:tabs>
                              <w:spacing w:before="36" w:after="36" w:line="141" w:lineRule="exact"/>
                              <w:ind w:left="0" w:right="144"/>
                              <w:rPr>
                                <w:rFonts w:ascii="Verdana" w:hAnsi="Verdana"/>
                                <w:color w:val="000000"/>
                                <w:spacing w:val="-4"/>
                                <w:sz w:val="10"/>
                              </w:rPr>
                            </w:pPr>
                            <w:r>
                              <w:rPr>
                                <w:rFonts w:ascii="Verdana" w:hAnsi="Verdana"/>
                                <w:color w:val="000000"/>
                                <w:spacing w:val="-4"/>
                                <w:sz w:val="10"/>
                              </w:rPr>
                              <w:t xml:space="preserve">— — - Share of between </w:t>
                            </w:r>
                            <w:del w:id="1247" w:author="David Quin" w:date="2018-12-03T14:33:00Z">
                              <w:r w:rsidDel="00B637CF">
                                <w:rPr>
                                  <w:rFonts w:ascii="Verdana" w:hAnsi="Verdana"/>
                                  <w:color w:val="000000"/>
                                  <w:spacing w:val="-4"/>
                                  <w:sz w:val="10"/>
                                </w:rPr>
                                <w:delText>secteur</w:delText>
                              </w:r>
                            </w:del>
                            <w:ins w:id="1248" w:author="David Quin" w:date="2018-12-03T14:33:00Z">
                              <w:r>
                                <w:rPr>
                                  <w:rFonts w:ascii="Verdana" w:hAnsi="Verdana"/>
                                  <w:color w:val="000000"/>
                                  <w:spacing w:val="-4"/>
                                  <w:sz w:val="10"/>
                                </w:rPr>
                                <w:t>sector</w:t>
                              </w:r>
                            </w:ins>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B351B" id="Text Box 681" o:spid="_x0000_s1066" type="#_x0000_t202" style="position:absolute;left:0;text-align:left;margin-left:243.6pt;margin-top:625.3pt;width:116.65pt;height:26.5pt;z-index:-251408896;visibility:visible;mso-wrap-style:square;mso-width-percent:0;mso-height-percent:0;mso-wrap-distance-left:72.15pt;mso-wrap-distance-top:0;mso-wrap-distance-right:76.5pt;mso-wrap-distance-bottom:7.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mFLGQIAADUEAAAOAAAAZHJzL2Uyb0RvYy54bWysU9tu2zAMfR+wfxD0vjhJ4yAx4hRbuwwD&#13;&#10;ugvQ7gNoSY6F6TZJid19/Sg5SbvbyzA/CJR1eEgekpvrQStyFD5Ia2o6m0wpEYZZLs2+pl8edq9W&#13;&#10;lIQIhoOyRtT0UQR6vX35YtO7SsxtZxUXniCJCVXvatrF6KqiCKwTGsLEOmHwsbVeQ8Sr3xfcQ4/s&#13;&#10;WhXz6XRZ9NZz5y0TIeDf2/GRbjN/2woWP7VtEJGommJuMZ8+n006i+0Gqr0H10l2SgP+IQsN0mDQ&#13;&#10;C9UtRCAHL3+j0pJ5G2wbJ8zqwratZCLXgNXMpr9Uc9+BE7kWFCe4i0zh/9Gyj8fPnkhe0+V6TYkB&#13;&#10;jU16EEMkb+xAlqtZUqh3oULgvUNoHPABO52rDe7Osq8BIcUzzOgQErrpP1iOjHCINnsMrddJJ6yc&#13;&#10;IA225PHShhSVJe7FarYoS0oYvl1dLcsy96mA6uztfIjvhNUkGTX12ObMDse7EFM2UJ0hKViwSvKd&#13;&#10;VCpf/L65UZ4cAUdil79UI7r8BFOG9DVdl/NyrPSvFNP8/YlCy4izraSu6eoCgqoTwN8ajjGhiiDV&#13;&#10;aGN8ZU46JulGEePQDLk7iyxBErmx/BGV9XacZdw9NDrrv1PS4xzXNHw7gBeUqPcGByUN/dnwZ6M5&#13;&#10;G2AYutY0UjKaN3FcjoPzct8h89hoY19jB1uZxX3K4pQvzmYW8LRHafif3zPqadu3PwAAAP//AwBQ&#13;&#10;SwMEFAAGAAgAAAAhADkYm6LlAAAAEgEAAA8AAABkcnMvZG93bnJldi54bWxMTz1PwzAQ3ZH4D9Yh&#13;&#10;sVGblKZpGqeqipiQUFsYGN3YTSLic2Q7TeDXc0xlOenuvXsfxWayHbsYH1qHEh5nApjByukWawkf&#13;&#10;7y8PGbAQFWrVOTQSvk2ATXl7U6hcuxEP5nKMNSMRDLmS0MTY55yHqjFWhZnrDRJ2dt6qSKuvufZq&#13;&#10;JHHb8USIlFvVIjk0qje7xlRfx8FK+NkfvJu22etu3E/D22e38uijlPd30/OaxnYNLJopXj/grwPl&#13;&#10;h5KCndyAOrBOwlO2TIhKQLIQKTCiLBOxAHai01zMU+Blwf9XKX8BAAD//wMAUEsBAi0AFAAGAAgA&#13;&#10;AAAhALaDOJL+AAAA4QEAABMAAAAAAAAAAAAAAAAAAAAAAFtDb250ZW50X1R5cGVzXS54bWxQSwEC&#13;&#10;LQAUAAYACAAAACEAOP0h/9YAAACUAQAACwAAAAAAAAAAAAAAAAAvAQAAX3JlbHMvLnJlbHNQSwEC&#13;&#10;LQAUAAYACAAAACEAtFJhSxkCAAA1BAAADgAAAAAAAAAAAAAAAAAuAgAAZHJzL2Uyb0RvYy54bWxQ&#13;&#10;SwECLQAUAAYACAAAACEAORibouUAAAASAQAADwAAAAAAAAAAAAAAAABzBAAAZHJzL2Rvd25yZXYu&#13;&#10;eG1sUEsFBgAAAAAEAAQA8wAAAIUFAAAAAA==&#13;&#10;">
                <v:path arrowok="t"/>
                <v:textbox inset="0,0,0,0">
                  <w:txbxContent>
                    <w:p w14:paraId="10913173" w14:textId="77777777" w:rsidR="00DC28EF" w:rsidRDefault="00DC28EF">
                      <w:pPr>
                        <w:pBdr>
                          <w:top w:val="single" w:sz="2" w:space="0" w:color="040404"/>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2D22D176" w14:textId="77777777" w:rsidR="00DC28EF" w:rsidRDefault="00DC28EF">
                      <w:pPr>
                        <w:numPr>
                          <w:ilvl w:val="0"/>
                          <w:numId w:val="5"/>
                        </w:numPr>
                        <w:pBdr>
                          <w:top w:val="single" w:sz="2" w:space="0" w:color="040404"/>
                          <w:left w:val="single" w:sz="2" w:space="0" w:color="000000"/>
                          <w:bottom w:val="single" w:sz="2" w:space="0" w:color="000000"/>
                          <w:right w:val="single" w:sz="2" w:space="0" w:color="010101"/>
                        </w:pBdr>
                        <w:shd w:val="solid" w:color="FFFFFF" w:fill="FFFFFF"/>
                        <w:tabs>
                          <w:tab w:val="right" w:leader="hyphen" w:pos="2164"/>
                        </w:tabs>
                        <w:spacing w:before="36" w:after="36" w:line="141" w:lineRule="exact"/>
                        <w:ind w:left="0" w:right="144"/>
                        <w:rPr>
                          <w:rFonts w:ascii="Verdana" w:hAnsi="Verdana"/>
                          <w:color w:val="000000"/>
                          <w:spacing w:val="-4"/>
                          <w:sz w:val="10"/>
                        </w:rPr>
                      </w:pPr>
                      <w:r>
                        <w:rPr>
                          <w:rFonts w:ascii="Verdana" w:hAnsi="Verdana"/>
                          <w:color w:val="000000"/>
                          <w:spacing w:val="-4"/>
                          <w:sz w:val="10"/>
                        </w:rPr>
                        <w:t xml:space="preserve">— — - Share of between </w:t>
                      </w:r>
                      <w:del w:id="1249" w:author="David Quin" w:date="2018-12-03T14:33:00Z">
                        <w:r w:rsidDel="00B637CF">
                          <w:rPr>
                            <w:rFonts w:ascii="Verdana" w:hAnsi="Verdana"/>
                            <w:color w:val="000000"/>
                            <w:spacing w:val="-4"/>
                            <w:sz w:val="10"/>
                          </w:rPr>
                          <w:delText>secteur</w:delText>
                        </w:r>
                      </w:del>
                      <w:ins w:id="1250" w:author="David Quin" w:date="2018-12-03T14:33:00Z">
                        <w:r>
                          <w:rPr>
                            <w:rFonts w:ascii="Verdana" w:hAnsi="Verdana"/>
                            <w:color w:val="000000"/>
                            <w:spacing w:val="-4"/>
                            <w:sz w:val="10"/>
                          </w:rPr>
                          <w:t>sector</w:t>
                        </w:r>
                      </w:ins>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v:textbox>
                <w10:wrap type="square" anchorx="page" anchory="page"/>
              </v:shape>
            </w:pict>
          </mc:Fallback>
        </mc:AlternateContent>
      </w:r>
      <w:r w:rsidRPr="00B80A37">
        <w:rPr>
          <w:noProof/>
        </w:rPr>
        <mc:AlternateContent>
          <mc:Choice Requires="wps">
            <w:drawing>
              <wp:anchor distT="0" distB="0" distL="0" distR="0" simplePos="0" relativeHeight="251912704" behindDoc="1" locked="0" layoutInCell="1" allowOverlap="1" wp14:anchorId="2AB1F63D" wp14:editId="020707B1">
                <wp:simplePos x="0" y="0"/>
                <wp:positionH relativeFrom="page">
                  <wp:posOffset>1980565</wp:posOffset>
                </wp:positionH>
                <wp:positionV relativeFrom="page">
                  <wp:posOffset>7669530</wp:posOffset>
                </wp:positionV>
                <wp:extent cx="196850" cy="46990"/>
                <wp:effectExtent l="0" t="0" r="0" b="0"/>
                <wp:wrapSquare wrapText="bothSides"/>
                <wp:docPr id="698"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850" cy="46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C67F8" w14:textId="77777777" w:rsidR="00DC28EF" w:rsidRDefault="00DC28EF">
                            <w:pPr>
                              <w:spacing w:line="196" w:lineRule="auto"/>
                              <w:jc w:val="right"/>
                              <w:rPr>
                                <w:rFonts w:ascii="Courier New" w:hAnsi="Courier New"/>
                                <w:color w:val="000000"/>
                                <w:w w:val="205"/>
                                <w:sz w:val="8"/>
                              </w:rPr>
                            </w:pPr>
                            <w:r>
                              <w:rPr>
                                <w:rFonts w:ascii="Courier New" w:hAnsi="Courier New"/>
                                <w:color w:val="000000"/>
                                <w:w w:val="205"/>
                                <w:sz w:val="8"/>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1F63D" id="Text Box 680" o:spid="_x0000_s1067" type="#_x0000_t202" style="position:absolute;left:0;text-align:left;margin-left:155.95pt;margin-top:603.9pt;width:15.5pt;height:3.7pt;z-index:-251403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siwpAIAAJwFAAAOAAAAZHJzL2Uyb0RvYy54bWysVG1vmzAQ/j5p/8HydwpkhAIqqdoQpknd&#13;&#10;i9TuBzhggjVjM9sJdNX++86mpGmrSdM2PqCDOz93z93ju7gcO44OVGkmRY7DswAjKipZM7HL8de7&#13;&#10;0ksw0oaImnApaI7vqcaXq7dvLoY+owvZSl5ThQBE6Gzoc9wa02e+r6uWdkSfyZ4KcDZSdcTAp9r5&#13;&#10;tSIDoHfcXwRB7A9S1b2SFdUa/haTE68cftPQynxuGk0N4jmG2ox7K/fe2re/uiDZTpG+ZdVjGeQv&#13;&#10;qugIE5D0CFUQQ9BesVdQHauU1LIxZ5XsfNk0rKKOA7AJgxdsblvSU8cFmqP7Y5v0/4OtPh2+KMTq&#13;&#10;HMcpjEqQDoZ0R0eDruWI4sR1aOh1BoG3PYSaERwwacdW9zey+qahif5JjG2+zrSN3g4fZQ2IZG+k&#13;&#10;OzE2qrN9AuYIYGAk98cx2KyVxU7jZAmeClxRnKauBp9k89leafOeyg5ZI8cKhuywyeFGG1sLyeYQ&#13;&#10;m0rIknHuBs3Fsx8QOP2BzHDU+mwNbm4PaZBukk0SedEi3nhRUBTeVbmOvLgMz5fFu2K9LsKfNm8Y&#13;&#10;ZS2raypsmllDYfRnM3pU8zT9o4q05Ky2cLYkrXbbNVfoQEDDpXusbKH4kzD/eRnODVxeUAoXUXC9&#13;&#10;SL0yTs69qIyWXnoeJF4QptdpHERpVJTPKd0wQf+dEhpynC4Xy0kzv+UWuOc1N5J1zMCW4KzLcXIM&#13;&#10;IllLSb0RtRutIYxP9kkrbPlPrYCOzYN2crUKnbRqxu3oLkEU2vRWvltZ34OAlQSFgRZhxYHRSvUD&#13;&#10;owHWRY719z1RFCP+QcB9tLtlNtRsbGeDiAqO5thgNJlrM+2gfa/YrgXk6T4JeQUXpWFOxU9VAAX7&#13;&#10;ASvAkXlcV3bHnH67qKeluvoFAAD//wMAUEsDBBQABgAIAAAAIQAT3BlL5QAAABIBAAAPAAAAZHJz&#13;&#10;L2Rvd25yZXYueG1sTE9BTsMwELwj8QdrkbhRJy6lJY1ToVYVB8ShBaQe3XhJImI7st3U/T3bE1xW&#13;&#10;2pnZ2ZlylUzPRvShc1ZCPsmAoa2d7mwj4fNj+7AAFqKyWvXOooQLBlhVtzelKrQ72x2O+9gwMrGh&#13;&#10;UBLaGIeC81C3aFSYuAEtcd/OGxVp9Q3XXp3J3PRcZNkTN6qz9KFVA65brH/2JyPhaz1s39KhVe/j&#13;&#10;TL9uxHx38XWS8v4ubZY0XpbAIqb4dwHXDpQfKgp2dCerA+slTPP8maREiGxOTUgyfRQEHa9QPhPA&#13;&#10;q5L/r1L9AgAA//8DAFBLAQItABQABgAIAAAAIQC2gziS/gAAAOEBAAATAAAAAAAAAAAAAAAAAAAA&#13;&#10;AABbQ29udGVudF9UeXBlc10ueG1sUEsBAi0AFAAGAAgAAAAhADj9If/WAAAAlAEAAAsAAAAAAAAA&#13;&#10;AAAAAAAALwEAAF9yZWxzLy5yZWxzUEsBAi0AFAAGAAgAAAAhAObWyLCkAgAAnAUAAA4AAAAAAAAA&#13;&#10;AAAAAAAALgIAAGRycy9lMm9Eb2MueG1sUEsBAi0AFAAGAAgAAAAhABPcGUvlAAAAEgEAAA8AAAAA&#13;&#10;AAAAAAAAAAAA/gQAAGRycy9kb3ducmV2LnhtbFBLBQYAAAAABAAEAPMAAAAQBgAAAAA=&#13;&#10;" filled="f" stroked="f">
                <v:path arrowok="t"/>
                <v:textbox inset="0,0,0,0">
                  <w:txbxContent>
                    <w:p w14:paraId="0C6C67F8" w14:textId="77777777" w:rsidR="00DC28EF" w:rsidRDefault="00DC28EF">
                      <w:pPr>
                        <w:spacing w:line="196" w:lineRule="auto"/>
                        <w:jc w:val="right"/>
                        <w:rPr>
                          <w:rFonts w:ascii="Courier New" w:hAnsi="Courier New"/>
                          <w:color w:val="000000"/>
                          <w:w w:val="205"/>
                          <w:sz w:val="8"/>
                        </w:rPr>
                      </w:pPr>
                      <w:r>
                        <w:rPr>
                          <w:rFonts w:ascii="Courier New" w:hAnsi="Courier New"/>
                          <w:color w:val="000000"/>
                          <w:w w:val="205"/>
                          <w:sz w:val="8"/>
                        </w:rPr>
                        <w:t>O</w:t>
                      </w:r>
                    </w:p>
                  </w:txbxContent>
                </v:textbox>
                <w10:wrap type="square" anchorx="page" anchory="page"/>
              </v:shape>
            </w:pict>
          </mc:Fallback>
        </mc:AlternateContent>
      </w:r>
      <w:r w:rsidRPr="00B80A37">
        <w:rPr>
          <w:noProof/>
        </w:rPr>
        <mc:AlternateContent>
          <mc:Choice Requires="wps">
            <w:drawing>
              <wp:anchor distT="0" distB="0" distL="0" distR="0" simplePos="0" relativeHeight="251917824" behindDoc="1" locked="0" layoutInCell="1" allowOverlap="1" wp14:anchorId="1D0886EC" wp14:editId="333D5DBB">
                <wp:simplePos x="0" y="0"/>
                <wp:positionH relativeFrom="page">
                  <wp:posOffset>2124710</wp:posOffset>
                </wp:positionH>
                <wp:positionV relativeFrom="page">
                  <wp:posOffset>6110605</wp:posOffset>
                </wp:positionV>
                <wp:extent cx="95885" cy="369570"/>
                <wp:effectExtent l="0" t="0" r="0" b="0"/>
                <wp:wrapSquare wrapText="bothSides"/>
                <wp:docPr id="697"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8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C3C32" w14:textId="77777777" w:rsidR="00DC28EF" w:rsidRDefault="00DC28EF">
                            <w:pPr>
                              <w:spacing w:before="468"/>
                              <w:rPr>
                                <w:rFonts w:ascii="Courier New" w:hAnsi="Courier New"/>
                                <w:color w:val="000000"/>
                                <w:spacing w:val="-27"/>
                                <w:w w:val="205"/>
                                <w:sz w:val="8"/>
                              </w:rPr>
                            </w:pPr>
                            <w:r>
                              <w:rPr>
                                <w:rFonts w:ascii="Courier New" w:hAnsi="Courier New"/>
                                <w:color w:val="000000"/>
                                <w:spacing w:val="-27"/>
                                <w:w w:val="205"/>
                                <w:sz w:val="8"/>
                              </w:rPr>
                              <w:t xml:space="preserve">O </w:t>
                            </w:r>
                            <w:r>
                              <w:rPr>
                                <w:rFonts w:ascii="Arial" w:hAnsi="Arial"/>
                                <w:color w:val="000000"/>
                                <w:spacing w:val="-27"/>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886EC" id="Text Box 679" o:spid="_x0000_s1068" type="#_x0000_t202" style="position:absolute;left:0;text-align:left;margin-left:167.3pt;margin-top:481.15pt;width:7.55pt;height:29.1pt;z-index:-25139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rFdpQIAAJwFAAAOAAAAZHJzL2Uyb0RvYy54bWysVG1vmzAQ/j5p/8Hyd8pLCQFUUrUhTJO6&#13;&#10;F6ndD3DABGtgM9sJdNP++86mpEmrSdM2PqCzfb67557Hd3U9di06UKmY4Bn2LzyMKC9Fxfguw18e&#13;&#10;CifGSGnCK9IKTjP8SBW+Xr19czX0KQ1EI9qKSgRBuEqHPsON1n3quqpsaEfUhegph8NayI5oWMqd&#13;&#10;W0kyQPSudQPPi9xByKqXoqRKwW4+HeKVjV/XtNSf6lpRjdoMQ23a/qX9b83fXV2RdCdJ37DyqQzy&#13;&#10;F1V0hHFIegyVE03QXrJXoTpWSqFErS9K0bmirllJLQZA43sv0Nw3pKcWCzRH9cc2qf8Xtvx4+CwR&#13;&#10;qzIcJUuMOOmApAc6anQrRhQtE9OhoVcpON734KpHOACmLVrV34nyqwIX98RnuqCM93b4ICqISPZa&#13;&#10;2BtjLTvTJ0COIAxQ8nikwWQtYTNZxPECoxJOLqNksbQsuSSd7/ZS6XdUdMgYGZZAso1NDndKm1pI&#13;&#10;OruYVFwUrG0t0S0/2wDHaQcyw1VzZmqwvP1IvGQTb+LQCYNo44Renjs3xTp0osJfLvLLfL3O/Z8m&#13;&#10;rx+mDasqyk2aWUN++GccPal5Yv+oIiVaVplwpiQld9t1K9GBgIYL+xlSoPgTN/e8DHsMWF5A8oPQ&#13;&#10;uw0Sp4jipRMW4cJJll7seH5ym0RemIR5cQ7pjnH675DQYEgNFpNmfovNs99rbCTtmIYp0bIuw/HR&#13;&#10;iaQNJdWGV5ZaTVg72SetMOU/twI6NhNt5WoUOmlVj9vRPoIwmPW+FdUjCFgKUBioFEYcGI2Q3zEa&#13;&#10;YFxkWH3bE0kxat9zeI9mtsyGnI3tbBBewtUMa4wmc62nGbTvJds1EHl6T1zcwEOpmVWxeVFTFQDB&#13;&#10;LGAEWDBP48rMmNO19XoeqqtfAAAA//8DAFBLAwQUAAYACAAAACEAP+NroecAAAARAQAADwAAAGRy&#13;&#10;cy9kb3ducmV2LnhtbEyPwW7CMBBE75X6D9ZW6q3YTSBAiIMqEOqh4gBtJY4mduOosR3ZJpi/7/bU&#13;&#10;XlZa7ZvZmWqdTE9G5UPnLIfnCQOibONkZ1sOH++7pwWQEIWVondWcbipAOv6/q4SpXRXe1DjMbYE&#13;&#10;TWwoBQcd41BSGhqtjAgTNyiLty/njYi4+pZKL65obnqaMVZQIzqLH7QY1Ear5vt4MRw+N8PuLZ20&#13;&#10;2I8z+brN5oebbxLnjw9pu8LxsgISVYp/CvjtgPmhxmBnd7EykJ5Dnk8LRDksiywHgkQ+Xc6BnBFl&#13;&#10;GZsBrSv6v0n9AwAA//8DAFBLAQItABQABgAIAAAAIQC2gziS/gAAAOEBAAATAAAAAAAAAAAAAAAA&#13;&#10;AAAAAABbQ29udGVudF9UeXBlc10ueG1sUEsBAi0AFAAGAAgAAAAhADj9If/WAAAAlAEAAAsAAAAA&#13;&#10;AAAAAAAAAAAALwEAAF9yZWxzLy5yZWxzUEsBAi0AFAAGAAgAAAAhAHm+sV2lAgAAnAUAAA4AAAAA&#13;&#10;AAAAAAAAAAAALgIAAGRycy9lMm9Eb2MueG1sUEsBAi0AFAAGAAgAAAAhAD/ja6HnAAAAEQEAAA8A&#13;&#10;AAAAAAAAAAAAAAAA/wQAAGRycy9kb3ducmV2LnhtbFBLBQYAAAAABAAEAPMAAAATBgAAAAA=&#13;&#10;" filled="f" stroked="f">
                <v:path arrowok="t"/>
                <v:textbox inset="0,0,0,0">
                  <w:txbxContent>
                    <w:p w14:paraId="07DC3C32" w14:textId="77777777" w:rsidR="00DC28EF" w:rsidRDefault="00DC28EF">
                      <w:pPr>
                        <w:spacing w:before="468"/>
                        <w:rPr>
                          <w:rFonts w:ascii="Courier New" w:hAnsi="Courier New"/>
                          <w:color w:val="000000"/>
                          <w:spacing w:val="-27"/>
                          <w:w w:val="205"/>
                          <w:sz w:val="8"/>
                        </w:rPr>
                      </w:pPr>
                      <w:r>
                        <w:rPr>
                          <w:rFonts w:ascii="Courier New" w:hAnsi="Courier New"/>
                          <w:color w:val="000000"/>
                          <w:spacing w:val="-27"/>
                          <w:w w:val="205"/>
                          <w:sz w:val="8"/>
                        </w:rPr>
                        <w:t xml:space="preserve">O </w:t>
                      </w:r>
                      <w:r>
                        <w:rPr>
                          <w:rFonts w:ascii="Arial" w:hAnsi="Arial"/>
                          <w:color w:val="000000"/>
                          <w:spacing w:val="-27"/>
                          <w:sz w:val="6"/>
                        </w:rPr>
                        <w:t>-</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516416" behindDoc="0" locked="0" layoutInCell="1" allowOverlap="1" wp14:anchorId="57A49B02" wp14:editId="70F192D2">
                <wp:simplePos x="0" y="0"/>
                <wp:positionH relativeFrom="page">
                  <wp:posOffset>4436110</wp:posOffset>
                </wp:positionH>
                <wp:positionV relativeFrom="page">
                  <wp:posOffset>7426960</wp:posOffset>
                </wp:positionV>
                <wp:extent cx="542290" cy="0"/>
                <wp:effectExtent l="0" t="0" r="3810" b="0"/>
                <wp:wrapNone/>
                <wp:docPr id="69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2290" cy="0"/>
                        </a:xfrm>
                        <a:prstGeom prst="line">
                          <a:avLst/>
                        </a:prstGeom>
                        <a:noFill/>
                        <a:ln w="6985">
                          <a:solidFill>
                            <a:srgbClr val="03030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6DA72" id="Line 678" o:spid="_x0000_s1026" style="position:absolute;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9.3pt,584.8pt" to="392pt,58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P/HEwIAAC4EAAAOAAAAZHJzL2Uyb0RvYy54bWysU1HP2iAUfV+y/0B417Z+tZ821i+L1b24&#13;&#10;zeTbfgACtWQUCKDVLPvvu1B1c3tZlqUJBe7lcM69h8XLuZPoxK0TWlU4G6cYcUU1E+pQ4S+fN6MZ&#13;&#10;Rs4TxYjUilf4wh1+Wb59s+hNySe61ZJxiwBEubI3FW69N2WSONryjrixNlxBsNG2Ix6W9pAwS3pA&#13;&#10;72QySdMi6bVlxmrKnYPdegjiZcRvGk79p6Zx3CNZYeDm42jjuA9jslyQ8mCJaQW90iD/wKIjQsGl&#13;&#10;d6iaeIKOVvwB1QlqtdONH1PdJbppBOVRA6jJ0t/UvLbE8KgFiuPMvUzu/8HSj6edRYJVuJgXGCnS&#13;&#10;QZO2QnFUPM9CdXrjSkhaqZ0N+uhZvZqtpl8dxJKHYFg4A2j7/oNmAEOOXseinBvbhcMgF51j7S/3&#13;&#10;2vOzRxQ2p/lkMocO0VsoIeXtnLHOv+e6Q2FSYQn0Ii45bZ0PPEh5SwnXKL0RUsbOSoX6IG02jQec&#13;&#10;loKFYEhz9rBfSYtOJHjjKXxBMIA9pAXkmrh2yIuhwTVWHxWLt7ScsPV17omQwxyApAoXgUTgeZ0N&#13;&#10;rvg2T+fr2XqWj/JJsR7laV2P3m1W+ajYZM/T+qlererse+Cc5WUrGOMq0L45NMv/zgHXtzJ46+7R&#13;&#10;e32SR/SoHcje/pF07HFo62CFvWaXnQ1lCu0GU8bk6wMKrv91HbN+PvPlDwAAAP//AwBQSwMEFAAG&#13;&#10;AAgAAAAhAJVHnlDjAAAAEgEAAA8AAABkcnMvZG93bnJldi54bWxMT8FKw0AQvQv+wzKCF7GbisQ0&#13;&#10;zaZIVdBLwSrocZqdJqHZ2ZDdttGvd3oQvQwz8968ea9YjK5TBxpC69nAdJKAIq68bbk28P72dJ2B&#13;&#10;ChHZYueZDHxRgEV5flZgbv2RX+mwjrUSEQ45Gmhi7HOtQ9WQwzDxPbFgWz84jDIOtbYDHkXcdfom&#13;&#10;SVLtsGX50GBPy4aq3XrvDLx818/bFX5qDqMfVu7qY7d8ZGMuL8aHuZT7OahIY/y7gFMG8Q+lGNv4&#13;&#10;PdugOgPpLEuFKsA0nUknlLvsVjJufle6LPT/KOUPAAAA//8DAFBLAQItABQABgAIAAAAIQC2gziS&#13;&#10;/gAAAOEBAAATAAAAAAAAAAAAAAAAAAAAAABbQ29udGVudF9UeXBlc10ueG1sUEsBAi0AFAAGAAgA&#13;&#10;AAAhADj9If/WAAAAlAEAAAsAAAAAAAAAAAAAAAAALwEAAF9yZWxzLy5yZWxzUEsBAi0AFAAGAAgA&#13;&#10;AAAhALVg/8cTAgAALgQAAA4AAAAAAAAAAAAAAAAALgIAAGRycy9lMm9Eb2MueG1sUEsBAi0AFAAG&#13;&#10;AAgAAAAhAJVHnlDjAAAAEgEAAA8AAAAAAAAAAAAAAAAAbQQAAGRycy9kb3ducmV2LnhtbFBLBQYA&#13;&#10;AAAABAAEAPMAAAB9BQAAAAA=&#13;&#10;" strokecolor="#030303" strokeweight=".55pt">
                <o:lock v:ext="edit" shapetype="f"/>
                <w10:wrap anchorx="page" anchory="page"/>
              </v:line>
            </w:pict>
          </mc:Fallback>
        </mc:AlternateContent>
      </w:r>
      <w:r w:rsidRPr="00B80A37">
        <w:rPr>
          <w:noProof/>
        </w:rPr>
        <mc:AlternateContent>
          <mc:Choice Requires="wps">
            <w:drawing>
              <wp:anchor distT="0" distB="0" distL="114300" distR="114300" simplePos="0" relativeHeight="251521536" behindDoc="0" locked="0" layoutInCell="1" allowOverlap="1" wp14:anchorId="3F835C5F" wp14:editId="606C8205">
                <wp:simplePos x="0" y="0"/>
                <wp:positionH relativeFrom="page">
                  <wp:posOffset>3640455</wp:posOffset>
                </wp:positionH>
                <wp:positionV relativeFrom="page">
                  <wp:posOffset>7482205</wp:posOffset>
                </wp:positionV>
                <wp:extent cx="755015" cy="0"/>
                <wp:effectExtent l="0" t="0" r="0" b="0"/>
                <wp:wrapNone/>
                <wp:docPr id="695"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5015" cy="0"/>
                        </a:xfrm>
                        <a:prstGeom prst="line">
                          <a:avLst/>
                        </a:prstGeom>
                        <a:noFill/>
                        <a:ln w="1143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E2AE0" id="Line 677" o:spid="_x0000_s1026" style="position:absolute;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6.65pt,589.15pt" to="346.1pt,58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FRuFAIAAC4EAAAOAAAAZHJzL2Uyb0RvYy54bWysU02P2jAQvVfqf7B8hyRs+IoIq4pAL7RF&#13;&#10;2u4PMLZDrDq2ZRsCqvrfO3aAlu6lqsrBjDPj5/dmnhfP51aiE7dOaFXibJhixBXVTKhDiV+/bgYz&#13;&#10;jJwnihGpFS/xhTv8vHz/btGZgo90oyXjFgGIckVnStx4b4okcbThLXFDbbiCZK1tSzxs7SFhlnSA&#13;&#10;3spklKaTpNOWGaspdw6+Vn0SLyN+XXPqv9S14x7JEgM3H1cb131Yk+WCFAdLTCPolQb5BxYtEQou&#13;&#10;vUNVxBN0tOINVCuo1U7Xfkh1m+i6FpRHDaAmS/9Q89IQw6MWaI4z9za5/wdLP592FglW4sl8jJEi&#13;&#10;LQxpKxRHk+k0dKczroCildrZoI+e1YvZavrNQS55SIaNM4C27z5pBjDk6HVsyrm2bTgMctE59v5y&#13;&#10;7z0/e0Th43Q8TjNgQG+phBS3c8Y6/5HrFoWgxBLoRVxy2jofeJDiVhKuUXojpIyTlQp1YMssf0rj&#13;&#10;CaelYCEb6pw97FfSohMJ5oi/oBjQHsoCdEVc09cxiHrXWH1ULN7ScMLW19gTIfsYcKQK94BE4HmN&#13;&#10;eld8n6fz9Ww9ywf5aLIe5GlVDT5sVvlgssmm4+qpWq2q7EegnOVFIxjjKrC+OTTL/84B17fSe+vu&#13;&#10;0Xt/kkf0KB3I3v4j6TjjMNbeCnvNLjsbuhTGDaaMxdcHFFz/+z5W/Xrmy58AAAD//wMAUEsDBBQA&#13;&#10;BgAIAAAAIQDY23tJ5AAAABIBAAAPAAAAZHJzL2Rvd25yZXYueG1sTE9NS8QwEL0L/ocwgjc3/cB2&#13;&#10;7TZdZHVB8CBWQY9pG5tqMylNdhv99Y4H0cswM+/Nm/fKbTAjO6rZDRYFxKsImMLWdgP2Ap6f9hdr&#13;&#10;YM5L7ORoUQn4VA621elJKYvOLviojrXvGYmgK6QA7f1UcO5arYx0KzspJOzNzkZ6Gueed7NcSNyM&#13;&#10;PImijBs5IH3QclI7rdqP+mAE2OXr4f42Dy/x+2u9b/hdSHeZFuL8LNxsqFxvgHkV/N8F/GQg/1CR&#13;&#10;scYesHNsFHCZpylRCYjzNXVEya6SBFjzu+JVyf9Hqb4BAAD//wMAUEsBAi0AFAAGAAgAAAAhALaD&#13;&#10;OJL+AAAA4QEAABMAAAAAAAAAAAAAAAAAAAAAAFtDb250ZW50X1R5cGVzXS54bWxQSwECLQAUAAYA&#13;&#10;CAAAACEAOP0h/9YAAACUAQAACwAAAAAAAAAAAAAAAAAvAQAAX3JlbHMvLnJlbHNQSwECLQAUAAYA&#13;&#10;CAAAACEAoohUbhQCAAAuBAAADgAAAAAAAAAAAAAAAAAuAgAAZHJzL2Uyb0RvYy54bWxQSwECLQAU&#13;&#10;AAYACAAAACEA2Nt7SeQAAAASAQAADwAAAAAAAAAAAAAAAABuBAAAZHJzL2Rvd25yZXYueG1sUEsF&#13;&#10;BgAAAAAEAAQA8wAAAH8FAAAAAA==&#13;&#10;" strokeweight=".9pt">
                <v:stroke dashstyle="dash"/>
                <o:lock v:ext="edit" shapetype="f"/>
                <w10:wrap anchorx="page" anchory="page"/>
              </v:line>
            </w:pict>
          </mc:Fallback>
        </mc:AlternateContent>
      </w:r>
      <w:r w:rsidRPr="00B80A37">
        <w:rPr>
          <w:noProof/>
        </w:rPr>
        <mc:AlternateContent>
          <mc:Choice Requires="wps">
            <w:drawing>
              <wp:anchor distT="0" distB="0" distL="114300" distR="114300" simplePos="0" relativeHeight="251526656" behindDoc="0" locked="0" layoutInCell="1" allowOverlap="1" wp14:anchorId="42823CFF" wp14:editId="24B63285">
                <wp:simplePos x="0" y="0"/>
                <wp:positionH relativeFrom="page">
                  <wp:posOffset>2220595</wp:posOffset>
                </wp:positionH>
                <wp:positionV relativeFrom="page">
                  <wp:posOffset>6478270</wp:posOffset>
                </wp:positionV>
                <wp:extent cx="3216275" cy="0"/>
                <wp:effectExtent l="0" t="0" r="0" b="0"/>
                <wp:wrapNone/>
                <wp:docPr id="694"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16275" cy="0"/>
                        </a:xfrm>
                        <a:prstGeom prst="line">
                          <a:avLst/>
                        </a:prstGeom>
                        <a:noFill/>
                        <a:ln w="4445">
                          <a:solidFill>
                            <a:srgbClr val="11111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211A1" id="Line 676" o:spid="_x0000_s1026" style="position:absolute;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85pt,510.1pt" to="428.1pt,5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ePjFA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MxzjBTp&#13;&#10;oElboTgqnotQnd64EpJWameDPnpWr2ar6VcHseQhGBbOANq+/6AZwJCj17Eo58Z24TDIRedY+8u9&#13;&#10;9vzsEYXNp0lWTJ6nGNFbLCHl7aCxzr/nukNhUmEJ/CIwOW2dD0RIeUsJ9yi9EVLG1kqF+grneT6N&#13;&#10;B5yWgoVgSHP2sF9Ji04EzJHFLygGsIe0gFwT1w55MTTYxuqjYvGWlhO2vs49EXKYA5BU4SLQCDyv&#13;&#10;s8EW3+bpfD1bz/JRPinWozyt69G7zSofFZvseVo/1atVnX0PnLO8bAVjXAXaN4tm+d9Z4PpYBnPd&#13;&#10;TXqvT/KIHrUD2ds/ko5NDn0dvLDX7LKzoUyh3+DKmHx9QcH2v65j1s93vvwBAAD//wMAUEsDBBQA&#13;&#10;BgAIAAAAIQBdUo0q4gAAABIBAAAPAAAAZHJzL2Rvd25yZXYueG1sTE/BTsMwDL0j8Q+RkbixhDLG&#13;&#10;6JpOaAhOXCiTgFvWeG3VxilNunV/jzmAuFi23/Pze9l6cp044BAaTxquZwoEUultQ5WG7dvT1RJE&#13;&#10;iIas6TyhhhMGWOfnZ5lJrT/SKx6KWAkWoZAaDXWMfSplKGt0Jsx8j8TY3g/ORB6HStrBHFncdTJR&#13;&#10;aiGdaYg/1KbHTY1lW4xOw36Km69gW3/ath+heP98GZ/npdaXF9PjisvDCkREJv1dwE8G9g85G9v5&#13;&#10;kWwQnYab+f0dUxlQiUpAMGV5u+Bm97uSeSb/R8m/AQAA//8DAFBLAQItABQABgAIAAAAIQC2gziS&#13;&#10;/gAAAOEBAAATAAAAAAAAAAAAAAAAAAAAAABbQ29udGVudF9UeXBlc10ueG1sUEsBAi0AFAAGAAgA&#13;&#10;AAAhADj9If/WAAAAlAEAAAsAAAAAAAAAAAAAAAAALwEAAF9yZWxzLy5yZWxzUEsBAi0AFAAGAAgA&#13;&#10;AAAhANXx4+MUAgAALwQAAA4AAAAAAAAAAAAAAAAALgIAAGRycy9lMm9Eb2MueG1sUEsBAi0AFAAG&#13;&#10;AAgAAAAhAF1SjSriAAAAEgEAAA8AAAAAAAAAAAAAAAAAbgQAAGRycy9kb3ducmV2LnhtbFBLBQYA&#13;&#10;AAAABAAEAPMAAAB9BQAAAAA=&#13;&#10;" strokecolor="#111"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31776" behindDoc="0" locked="0" layoutInCell="1" allowOverlap="1" wp14:anchorId="02DF1720" wp14:editId="3337A2FA">
                <wp:simplePos x="0" y="0"/>
                <wp:positionH relativeFrom="page">
                  <wp:posOffset>2220595</wp:posOffset>
                </wp:positionH>
                <wp:positionV relativeFrom="page">
                  <wp:posOffset>6103620</wp:posOffset>
                </wp:positionV>
                <wp:extent cx="0" cy="374650"/>
                <wp:effectExtent l="0" t="0" r="0" b="0"/>
                <wp:wrapNone/>
                <wp:docPr id="693"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4650"/>
                        </a:xfrm>
                        <a:prstGeom prst="line">
                          <a:avLst/>
                        </a:prstGeom>
                        <a:noFill/>
                        <a:ln w="4445">
                          <a:solidFill>
                            <a:srgbClr val="19191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907E8" id="Line 675" o:spid="_x0000_s1026" style="position:absolute;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85pt,480.6pt" to="174.85pt,5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DZFAIAAC4EAAAOAAAAZHJzL2Uyb0RvYy54bWysU1/v2iAUfV+y70B417Za/zXWXxare3Gb&#13;&#10;yW/7AAjUklEggFaz7LvvQtXN7WVZliYUuJfDOfceli+XVqIzt05oVeJsmGLEFdVMqGOJv3zeDuYY&#13;&#10;OU8UI1IrXuIrd/hl9fbNsjMFH+lGS8YtAhDlis6UuPHeFEniaMNb4obacAXBWtuWeFjaY8Is6QC9&#13;&#10;lckoTadJpy0zVlPuHOxWfRCvIn5dc+o/1bXjHskSAzcfRxvHQxiT1ZIUR0tMI+iNBvkHFi0RCi59&#13;&#10;QFXEE3Sy4g+oVlCrna79kOo20XUtKI8aQE2W/qbmtSGGRy1QHGceZXL/D5Z+PO8tEqzE08UYI0Va&#13;&#10;aNJOKI6ms0moTmdcAUlrtbdBH72oV7PT9KuDWPIUDAtnAO3QfdAMYMjJ61iUS23bcBjkokus/fVR&#13;&#10;e37xiPabFHbHs3w6iW1JSHE/Z6zz77luUZiUWAK9iEvOO+cDD1LcU8I1Sm+FlLGzUqGuxHmeT+IB&#13;&#10;p6VgIRjSnD0e1tKiMwFvZIvwBcEA9pQWkCvimj4vhnrXWH1SLN7ScMI2t7knQvZzAJIqXAQSgedt&#13;&#10;1rvi2yJdbOabeT7IR9PNIE+ravBuu84H0202m1Tjar2usu+Bc5YXjWCMq0D77tAs/zsH3N5K762H&#13;&#10;Rx/1SZ7Ro3Yge/9H0rHHoa29FQ6aXfc2lCm0G0wZk28PKLj+13XM+vnMVz8AAAD//wMAUEsDBBQA&#13;&#10;BgAIAAAAIQBqKo+/5gAAABEBAAAPAAAAZHJzL2Rvd25yZXYueG1sTI9BT8MwDIXvSPyHyEhcJpas&#13;&#10;wKBd0wmBpmkXpG1IiFvWmLaicUqTdeXfY8QBLpZsf35+L1+OrhUD9qHxpGE2VSCQSm8bqjS87FdX&#13;&#10;9yBCNGRN6wk1fGGAZXF+lpvM+hNtcdjFSrAIhcxoqGPsMilDWaMzYeo7JN69+96ZyG1fSdubE4u7&#13;&#10;ViZKzaUzDfGH2nT4WGP5sTs6DevVZPIc3ee+TGmt/OvmdjvIN60vL8anBZeHBYiIY/y7gJ8M7B8K&#13;&#10;NnbwR7JBtBqub9I7RjWk81kCgonfyYFRlagEZJHL/0mKbwAAAP//AwBQSwECLQAUAAYACAAAACEA&#13;&#10;toM4kv4AAADhAQAAEwAAAAAAAAAAAAAAAAAAAAAAW0NvbnRlbnRfVHlwZXNdLnhtbFBLAQItABQA&#13;&#10;BgAIAAAAIQA4/SH/1gAAAJQBAAALAAAAAAAAAAAAAAAAAC8BAABfcmVscy8ucmVsc1BLAQItABQA&#13;&#10;BgAIAAAAIQD/1EDZFAIAAC4EAAAOAAAAAAAAAAAAAAAAAC4CAABkcnMvZTJvRG9jLnhtbFBLAQIt&#13;&#10;ABQABgAIAAAAIQBqKo+/5gAAABEBAAAPAAAAAAAAAAAAAAAAAG4EAABkcnMvZG93bnJldi54bWxQ&#13;&#10;SwUGAAAAAAQABADzAAAAgQUAAAAA&#13;&#10;" strokecolor="#191919"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36896" behindDoc="0" locked="0" layoutInCell="1" allowOverlap="1" wp14:anchorId="4A34AEF0" wp14:editId="780A2C7D">
                <wp:simplePos x="0" y="0"/>
                <wp:positionH relativeFrom="page">
                  <wp:posOffset>2177415</wp:posOffset>
                </wp:positionH>
                <wp:positionV relativeFrom="page">
                  <wp:posOffset>7747000</wp:posOffset>
                </wp:positionV>
                <wp:extent cx="3241675" cy="0"/>
                <wp:effectExtent l="0" t="0" r="0" b="0"/>
                <wp:wrapNone/>
                <wp:docPr id="69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41675"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C7284" id="Line 674" o:spid="_x0000_s1026" style="position:absolute;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45pt,610pt" to="426.7pt,6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D2sFAIAAC8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eDrPMVKk&#13;&#10;gyZtheJo+lyE6vTGlZC0Ujsb9NGzejVbTb86iCUPwbBwBtD2/QfNAIYcvY5FOTe2C4dBLjrH2l/u&#13;&#10;tednjyhsPuVFNn2eYERvsYSUt4PGOv+e6w6FSYUl8IvA5LR1PhAh5S0l3KP0RkgZWysV6iucT4o0&#13;&#10;HnBaChaCIc3Zw34lLTqRYI74BcUA9pAWkGvi2iEvhgbbWH1ULN7ScsLW17knQg5zAJIqXAQaged1&#13;&#10;Ntji2zydr2frWTEq8ul6VKR1PXq3WRWj6SZ7ntRP9WpVZ98D56woW8EYV4H2zaJZ8XcWuD6WwVx3&#13;&#10;k97rkzyiR+1A9vaPpGOTQ18HL+w1u+xsKFPoN7gyJl9fULD9r+uY9fOdL38AAAD//wMAUEsDBBQA&#13;&#10;BgAIAAAAIQA2LMwo4QAAABIBAAAPAAAAZHJzL2Rvd25yZXYueG1sTE/LTsMwELwj8Q/WInGjDmlB&#13;&#10;IY1TIcJD4oLa8gGuvU1S4nWInTb8PcsBwWWl3ZmdR7GaXCeOOITWk4LrWQICyXjbUq3gfft0lYEI&#13;&#10;UZPVnSdU8IUBVuX5WaFz60+0xuMm1oJFKORaQRNjn0sZTINOh5nvkRjb+8HpyOtQSzvoE4u7TqZJ&#13;&#10;ciudbokdGt3jQ4PmYzM6BRg+p+qlf9Mu2z5TNa7N6+HRKHV5MVVLHvdLEBGn+PcBPx04P5QcbOdH&#13;&#10;skF0CuaL9I6pDKTsBoIp2c18AWL3e5JlIf9XKb8BAAD//wMAUEsBAi0AFAAGAAgAAAAhALaDOJL+&#13;&#10;AAAA4QEAABMAAAAAAAAAAAAAAAAAAAAAAFtDb250ZW50X1R5cGVzXS54bWxQSwECLQAUAAYACAAA&#13;&#10;ACEAOP0h/9YAAACUAQAACwAAAAAAAAAAAAAAAAAvAQAAX3JlbHMvLnJlbHNQSwECLQAUAAYACAAA&#13;&#10;ACEAMMg9rBQCAAAvBAAADgAAAAAAAAAAAAAAAAAuAgAAZHJzL2Uyb0RvYy54bWxQSwECLQAUAAYA&#13;&#10;CAAAACEANizMKOEAAAASAQAADwAAAAAAAAAAAAAAAABuBAAAZHJzL2Rvd25yZXYueG1sUEsFBgAA&#13;&#10;AAAEAAQA8wAAAHwFAAAAAA==&#13;&#10;" strokeweight=".2pt">
                <o:lock v:ext="edit" shapetype="f"/>
                <w10:wrap anchorx="page" anchory="page"/>
              </v:line>
            </w:pict>
          </mc:Fallback>
        </mc:AlternateContent>
      </w:r>
      <w:r w:rsidRPr="00B80A37">
        <w:rPr>
          <w:noProof/>
        </w:rPr>
        <mc:AlternateContent>
          <mc:Choice Requires="wps">
            <w:drawing>
              <wp:anchor distT="0" distB="0" distL="114300" distR="114300" simplePos="0" relativeHeight="251542016" behindDoc="0" locked="0" layoutInCell="1" allowOverlap="1" wp14:anchorId="66A18494" wp14:editId="0FDA823D">
                <wp:simplePos x="0" y="0"/>
                <wp:positionH relativeFrom="page">
                  <wp:posOffset>2177415</wp:posOffset>
                </wp:positionH>
                <wp:positionV relativeFrom="page">
                  <wp:posOffset>7315200</wp:posOffset>
                </wp:positionV>
                <wp:extent cx="0" cy="431800"/>
                <wp:effectExtent l="0" t="0" r="0" b="0"/>
                <wp:wrapNone/>
                <wp:docPr id="691"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6985">
                          <a:solidFill>
                            <a:srgbClr val="14141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28497" id="Line 673" o:spid="_x0000_s1026" style="position:absolute;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45pt,8in" to="171.45pt,6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EgEwIAAC4EAAAOAAAAZHJzL2Uyb0RvYy54bWysU1HP2iAUfV+y/0B417baz6821i+L1b24&#13;&#10;zeTbfgACtWQUCKDVLPvvu1B1c3tZlqUJBe7lcM69h8XLuZPoxK0TWlU4G6cYcUU1E+pQ4S+fN6MC&#13;&#10;I+eJYkRqxSt84Q6/LN++WfSm5BPdasm4RQCiXNmbCrfemzJJHG15R9xYG64g2GjbEQ9Le0iYJT2g&#13;&#10;dzKZpOks6bVlxmrKnYPdegjiZcRvGk79p6Zx3CNZYeDm42jjuA9jslyQ8mCJaQW90iD/wKIjQsGl&#13;&#10;d6iaeIKOVvwB1QlqtdONH1PdJbppBOVRA6jJ0t/UvLbE8KgFiuPMvUzu/8HSj6edRYJVeDbPMFKk&#13;&#10;gyZtheJo9jwN1emNKyFppXY26KNn9Wq2mn51EEsegmHhDKDt+w+aAQw5eh2Lcm5sFw6DXHSOtb/c&#13;&#10;a8/PHtFhk8JuPs2KNLYlIeXtnLHOv+e6Q2FSYQn0Ii45bZ0PPEh5SwnXKL0RUsbOSoX6IK14igec&#13;&#10;loKFYEhz9rBfSYtOBLyR5eELggHsIS0g18S1Q14MDa6x+qhYvKXlhK2vc0+EHOYAJFW4CCQCz+ts&#13;&#10;cMW3eTpfF+siH+WT2XqUp3U9erdZ5aPZJnt+qqf1alVn3wPnLC9bwRhXgfbNoVn+dw64vpXBW3eP&#13;&#10;3uuTPKJH7UD29o+kY49DWwcr7DW77GwoU2g3mDImXx9QcP2v65j185kvfwAAAP//AwBQSwMEFAAG&#13;&#10;AAgAAAAhADavP1nhAAAAEgEAAA8AAABkcnMvZG93bnJldi54bWxMT0FOwzAQvCPxB2uRuFGnoSCa&#13;&#10;xqkIEHEtoQ9w420SEa+D7bYpr2cRB7istDOzszP5erKDOKIPvSMF81kCAqlxpqdWwfa9unkAEaIm&#13;&#10;owdHqOCMAdbF5UWuM+NO9IbHOraCTShkWkEX45hJGZoOrQ4zNyIxt3fe6sirb6Xx+sTmdpBpktxL&#13;&#10;q3viD50e8anD5qM+WAX+s/KL8rWsXFK+fPlxU++jOSt1fTU9r3g8rkBEnOLfBfx04PxQcLCdO5AJ&#13;&#10;YlBwu0iXLGVifpdyNZb8QjuGUg4Assjl/yrFNwAAAP//AwBQSwECLQAUAAYACAAAACEAtoM4kv4A&#13;&#10;AADhAQAAEwAAAAAAAAAAAAAAAAAAAAAAW0NvbnRlbnRfVHlwZXNdLnhtbFBLAQItABQABgAIAAAA&#13;&#10;IQA4/SH/1gAAAJQBAAALAAAAAAAAAAAAAAAAAC8BAABfcmVscy8ucmVsc1BLAQItABQABgAIAAAA&#13;&#10;IQCi+xEgEwIAAC4EAAAOAAAAAAAAAAAAAAAAAC4CAABkcnMvZTJvRG9jLnhtbFBLAQItABQABgAI&#13;&#10;AAAAIQA2rz9Z4QAAABIBAAAPAAAAAAAAAAAAAAAAAG0EAABkcnMvZG93bnJldi54bWxQSwUGAAAA&#13;&#10;AAQABADzAAAAewUAAAAA&#13;&#10;" strokecolor="#141414" strokeweight=".55pt">
                <o:lock v:ext="edit" shapetype="f"/>
                <w10:wrap anchorx="page" anchory="page"/>
              </v:line>
            </w:pict>
          </mc:Fallback>
        </mc:AlternateContent>
      </w:r>
      <w:r w:rsidR="00BA38CF" w:rsidRPr="00B80A37">
        <w:t xml:space="preserve"> </w:t>
      </w:r>
    </w:p>
    <w:p w14:paraId="1B2B84BA" w14:textId="7604C9F6" w:rsidR="003A20D6" w:rsidRPr="00B80A37" w:rsidRDefault="00BA38CF" w:rsidP="00BA38CF">
      <w:pPr>
        <w:pStyle w:val="Norm"/>
      </w:pPr>
      <w:r w:rsidRPr="00B80A37">
        <w:t xml:space="preserve">Two interesting </w:t>
      </w:r>
      <w:r w:rsidR="002B38CB" w:rsidRPr="00B80A37">
        <w:t xml:space="preserve">results emerge from Figure B.1. First, the share of the </w:t>
      </w:r>
      <w:ins w:id="1251" w:author="David Quin" w:date="2018-12-06T13:36:00Z">
        <w:r w:rsidR="003343E8" w:rsidRPr="00B80A37">
          <w:rPr>
            <w:spacing w:val="1"/>
          </w:rPr>
          <w:t xml:space="preserve">CIF-FAS </w:t>
        </w:r>
      </w:ins>
      <w:del w:id="1252" w:author="David Quin" w:date="2018-12-06T13:36:00Z">
        <w:r w:rsidR="002B38CB" w:rsidRPr="00B80A37" w:rsidDel="003343E8">
          <w:delText xml:space="preserve">cif-fas </w:delText>
        </w:r>
      </w:del>
      <w:r w:rsidR="002B38CB" w:rsidRPr="00B80A37">
        <w:t xml:space="preserve">price </w:t>
      </w:r>
      <w:r w:rsidR="002B38CB" w:rsidRPr="00B80A37">
        <w:rPr>
          <w:spacing w:val="-2"/>
        </w:rPr>
        <w:t xml:space="preserve">gap variance that comes from the variance between products (5-digit level) is of </w:t>
      </w:r>
      <w:ins w:id="1253" w:author="David Quin" w:date="2018-12-06T13:36:00Z">
        <w:r w:rsidR="003343E8" w:rsidRPr="00B80A37">
          <w:rPr>
            <w:spacing w:val="-2"/>
          </w:rPr>
          <w:t xml:space="preserve">the </w:t>
        </w:r>
      </w:ins>
      <w:r w:rsidR="002B38CB" w:rsidRPr="00B80A37">
        <w:rPr>
          <w:spacing w:val="-2"/>
        </w:rPr>
        <w:t xml:space="preserve">same </w:t>
      </w:r>
      <w:r w:rsidR="002B38CB" w:rsidRPr="00B80A37">
        <w:rPr>
          <w:spacing w:val="3"/>
        </w:rPr>
        <w:t xml:space="preserve">magnitude of order </w:t>
      </w:r>
      <w:commentRangeStart w:id="1254"/>
      <w:r w:rsidR="002B38CB" w:rsidRPr="00B80A37">
        <w:rPr>
          <w:spacing w:val="3"/>
        </w:rPr>
        <w:t xml:space="preserve">at </w:t>
      </w:r>
      <w:commentRangeEnd w:id="1254"/>
      <w:r w:rsidR="003343E8" w:rsidRPr="00B80A37">
        <w:rPr>
          <w:rStyle w:val="CommentReference"/>
          <w:rFonts w:asciiTheme="minorHAnsi" w:hAnsiTheme="minorHAnsi"/>
          <w:color w:val="auto"/>
          <w:spacing w:val="0"/>
          <w:w w:val="100"/>
        </w:rPr>
        <w:commentReference w:id="1254"/>
      </w:r>
      <w:r w:rsidR="002B38CB" w:rsidRPr="00B80A37">
        <w:rPr>
          <w:spacing w:val="3"/>
        </w:rPr>
        <w:t xml:space="preserve">the variance between sectors at the 3-digit level. Both account </w:t>
      </w:r>
      <w:r w:rsidR="002B38CB" w:rsidRPr="00B80A37">
        <w:rPr>
          <w:spacing w:val="-2"/>
        </w:rPr>
        <w:t>for between 30</w:t>
      </w:r>
      <w:ins w:id="1255" w:author="David Quin" w:date="2018-12-06T13:37:00Z">
        <w:r w:rsidR="003343E8" w:rsidRPr="00B80A37">
          <w:rPr>
            <w:spacing w:val="-2"/>
          </w:rPr>
          <w:t>%</w:t>
        </w:r>
      </w:ins>
      <w:r w:rsidR="002B38CB" w:rsidRPr="00B80A37">
        <w:rPr>
          <w:spacing w:val="-2"/>
        </w:rPr>
        <w:t xml:space="preserve"> and 40% of the total variance in </w:t>
      </w:r>
      <w:ins w:id="1256" w:author="David Quin" w:date="2018-12-06T13:37:00Z">
        <w:r w:rsidR="003343E8" w:rsidRPr="00B80A37">
          <w:rPr>
            <w:spacing w:val="-2"/>
          </w:rPr>
          <w:t>air</w:t>
        </w:r>
      </w:ins>
      <w:del w:id="1257" w:author="David Quin" w:date="2018-12-06T13:37:00Z">
        <w:r w:rsidR="002B38CB" w:rsidRPr="00B80A37" w:rsidDel="003343E8">
          <w:rPr>
            <w:spacing w:val="-2"/>
          </w:rPr>
          <w:delText>Air</w:delText>
        </w:r>
      </w:del>
      <w:r w:rsidR="002B38CB" w:rsidRPr="00B80A37">
        <w:rPr>
          <w:spacing w:val="-2"/>
        </w:rPr>
        <w:t xml:space="preserve"> transport, depending on the years </w:t>
      </w:r>
      <w:r w:rsidR="002B38CB" w:rsidRPr="00B80A37">
        <w:rPr>
          <w:spacing w:val="1"/>
        </w:rPr>
        <w:t>considered. This is also the case for vessel transport, even if the difference between the</w:t>
      </w:r>
      <w:del w:id="1258" w:author="David Quin" w:date="2018-12-06T13:36:00Z">
        <w:r w:rsidR="005E1B5A" w:rsidRPr="00B80A37" w:rsidDel="003343E8">
          <w:rPr>
            <w:noProof/>
          </w:rPr>
          <mc:AlternateContent>
            <mc:Choice Requires="wps">
              <w:drawing>
                <wp:anchor distT="0" distB="0" distL="0" distR="0" simplePos="0" relativeHeight="251921920" behindDoc="1" locked="0" layoutInCell="1" allowOverlap="1" wp14:anchorId="675C5CEC" wp14:editId="7DEB003D">
                  <wp:simplePos x="0" y="0"/>
                  <wp:positionH relativeFrom="column">
                    <wp:posOffset>0</wp:posOffset>
                  </wp:positionH>
                  <wp:positionV relativeFrom="paragraph">
                    <wp:posOffset>8778875</wp:posOffset>
                  </wp:positionV>
                  <wp:extent cx="5486400" cy="132715"/>
                  <wp:effectExtent l="0" t="0" r="0" b="0"/>
                  <wp:wrapSquare wrapText="bothSides"/>
                  <wp:docPr id="690"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1A64D"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C5CEC" id="Text Box 672" o:spid="_x0000_s1069" type="#_x0000_t202" style="position:absolute;left:0;text-align:left;margin-left:0;margin-top:691.25pt;width:6in;height:10.45pt;z-index:-251394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UBRpQIAAJ4FAAAOAAAAZHJzL2Uyb0RvYy54bWysVG1vmzAQ/j5p/8Hyd8pLCQFUUrUhTJO6&#13;&#10;F6ndD3DABGtgM9sJdNP++84mpGmrSdM2PliH73x3z91zd3U9di06UKmY4Bn2LzyMKC9Fxfguw18e&#13;&#10;CifGSGnCK9IKTjP8SBW+Xr19czX0KQ1EI9qKSgROuEqHPsON1n3quqpsaEfUhegpB2UtZEc0/Mqd&#13;&#10;W0kygPeudQPPi9xByKqXoqRKwW0+KfHK+q9rWupPda2oRm2GITdtT2nPrTnd1RVJd5L0DSuPaZC/&#13;&#10;yKIjjEPQk6ucaIL2kr1y1bFSCiVqfVGKzhV1zUpqMQAa33uB5r4hPbVYoDiqP5VJ/T+35cfDZ4lY&#13;&#10;leEogfpw0kGTHuio0a0YUbQMTIWGXqVgeN+DqR5BAZ22aFV/J8qvCkzcM5vpgTLW2+GDqMAj2Wth&#13;&#10;X4y17EydADkCNxDy8dQGE7WEy0UYR6EHqhJ0/mWw9BcmC5ek8+teKv2Oig4ZIcMS2my9k8Od0pPp&#13;&#10;bGKCcVGwtoV7krb82QX4nG4gNjw1OpOF7dyPxEs28SYOnTCINk7o5blzU6xDJyr85SK/zNfr3P9p&#13;&#10;4vph2rCqotyEmVnkh3/WpSOfp/6feKREyyrjzqSk5G67biU6EGBxYb9jQc7M3Odp2HoBlheQ/CD0&#13;&#10;boPEKaJ46YRFuHCSpRc7np/cJpEXJmFePId0xzj9d0hoyHCyCBYTa36LzbPfa2wk7ZiGPdGyLsPx&#13;&#10;yYikDSXVhle2tZqwdpLPSmHSfyoFtHtutCWs4ejEVj1uRzsG4eXM+K2oHoHCUgDDgIyw5EBohPyO&#13;&#10;0QALI8Pq255IilH7nsNEgomeBTkL21kgvISnGdYYTeJaT1to30u2a8DzNFFc3MCo1Myy2MzUlMVx&#13;&#10;wGAJWDDHhWW2zPm/tXpaq6tfAAAA//8DAFBLAwQUAAYACAAAACEAto8EbeQAAAAPAQAADwAAAGRy&#13;&#10;cy9kb3ducmV2LnhtbEyPwU7DMBBE70j8g7VI3KhDmpYojVOhVhUHxKEFJI5ubOKIeB3Zbur+Pcup&#13;&#10;XFbaN9rZmXqd7MAm7UPvUMDjLAOmsXWqx07Ax/vuoQQWokQlB4dawEUHWDe3N7WslDvjXk+H2DEy&#13;&#10;wVBJASbGseI8tEZbGWZu1Ejat/NWRlp9x5WXZzK3A8+zbMmt7JE+GDnqjdHtz+FkBXxuxt1r+jLy&#13;&#10;bVqol23+tL/4Nglxf5e2KxrPK2BRp3i9gL8OlB8aCnZ0J1SBDQKoTSQ6L/MFMNLLZUHoSKjI5gXw&#13;&#10;pub/ezS/AAAA//8DAFBLAQItABQABgAIAAAAIQC2gziS/gAAAOEBAAATAAAAAAAAAAAAAAAAAAAA&#13;&#10;AABbQ29udGVudF9UeXBlc10ueG1sUEsBAi0AFAAGAAgAAAAhADj9If/WAAAAlAEAAAsAAAAAAAAA&#13;&#10;AAAAAAAALwEAAF9yZWxzLy5yZWxzUEsBAi0AFAAGAAgAAAAhAC1VQFGlAgAAngUAAA4AAAAAAAAA&#13;&#10;AAAAAAAALgIAAGRycy9lMm9Eb2MueG1sUEsBAi0AFAAGAAgAAAAhALaPBG3kAAAADwEAAA8AAAAA&#13;&#10;AAAAAAAAAAAA/wQAAGRycy9kb3ducmV2LnhtbFBLBQYAAAAABAAEAPMAAAAQBgAAAAA=&#13;&#10;" filled="f" stroked="f">
                  <v:path arrowok="t"/>
                  <v:textbox inset="0,0,0,0">
                    <w:txbxContent>
                      <w:p w14:paraId="76E1A64D"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35</w:t>
                        </w:r>
                      </w:p>
                    </w:txbxContent>
                  </v:textbox>
                  <w10:wrap type="square"/>
                </v:shape>
              </w:pict>
            </mc:Fallback>
          </mc:AlternateContent>
        </w:r>
      </w:del>
      <w:r w:rsidRPr="00B80A37">
        <w:rPr>
          <w:spacing w:val="1"/>
        </w:rPr>
        <w:t xml:space="preserve"> </w:t>
      </w:r>
      <w:r w:rsidR="002B38CB" w:rsidRPr="00B80A37">
        <w:t xml:space="preserve">between-product variance share and the between-sector share is more pronounced (30% </w:t>
      </w:r>
      <w:r w:rsidR="002B38CB" w:rsidRPr="00B80A37">
        <w:rPr>
          <w:spacing w:val="-2"/>
        </w:rPr>
        <w:t xml:space="preserve">for the between-sector vs 40% for the between-product variance at the beginning of the </w:t>
      </w:r>
      <w:r w:rsidR="002B38CB" w:rsidRPr="00B80A37">
        <w:rPr>
          <w:spacing w:val="-4"/>
        </w:rPr>
        <w:t xml:space="preserve">period). This </w:t>
      </w:r>
      <w:del w:id="1259" w:author="David Quin" w:date="2018-12-06T13:37:00Z">
        <w:r w:rsidR="002B38CB" w:rsidRPr="00B80A37" w:rsidDel="003343E8">
          <w:rPr>
            <w:spacing w:val="-4"/>
          </w:rPr>
          <w:delText xml:space="preserve">delivers </w:delText>
        </w:r>
      </w:del>
      <w:ins w:id="1260" w:author="David Quin" w:date="2018-12-06T13:37:00Z">
        <w:r w:rsidR="003343E8" w:rsidRPr="00B80A37">
          <w:rPr>
            <w:spacing w:val="-4"/>
          </w:rPr>
          <w:t xml:space="preserve">provides </w:t>
        </w:r>
      </w:ins>
      <w:r w:rsidR="002B38CB" w:rsidRPr="00B80A37">
        <w:rPr>
          <w:spacing w:val="-4"/>
        </w:rPr>
        <w:t xml:space="preserve">an indirect </w:t>
      </w:r>
      <w:r w:rsidR="002B38CB" w:rsidRPr="00B80A37">
        <w:rPr>
          <w:spacing w:val="-4"/>
        </w:rPr>
        <w:lastRenderedPageBreak/>
        <w:t xml:space="preserve">robustness check to the degree of classification we have </w:t>
      </w:r>
      <w:r w:rsidR="002B38CB" w:rsidRPr="00B80A37">
        <w:rPr>
          <w:spacing w:val="3"/>
        </w:rPr>
        <w:t xml:space="preserve">retained to estimate international transport costs. Second, the variance of the </w:t>
      </w:r>
      <w:ins w:id="1261" w:author="David Quin" w:date="2018-12-06T13:37:00Z">
        <w:r w:rsidR="003343E8" w:rsidRPr="00B80A37">
          <w:rPr>
            <w:spacing w:val="1"/>
          </w:rPr>
          <w:t xml:space="preserve">CIF-FAS </w:t>
        </w:r>
      </w:ins>
      <w:del w:id="1262" w:author="David Quin" w:date="2018-12-06T13:37:00Z">
        <w:r w:rsidR="002B38CB" w:rsidRPr="00B80A37" w:rsidDel="003343E8">
          <w:rPr>
            <w:spacing w:val="3"/>
          </w:rPr>
          <w:delText xml:space="preserve">cif-fas </w:delText>
        </w:r>
      </w:del>
      <w:r w:rsidR="002B38CB" w:rsidRPr="00B80A37">
        <w:t xml:space="preserve">price gap that can be attributed to the product (or sector) dimension is much larger than the between-country variance. This holds throughout the period and for both transport </w:t>
      </w:r>
      <w:r w:rsidR="002B38CB" w:rsidRPr="00B80A37">
        <w:rPr>
          <w:spacing w:val="3"/>
        </w:rPr>
        <w:t xml:space="preserve">modes. This suggests that what primarily matters in international transport costs is </w:t>
      </w:r>
      <w:r w:rsidR="002B38CB" w:rsidRPr="00B80A37">
        <w:t xml:space="preserve">mostly attributable to the product </w:t>
      </w:r>
      <w:r w:rsidR="002B38CB" w:rsidRPr="00B80A37">
        <w:rPr>
          <w:i/>
        </w:rPr>
        <w:t xml:space="preserve">per se, </w:t>
      </w:r>
      <w:r w:rsidR="002B38CB" w:rsidRPr="00B80A37">
        <w:t>rather than to the country where it comes from.</w:t>
      </w:r>
    </w:p>
    <w:p w14:paraId="6F8F853F"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6FF7AC22" w14:textId="77777777" w:rsidR="003A20D6" w:rsidRPr="00B80A37" w:rsidRDefault="002B38CB">
      <w:pPr>
        <w:rPr>
          <w:rFonts w:ascii="Times New Roman" w:hAnsi="Times New Roman"/>
          <w:b/>
          <w:color w:val="000000"/>
          <w:spacing w:val="30"/>
          <w:sz w:val="28"/>
        </w:rPr>
      </w:pPr>
      <w:r w:rsidRPr="00B80A37">
        <w:rPr>
          <w:rFonts w:ascii="Times New Roman" w:hAnsi="Times New Roman"/>
          <w:b/>
          <w:color w:val="000000"/>
          <w:spacing w:val="30"/>
          <w:sz w:val="28"/>
        </w:rPr>
        <w:lastRenderedPageBreak/>
        <w:t>C Estimation at the 4-digit level</w:t>
      </w:r>
    </w:p>
    <w:p w14:paraId="0B938413" w14:textId="77777777" w:rsidR="003A20D6" w:rsidRPr="00B80A37" w:rsidRDefault="002B38CB">
      <w:pPr>
        <w:spacing w:before="252" w:line="321" w:lineRule="auto"/>
        <w:ind w:right="72"/>
        <w:rPr>
          <w:rFonts w:ascii="Times New Roman" w:hAnsi="Times New Roman"/>
          <w:color w:val="000000"/>
          <w:spacing w:val="-1"/>
          <w:w w:val="115"/>
          <w:sz w:val="21"/>
        </w:rPr>
      </w:pPr>
      <w:r w:rsidRPr="00B80A37">
        <w:rPr>
          <w:rFonts w:ascii="Times New Roman" w:hAnsi="Times New Roman"/>
          <w:color w:val="000000"/>
          <w:spacing w:val="-1"/>
          <w:w w:val="115"/>
          <w:sz w:val="21"/>
        </w:rPr>
        <w:t xml:space="preserve">In this section, we report the estimation results when we retain the 4-digit classification </w:t>
      </w:r>
      <w:r w:rsidRPr="00B80A37">
        <w:rPr>
          <w:rFonts w:ascii="Times New Roman" w:hAnsi="Times New Roman"/>
          <w:color w:val="000000"/>
          <w:w w:val="115"/>
          <w:sz w:val="21"/>
        </w:rPr>
        <w:t>level (s=4-digit).</w:t>
      </w:r>
    </w:p>
    <w:p w14:paraId="353E79C9" w14:textId="77777777" w:rsidR="003A20D6" w:rsidRPr="00B80A37" w:rsidRDefault="002B38CB">
      <w:pPr>
        <w:spacing w:before="288"/>
        <w:rPr>
          <w:rFonts w:ascii="Times New Roman" w:hAnsi="Times New Roman"/>
          <w:b/>
          <w:color w:val="000000"/>
          <w:spacing w:val="26"/>
          <w:sz w:val="23"/>
        </w:rPr>
      </w:pPr>
      <w:r w:rsidRPr="00B80A37">
        <w:rPr>
          <w:rFonts w:ascii="Times New Roman" w:hAnsi="Times New Roman"/>
          <w:b/>
          <w:color w:val="000000"/>
          <w:spacing w:val="26"/>
          <w:sz w:val="23"/>
        </w:rPr>
        <w:t>C.1 Transport cost estimates</w:t>
      </w:r>
    </w:p>
    <w:p w14:paraId="38D2E64B" w14:textId="4D808DDE" w:rsidR="003A20D6" w:rsidRPr="00B80A37" w:rsidRDefault="002B38CB">
      <w:pPr>
        <w:spacing w:before="216" w:line="360" w:lineRule="auto"/>
        <w:ind w:right="72"/>
        <w:rPr>
          <w:rFonts w:ascii="Times New Roman" w:hAnsi="Times New Roman"/>
          <w:color w:val="000000"/>
          <w:w w:val="115"/>
          <w:sz w:val="21"/>
        </w:rPr>
      </w:pPr>
      <w:r w:rsidRPr="00B80A37">
        <w:rPr>
          <w:rFonts w:ascii="Times New Roman" w:hAnsi="Times New Roman"/>
          <w:color w:val="000000"/>
          <w:w w:val="115"/>
          <w:sz w:val="21"/>
        </w:rPr>
        <w:t xml:space="preserve">Tables C.1 and C.2 report the estimates of both models (with and without additive costs) in </w:t>
      </w:r>
      <w:del w:id="1263" w:author="David Quin" w:date="2018-12-06T13:38:00Z">
        <w:r w:rsidRPr="00B80A37" w:rsidDel="00952B48">
          <w:rPr>
            <w:rFonts w:ascii="Times New Roman" w:hAnsi="Times New Roman"/>
            <w:color w:val="000000"/>
            <w:w w:val="115"/>
            <w:sz w:val="21"/>
          </w:rPr>
          <w:delText xml:space="preserve">Air </w:delText>
        </w:r>
      </w:del>
      <w:ins w:id="1264" w:author="David Quin" w:date="2018-12-06T13:38:00Z">
        <w:r w:rsidR="00952B48" w:rsidRPr="00B80A37">
          <w:rPr>
            <w:rFonts w:ascii="Times New Roman" w:hAnsi="Times New Roman"/>
            <w:color w:val="000000"/>
            <w:w w:val="115"/>
            <w:sz w:val="21"/>
          </w:rPr>
          <w:t xml:space="preserve">air and ocean </w:t>
        </w:r>
      </w:ins>
      <w:del w:id="1265" w:author="David Quin" w:date="2018-12-06T13:38:00Z">
        <w:r w:rsidRPr="00B80A37" w:rsidDel="00952B48">
          <w:rPr>
            <w:rFonts w:ascii="Times New Roman" w:hAnsi="Times New Roman"/>
            <w:color w:val="000000"/>
            <w:w w:val="115"/>
            <w:sz w:val="21"/>
          </w:rPr>
          <w:delText xml:space="preserve">and Ocean </w:delText>
        </w:r>
      </w:del>
      <w:r w:rsidRPr="00B80A37">
        <w:rPr>
          <w:rFonts w:ascii="Times New Roman" w:hAnsi="Times New Roman"/>
          <w:color w:val="000000"/>
          <w:w w:val="115"/>
          <w:sz w:val="21"/>
        </w:rPr>
        <w:t>transport respectively.</w:t>
      </w:r>
    </w:p>
    <w:p w14:paraId="0DD98FA9" w14:textId="77777777" w:rsidR="003A20D6" w:rsidRPr="00B80A37" w:rsidRDefault="002B38CB">
      <w:pPr>
        <w:spacing w:before="180"/>
        <w:jc w:val="center"/>
        <w:rPr>
          <w:rFonts w:ascii="Times New Roman" w:hAnsi="Times New Roman"/>
          <w:color w:val="000000"/>
          <w:w w:val="115"/>
          <w:sz w:val="21"/>
        </w:rPr>
      </w:pPr>
      <w:r w:rsidRPr="00B80A37">
        <w:rPr>
          <w:rFonts w:ascii="Times New Roman" w:hAnsi="Times New Roman"/>
          <w:color w:val="000000"/>
          <w:w w:val="115"/>
          <w:sz w:val="21"/>
        </w:rPr>
        <w:t>Table C.1: Air: Transport costs estimates, Selected years, 4-digit</w:t>
      </w:r>
    </w:p>
    <w:p w14:paraId="6E68F3A6" w14:textId="77777777" w:rsidR="003A20D6" w:rsidRPr="00B80A37" w:rsidRDefault="005E1B5A">
      <w:pPr>
        <w:tabs>
          <w:tab w:val="left" w:pos="2700"/>
          <w:tab w:val="left" w:pos="3402"/>
          <w:tab w:val="left" w:pos="4104"/>
          <w:tab w:val="left" w:pos="4797"/>
          <w:tab w:val="left" w:pos="5499"/>
          <w:tab w:val="right" w:pos="6969"/>
        </w:tabs>
        <w:spacing w:before="36" w:line="208" w:lineRule="auto"/>
        <w:ind w:left="1152"/>
        <w:rPr>
          <w:rFonts w:ascii="Times New Roman" w:hAnsi="Times New Roman"/>
          <w:color w:val="000000"/>
          <w:sz w:val="18"/>
        </w:rPr>
      </w:pPr>
      <w:r w:rsidRPr="00B80A37">
        <w:rPr>
          <w:noProof/>
        </w:rPr>
        <mc:AlternateContent>
          <mc:Choice Requires="wps">
            <w:drawing>
              <wp:anchor distT="0" distB="0" distL="114300" distR="114300" simplePos="0" relativeHeight="251545088" behindDoc="0" locked="0" layoutInCell="1" allowOverlap="1" wp14:anchorId="71A36C31" wp14:editId="6FDCF653">
                <wp:simplePos x="0" y="0"/>
                <wp:positionH relativeFrom="column">
                  <wp:posOffset>683260</wp:posOffset>
                </wp:positionH>
                <wp:positionV relativeFrom="paragraph">
                  <wp:posOffset>14605</wp:posOffset>
                </wp:positionV>
                <wp:extent cx="4115435" cy="0"/>
                <wp:effectExtent l="0" t="12700" r="12065" b="0"/>
                <wp:wrapNone/>
                <wp:docPr id="689"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8F128" id="Line 671"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1.15pt" to="377.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SeEAIAACIEAAAOAAAAZHJzL2Uyb0RvYy54bWysU8uu2jAQ3VfqP1jeQxIIr4hwVRHohrZI&#13;&#10;t/0AYzvEqmNbtiGgqv/esYG0tJuqahbO2DNzfM7MePlyaSU6c+uEViXOhilGXFHNhDqW+Mvn7WCO&#13;&#10;kfNEMSK14iW+codfVm/fLDtT8JFutGTcIgBRruhMiRvvTZEkjja8JW6oDVfgrLVtiYetPSbMkg7Q&#13;&#10;W5mM0nSadNoyYzXlzsFpdXPiVcSva079p7p23CNZYuDm42rjeghrslqS4miJaQS90yD/wKIlQsGl&#13;&#10;PVRFPEEnK/6AagW12unaD6luE13XgvKoAdRk6W9qXhtieNQCxXGmL5P7f7D043lvkWAlns4XGCnS&#13;&#10;QpN2QnE0nWWhOp1xBQSt1d4GffSiXs1O068OfMmTM2ycAbRD90EzgCEnr2NRLrVtQzLIRZdY+2tf&#13;&#10;e37xiMJhnmWTfDzBiD58CSkeicY6/57rFgWjxBL4RWBy3jkfiJDiERLuUXorpIytlQp1JR7NxmmA&#13;&#10;bg0IZQcZk52WgoXAkOLs8bCWFp1JGJT4BfUA/BRm9UmxCNxwwjZ32xMhbzbESxXwQBZQu1u3Sfi2&#13;&#10;SBeb+WaeD/LRdDPI06oavNuu88F0m80m1bhar6vse6CW5UUjGOMqsHtMZZb/Xdfv7+M2T/1c9iVJ&#13;&#10;ntGjRCD7+EfSsa+hlbf2HzS77m2oRmgxDGIMvj+aMOm/7mPUz6e9+gEAAP//AwBQSwMEFAAGAAgA&#13;&#10;AAAhANM3xifkAAAADAEAAA8AAABkcnMvZG93bnJldi54bWxMj0FPwkAQhe8m/ofNmHgxsBWEYumW&#13;&#10;GJCEhGgCeJDb0F3bxu5s7S5Q/r2jF71M8uXNvHkvnXW2FifT+sqRgvt+BMJQ7nRFhYK33bI3AeED&#13;&#10;ksbakVFwMR5m2fVViol2Z9qY0zYUgk3IJ6igDKFJpPR5aSz6vmsMsfbhWouBsS2kbvHM5raWgyga&#13;&#10;S4sV8YcSGzMvTf65PVoF+83D+gsnj6+L1fvybvW8X7/Mh61StzfdYsrjaQoimC78XcBPB84PGQc7&#13;&#10;uCNpL2rmKB7zqoLBEATr8WgUgzj8ssxS+b9E9g0AAP//AwBQSwECLQAUAAYACAAAACEAtoM4kv4A&#13;&#10;AADhAQAAEwAAAAAAAAAAAAAAAAAAAAAAW0NvbnRlbnRfVHlwZXNdLnhtbFBLAQItABQABgAIAAAA&#13;&#10;IQA4/SH/1gAAAJQBAAALAAAAAAAAAAAAAAAAAC8BAABfcmVscy8ucmVsc1BLAQItABQABgAIAAAA&#13;&#10;IQCL/CSeEAIAACIEAAAOAAAAAAAAAAAAAAAAAC4CAABkcnMvZTJvRG9jLnhtbFBLAQItABQABgAI&#13;&#10;AAAAIQDTN8Yn5AAAAAwBAAAPAAAAAAAAAAAAAAAAAGoEAABkcnMvZG93bnJldi54bWxQSwUGAAAA&#13;&#10;AAQABADzAAAAewUAAAAA&#13;&#10;" strokeweight="2.15pt">
                <v:stroke linestyle="thinThin"/>
                <o:lock v:ext="edit" shapetype="f"/>
              </v:line>
            </w:pict>
          </mc:Fallback>
        </mc:AlternateContent>
      </w:r>
      <w:r w:rsidR="002B38CB" w:rsidRPr="00B80A37">
        <w:rPr>
          <w:rFonts w:ascii="Times New Roman" w:hAnsi="Times New Roman"/>
          <w:color w:val="000000"/>
          <w:sz w:val="18"/>
        </w:rPr>
        <w:t>Year</w:t>
      </w:r>
      <w:r w:rsidR="002B38CB" w:rsidRPr="00B80A37">
        <w:rPr>
          <w:rFonts w:ascii="Times New Roman" w:hAnsi="Times New Roman"/>
          <w:color w:val="000000"/>
          <w:sz w:val="18"/>
        </w:rPr>
        <w:tab/>
        <w:t>1974</w:t>
      </w:r>
      <w:r w:rsidR="002B38CB" w:rsidRPr="00B80A37">
        <w:rPr>
          <w:rFonts w:ascii="Times New Roman" w:hAnsi="Times New Roman"/>
          <w:color w:val="000000"/>
          <w:sz w:val="18"/>
        </w:rPr>
        <w:tab/>
        <w:t>1981</w:t>
      </w:r>
      <w:r w:rsidR="002B38CB" w:rsidRPr="00B80A37">
        <w:rPr>
          <w:rFonts w:ascii="Times New Roman" w:hAnsi="Times New Roman"/>
          <w:color w:val="000000"/>
          <w:sz w:val="18"/>
        </w:rPr>
        <w:tab/>
        <w:t>1989</w:t>
      </w:r>
      <w:r w:rsidR="002B38CB" w:rsidRPr="00B80A37">
        <w:rPr>
          <w:rFonts w:ascii="Times New Roman" w:hAnsi="Times New Roman"/>
          <w:color w:val="000000"/>
          <w:sz w:val="18"/>
        </w:rPr>
        <w:tab/>
        <w:t>2001</w:t>
      </w:r>
      <w:r w:rsidR="002B38CB" w:rsidRPr="00B80A37">
        <w:rPr>
          <w:rFonts w:ascii="Times New Roman" w:hAnsi="Times New Roman"/>
          <w:color w:val="000000"/>
          <w:sz w:val="18"/>
        </w:rPr>
        <w:tab/>
        <w:t>2009</w:t>
      </w:r>
      <w:r w:rsidR="002B38CB" w:rsidRPr="00B80A37">
        <w:rPr>
          <w:rFonts w:ascii="Times New Roman" w:hAnsi="Times New Roman"/>
          <w:color w:val="000000"/>
          <w:sz w:val="18"/>
        </w:rPr>
        <w:tab/>
        <w:t>2013</w:t>
      </w:r>
    </w:p>
    <w:p w14:paraId="4B581C6B" w14:textId="77777777" w:rsidR="003A20D6" w:rsidRPr="00B80A37" w:rsidRDefault="005E1B5A">
      <w:pPr>
        <w:spacing w:line="0" w:lineRule="auto"/>
      </w:pPr>
      <w:r w:rsidRPr="00B80A37">
        <w:rPr>
          <w:noProof/>
        </w:rPr>
        <mc:AlternateContent>
          <mc:Choice Requires="wps">
            <w:drawing>
              <wp:anchor distT="0" distB="0" distL="114300" distR="114300" simplePos="0" relativeHeight="251548160" behindDoc="0" locked="0" layoutInCell="1" allowOverlap="1" wp14:anchorId="3D0A6D7E" wp14:editId="15CB7712">
                <wp:simplePos x="0" y="0"/>
                <wp:positionH relativeFrom="column">
                  <wp:posOffset>683260</wp:posOffset>
                </wp:positionH>
                <wp:positionV relativeFrom="paragraph">
                  <wp:posOffset>3175</wp:posOffset>
                </wp:positionV>
                <wp:extent cx="4115435" cy="0"/>
                <wp:effectExtent l="0" t="0" r="0" b="0"/>
                <wp:wrapNone/>
                <wp:docPr id="688"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89200" id="Line 67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f37FAIAAC8EAAAOAAAAZHJzL2Uyb0RvYy54bWysU8GO2yAQvVfqPyDuie2sk81acVZVnPSS&#13;&#10;tpG2+wEEcIyKAQGJE1X99w44cZvuparqAwZmeLx581g8n1uJTtw6oVWJs3GKEVdUM6EOJX79uhnN&#13;&#10;MXKeKEakVrzEF+7w8/L9u0VnCj7RjZaMWwQgyhWdKXHjvSmSxNGGt8SNteEKgrW2LfGwtIeEWdIB&#13;&#10;eiuTSZrOkk5bZqym3DnYrfogXkb8uubUf6lrxz2SJQZuPo42jvswJssFKQ6WmEbQKw3yDyxaIhRc&#13;&#10;OkBVxBN0tOINVCuo1U7Xfkx1m+i6FpTHGqCaLP2jmpeGGB5rAXGcGWRy/w+Wfj7tLBKsxLM5tEqR&#13;&#10;Fpq0FYqj2WNUpzOugKSV2tlQHz2rF7PV9JsD5ZK7YFg4A2j77pNmAEOOXkdRzrVtw2EoF52j9pdB&#13;&#10;e372iMJmnmXT/GGKEb3FElLcDhrr/EeuWxQmJZbALwKT09b5QIQUt5Rwj9IbIWVsrVSoA/A8n8YD&#13;&#10;TkvBQjCkOXvYr6RFJxLMEb/gBwC7SwvIFXFNnxdDvW2sPioWb2k4Yevr3BMh+zkASRUughqB53XW&#13;&#10;2+L7U/q0nq/n+SifzNajPK2q0YfNKh/NNtnjtHqoVqsq+xE4Z3nRCMa4CrRvFs3yv7PA9bH05hpM&#13;&#10;OuiT3KPH2oHs7R9JxyaHvoY35Yq9ZpedDTKFFbgyJl9fULD97+uY9eudL38CAAD//wMAUEsDBBQA&#13;&#10;BgAIAAAAIQBFj6Z64AAAAAoBAAAPAAAAZHJzL2Rvd25yZXYueG1sTI9PS8NAEMXvgt9hGcGb3Sgm&#13;&#10;KWk2pfjvIlisYq/TZJoEs7Mhu23Sb+/0VC8DP97Mm/fy5WQ7daTBt44N3M8iUMSlq1quDXx/vd7N&#13;&#10;QfmAXGHnmAycyMOyuL7KMavcyJ903IRaiQn7DA00IfSZ1r5syKKfuZ5YtL0bLAbBodbVgKOY204/&#13;&#10;RFGiLbYsHxrs6amh8ndzsAbmWxzXL+0qeSzrbbL/OKVvP+t3Y25vpueFjNUCVKApXC7g3EHyQyHB&#13;&#10;du7AlVedcJQmsmogBiVyGscpqN0ZdZHr/xWKPwAAAP//AwBQSwECLQAUAAYACAAAACEAtoM4kv4A&#13;&#10;AADhAQAAEwAAAAAAAAAAAAAAAAAAAAAAW0NvbnRlbnRfVHlwZXNdLnhtbFBLAQItABQABgAIAAAA&#13;&#10;IQA4/SH/1gAAAJQBAAALAAAAAAAAAAAAAAAAAC8BAABfcmVscy8ucmVsc1BLAQItABQABgAIAAAA&#13;&#10;IQDjqf37FAIAAC8EAAAOAAAAAAAAAAAAAAAAAC4CAABkcnMvZTJvRG9jLnhtbFBLAQItABQABgAI&#13;&#10;AAAAIQBFj6Z64AAAAAoBAAAPAAAAAAAAAAAAAAAAAG4EAABkcnMvZG93bnJldi54bWxQSwUGAAAA&#13;&#10;AAQABADzAAAAewUAAAAA&#13;&#10;" strokeweight=".35pt">
                <o:lock v:ext="edit" shapetype="f"/>
              </v:line>
            </w:pict>
          </mc:Fallback>
        </mc:AlternateContent>
      </w:r>
    </w:p>
    <w:tbl>
      <w:tblPr>
        <w:tblW w:w="0" w:type="auto"/>
        <w:tblLayout w:type="fixed"/>
        <w:tblCellMar>
          <w:left w:w="0" w:type="dxa"/>
          <w:right w:w="0" w:type="dxa"/>
        </w:tblCellMar>
        <w:tblLook w:val="0000" w:firstRow="0" w:lastRow="0" w:firstColumn="0" w:lastColumn="0" w:noHBand="0" w:noVBand="0"/>
      </w:tblPr>
      <w:tblGrid>
        <w:gridCol w:w="6138"/>
        <w:gridCol w:w="1422"/>
      </w:tblGrid>
      <w:tr w:rsidR="003A20D6" w:rsidRPr="00B80A37" w14:paraId="62DA2992" w14:textId="77777777">
        <w:trPr>
          <w:trHeight w:hRule="exact" w:val="232"/>
        </w:trPr>
        <w:tc>
          <w:tcPr>
            <w:tcW w:w="6138" w:type="dxa"/>
            <w:vMerge w:val="restart"/>
            <w:tcBorders>
              <w:top w:val="none" w:sz="0" w:space="0" w:color="000000"/>
              <w:left w:val="none" w:sz="0" w:space="0" w:color="000000"/>
              <w:bottom w:val="none" w:sz="0" w:space="0" w:color="000000"/>
              <w:right w:val="none" w:sz="0" w:space="0" w:color="000000"/>
            </w:tcBorders>
          </w:tcPr>
          <w:p w14:paraId="0E470B1E" w14:textId="77777777" w:rsidR="003A20D6" w:rsidRPr="00B80A37" w:rsidRDefault="002B38CB">
            <w:pPr>
              <w:spacing w:line="230" w:lineRule="exact"/>
              <w:ind w:left="1206"/>
              <w:rPr>
                <w:rFonts w:ascii="Times New Roman" w:hAnsi="Times New Roman"/>
                <w:b/>
                <w:color w:val="000000"/>
                <w:spacing w:val="18"/>
                <w:sz w:val="18"/>
                <w:u w:val="single"/>
              </w:rPr>
            </w:pPr>
            <w:r w:rsidRPr="00B80A37">
              <w:rPr>
                <w:rFonts w:ascii="Times New Roman" w:hAnsi="Times New Roman"/>
                <w:b/>
                <w:color w:val="000000"/>
                <w:spacing w:val="18"/>
                <w:sz w:val="18"/>
                <w:u w:val="single"/>
              </w:rPr>
              <w:t xml:space="preserve">Model (a) - </w:t>
            </w:r>
            <w:r w:rsidRPr="00B80A37">
              <w:rPr>
                <w:rFonts w:ascii="Times New Roman" w:hAnsi="Times New Roman"/>
                <w:b/>
                <w:color w:val="000000"/>
                <w:spacing w:val="18"/>
                <w:sz w:val="18"/>
              </w:rPr>
              <w:t>With</w:t>
            </w:r>
            <w:r w:rsidRPr="00B80A37">
              <w:rPr>
                <w:rFonts w:ascii="Times New Roman" w:hAnsi="Times New Roman"/>
                <w:b/>
                <w:color w:val="000000"/>
                <w:spacing w:val="18"/>
                <w:sz w:val="18"/>
                <w:u w:val="single"/>
              </w:rPr>
              <w:t xml:space="preserve"> only</w:t>
            </w:r>
            <w:r w:rsidRPr="00B80A37">
              <w:rPr>
                <w:rFonts w:ascii="Times New Roman" w:hAnsi="Times New Roman"/>
                <w:b/>
                <w:color w:val="000000"/>
                <w:spacing w:val="18"/>
                <w:sz w:val="18"/>
              </w:rPr>
              <w:t xml:space="preserve"> Ad-Valorem TC </w:t>
            </w:r>
            <w:r w:rsidRPr="00B80A37">
              <w:rPr>
                <w:rFonts w:ascii="Times New Roman" w:hAnsi="Times New Roman"/>
                <w:color w:val="000000"/>
                <w:spacing w:val="18"/>
                <w:sz w:val="18"/>
              </w:rPr>
              <w:t xml:space="preserve">Cr' - 1, </w:t>
            </w:r>
            <w:r w:rsidRPr="00B80A37">
              <w:rPr>
                <w:rFonts w:ascii="Times New Roman" w:hAnsi="Times New Roman"/>
                <w:color w:val="000000"/>
                <w:spacing w:val="18"/>
                <w:sz w:val="18"/>
                <w:u w:val="single"/>
              </w:rPr>
              <w:t>in %)</w:t>
            </w:r>
          </w:p>
          <w:p w14:paraId="568233FF" w14:textId="77777777" w:rsidR="003A20D6" w:rsidRPr="00B80A37" w:rsidRDefault="002B38CB">
            <w:pPr>
              <w:tabs>
                <w:tab w:val="decimal" w:pos="2872"/>
                <w:tab w:val="decimal" w:pos="3574"/>
                <w:tab w:val="decimal" w:pos="4273"/>
                <w:tab w:val="decimal" w:pos="4975"/>
                <w:tab w:val="decimal" w:pos="5673"/>
              </w:tabs>
              <w:spacing w:line="175" w:lineRule="exact"/>
              <w:ind w:left="1206"/>
              <w:rPr>
                <w:rFonts w:ascii="Times New Roman" w:hAnsi="Times New Roman"/>
                <w:color w:val="000000"/>
                <w:sz w:val="18"/>
              </w:rPr>
            </w:pPr>
            <w:r w:rsidRPr="00B80A37">
              <w:rPr>
                <w:rFonts w:ascii="Times New Roman" w:hAnsi="Times New Roman"/>
                <w:color w:val="000000"/>
                <w:sz w:val="18"/>
              </w:rPr>
              <w:t>Mean</w:t>
            </w:r>
            <w:r w:rsidRPr="00B80A37">
              <w:rPr>
                <w:rFonts w:ascii="Times New Roman" w:hAnsi="Times New Roman"/>
                <w:color w:val="000000"/>
                <w:sz w:val="18"/>
              </w:rPr>
              <w:tab/>
              <w:t>6.6</w:t>
            </w:r>
            <w:r w:rsidRPr="00B80A37">
              <w:rPr>
                <w:rFonts w:ascii="Times New Roman" w:hAnsi="Times New Roman"/>
                <w:color w:val="000000"/>
                <w:sz w:val="18"/>
              </w:rPr>
              <w:tab/>
              <w:t>5.8</w:t>
            </w:r>
            <w:r w:rsidRPr="00B80A37">
              <w:rPr>
                <w:rFonts w:ascii="Times New Roman" w:hAnsi="Times New Roman"/>
                <w:color w:val="000000"/>
                <w:sz w:val="18"/>
              </w:rPr>
              <w:tab/>
              <w:t>5.2</w:t>
            </w:r>
            <w:r w:rsidRPr="00B80A37">
              <w:rPr>
                <w:rFonts w:ascii="Times New Roman" w:hAnsi="Times New Roman"/>
                <w:color w:val="000000"/>
                <w:sz w:val="18"/>
              </w:rPr>
              <w:tab/>
              <w:t>3.3</w:t>
            </w:r>
            <w:r w:rsidRPr="00B80A37">
              <w:rPr>
                <w:rFonts w:ascii="Times New Roman" w:hAnsi="Times New Roman"/>
                <w:color w:val="000000"/>
                <w:sz w:val="18"/>
              </w:rPr>
              <w:tab/>
              <w:t>3.7</w:t>
            </w:r>
          </w:p>
          <w:p w14:paraId="5C119D05" w14:textId="77777777" w:rsidR="003A20D6" w:rsidRPr="00B80A37" w:rsidRDefault="002B38CB">
            <w:pPr>
              <w:tabs>
                <w:tab w:val="decimal" w:pos="2872"/>
                <w:tab w:val="decimal" w:pos="3574"/>
                <w:tab w:val="decimal" w:pos="4273"/>
                <w:tab w:val="decimal" w:pos="4975"/>
                <w:tab w:val="decimal" w:pos="5673"/>
              </w:tabs>
              <w:spacing w:before="36" w:line="169" w:lineRule="exact"/>
              <w:ind w:left="1206"/>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5.2</w:t>
            </w:r>
            <w:r w:rsidRPr="00B80A37">
              <w:rPr>
                <w:rFonts w:ascii="Times New Roman" w:hAnsi="Times New Roman"/>
                <w:color w:val="000000"/>
                <w:sz w:val="18"/>
              </w:rPr>
              <w:tab/>
              <w:t>4.4</w:t>
            </w:r>
            <w:r w:rsidRPr="00B80A37">
              <w:rPr>
                <w:rFonts w:ascii="Times New Roman" w:hAnsi="Times New Roman"/>
                <w:color w:val="000000"/>
                <w:sz w:val="18"/>
              </w:rPr>
              <w:tab/>
              <w:t>4.1</w:t>
            </w:r>
            <w:r w:rsidRPr="00B80A37">
              <w:rPr>
                <w:rFonts w:ascii="Times New Roman" w:hAnsi="Times New Roman"/>
                <w:color w:val="000000"/>
                <w:sz w:val="18"/>
              </w:rPr>
              <w:tab/>
              <w:t>2.1</w:t>
            </w:r>
            <w:r w:rsidRPr="00B80A37">
              <w:rPr>
                <w:rFonts w:ascii="Times New Roman" w:hAnsi="Times New Roman"/>
                <w:color w:val="000000"/>
                <w:sz w:val="18"/>
              </w:rPr>
              <w:tab/>
              <w:t>2.7</w:t>
            </w:r>
          </w:p>
        </w:tc>
        <w:tc>
          <w:tcPr>
            <w:tcW w:w="1422" w:type="dxa"/>
            <w:tcBorders>
              <w:top w:val="none" w:sz="0" w:space="0" w:color="000000"/>
              <w:left w:val="none" w:sz="0" w:space="0" w:color="000000"/>
              <w:bottom w:val="single" w:sz="2" w:space="0" w:color="000000"/>
              <w:right w:val="none" w:sz="0" w:space="0" w:color="000000"/>
            </w:tcBorders>
          </w:tcPr>
          <w:p w14:paraId="2AC1AB6C" w14:textId="77777777" w:rsidR="003A20D6" w:rsidRPr="00B80A37" w:rsidRDefault="003A20D6"/>
        </w:tc>
      </w:tr>
      <w:tr w:rsidR="003A20D6" w:rsidRPr="00B80A37" w14:paraId="615E2006" w14:textId="77777777">
        <w:trPr>
          <w:trHeight w:hRule="exact" w:val="392"/>
        </w:trPr>
        <w:tc>
          <w:tcPr>
            <w:tcW w:w="6138" w:type="dxa"/>
            <w:vMerge/>
            <w:tcBorders>
              <w:top w:val="none" w:sz="0" w:space="0" w:color="000000"/>
              <w:left w:val="none" w:sz="0" w:space="0" w:color="000000"/>
              <w:bottom w:val="none" w:sz="0" w:space="0" w:color="000000"/>
              <w:right w:val="none" w:sz="0" w:space="0" w:color="000000"/>
            </w:tcBorders>
          </w:tcPr>
          <w:p w14:paraId="6679AFFC" w14:textId="77777777" w:rsidR="003A20D6" w:rsidRPr="00B80A37" w:rsidRDefault="003A20D6"/>
        </w:tc>
        <w:tc>
          <w:tcPr>
            <w:tcW w:w="1422" w:type="dxa"/>
            <w:tcBorders>
              <w:top w:val="single" w:sz="2" w:space="0" w:color="000000"/>
              <w:left w:val="none" w:sz="0" w:space="0" w:color="000000"/>
              <w:bottom w:val="none" w:sz="0" w:space="0" w:color="000000"/>
              <w:right w:val="none" w:sz="0" w:space="0" w:color="000000"/>
            </w:tcBorders>
          </w:tcPr>
          <w:p w14:paraId="6561509A" w14:textId="77777777" w:rsidR="003A20D6" w:rsidRPr="00B80A37" w:rsidRDefault="002B38CB">
            <w:pPr>
              <w:spacing w:line="179" w:lineRule="exact"/>
              <w:jc w:val="center"/>
              <w:rPr>
                <w:rFonts w:ascii="Times New Roman" w:hAnsi="Times New Roman"/>
                <w:color w:val="000000"/>
                <w:sz w:val="18"/>
              </w:rPr>
            </w:pPr>
            <w:r w:rsidRPr="00B80A37">
              <w:rPr>
                <w:rFonts w:ascii="Times New Roman" w:hAnsi="Times New Roman"/>
                <w:color w:val="000000"/>
                <w:sz w:val="18"/>
              </w:rPr>
              <w:t xml:space="preserve">3.2 </w:t>
            </w:r>
            <w:r w:rsidRPr="00B80A37">
              <w:rPr>
                <w:rFonts w:ascii="Times New Roman" w:hAnsi="Times New Roman"/>
                <w:color w:val="000000"/>
                <w:sz w:val="18"/>
              </w:rPr>
              <w:br/>
              <w:t>2.6</w:t>
            </w:r>
          </w:p>
        </w:tc>
      </w:tr>
    </w:tbl>
    <w:p w14:paraId="72FF7E96" w14:textId="77777777" w:rsidR="003A20D6" w:rsidRPr="00B80A37" w:rsidRDefault="003A20D6">
      <w:pPr>
        <w:spacing w:after="33" w:line="20" w:lineRule="exact"/>
      </w:pPr>
    </w:p>
    <w:p w14:paraId="4EA83CB9" w14:textId="77777777" w:rsidR="003A20D6" w:rsidRPr="00B80A37" w:rsidRDefault="005E1B5A">
      <w:pPr>
        <w:ind w:left="1152"/>
        <w:rPr>
          <w:rFonts w:ascii="Times New Roman" w:hAnsi="Times New Roman"/>
          <w:b/>
          <w:color w:val="000000"/>
          <w:spacing w:val="19"/>
          <w:sz w:val="18"/>
        </w:rPr>
      </w:pPr>
      <w:r w:rsidRPr="00B80A37">
        <w:rPr>
          <w:noProof/>
        </w:rPr>
        <mc:AlternateContent>
          <mc:Choice Requires="wps">
            <w:drawing>
              <wp:anchor distT="0" distB="0" distL="114300" distR="114300" simplePos="0" relativeHeight="251551232" behindDoc="0" locked="0" layoutInCell="1" allowOverlap="1" wp14:anchorId="1AEB2EAE" wp14:editId="082A55F2">
                <wp:simplePos x="0" y="0"/>
                <wp:positionH relativeFrom="column">
                  <wp:posOffset>683260</wp:posOffset>
                </wp:positionH>
                <wp:positionV relativeFrom="paragraph">
                  <wp:posOffset>3175</wp:posOffset>
                </wp:positionV>
                <wp:extent cx="4115435" cy="0"/>
                <wp:effectExtent l="0" t="0" r="0" b="0"/>
                <wp:wrapNone/>
                <wp:docPr id="687"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CF861" id="Line 669"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f86Ew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MyeMVKk&#13;&#10;gyZtheKoKOahOr1xJSSt1M4GffSsXs1W068OYslDMCycAbR9/0EzgCFHr2NRzo3twmGQi86x9pd7&#13;&#10;7fnZIwqbeZZN86cpRvQWS0h5O2is8++57lCYVFgCvwhMTlvnAxFS3lLCPUpvhJSxtVKhHsDzfBoP&#13;&#10;OC0FC8GQ5uxhv5IWnUgwR/yCYgB7SAvINXHtkBdDg22sPioWb2k5Yevr3BMhhzkASRUuAo3A8zob&#13;&#10;bPFtns7Xs/UsH+WTYj3K07oevdus8lGxyZ6n9VO9WtXZ98A5y8tWMMZVoH2zaJb/nQWuj2Uw192k&#13;&#10;9/okj+hRO5C9/SPp2OTQ18ELe80uOxvKFPoNrozJ1xcUbP/rOmb9fOfLHwA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Nc5/zo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b/>
          <w:color w:val="000000"/>
          <w:spacing w:val="19"/>
          <w:sz w:val="18"/>
        </w:rPr>
        <w:t>Model (b) - With Additive &amp; Ad-Valorem TC</w:t>
      </w:r>
    </w:p>
    <w:p w14:paraId="272E6558" w14:textId="77777777" w:rsidR="003A20D6" w:rsidRPr="00B80A37" w:rsidRDefault="005E1B5A">
      <w:pPr>
        <w:spacing w:line="271" w:lineRule="auto"/>
        <w:ind w:left="1152"/>
        <w:rPr>
          <w:rFonts w:ascii="Times New Roman" w:hAnsi="Times New Roman"/>
          <w:i/>
          <w:color w:val="000000"/>
          <w:spacing w:val="10"/>
          <w:sz w:val="18"/>
        </w:rPr>
      </w:pPr>
      <w:r w:rsidRPr="00B80A37">
        <w:rPr>
          <w:noProof/>
        </w:rPr>
        <mc:AlternateContent>
          <mc:Choice Requires="wps">
            <w:drawing>
              <wp:anchor distT="0" distB="0" distL="114300" distR="114300" simplePos="0" relativeHeight="251554304" behindDoc="0" locked="0" layoutInCell="1" allowOverlap="1" wp14:anchorId="0E6A56C9" wp14:editId="2B193E48">
                <wp:simplePos x="0" y="0"/>
                <wp:positionH relativeFrom="column">
                  <wp:posOffset>683260</wp:posOffset>
                </wp:positionH>
                <wp:positionV relativeFrom="paragraph">
                  <wp:posOffset>3175</wp:posOffset>
                </wp:positionV>
                <wp:extent cx="4115435" cy="0"/>
                <wp:effectExtent l="0" t="0" r="0" b="0"/>
                <wp:wrapNone/>
                <wp:docPr id="68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BB5CC" id="Line 668"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BcBEwIAAC8EAAAOAAAAZHJzL2Uyb0RvYy54bWysU8GO2yAQvVfqPyDuie2s4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JWYKRI&#13;&#10;B03aCMVRUcxCdXrjSkhaqq0N+uhJvZiNpt8dxJK7YFg4A2i7/rNmAEMOXseinBrbhcMgF51i7c+3&#13;&#10;2vOTRxQ28yyb5g9TjOg1lpDyetBY5z9x3aEwqbAEfhGYHDfOByKkvKaEe5ReCylja6VCPYDn+TQe&#13;&#10;cFoKFoIhzdn9biktOpJgjvgFxQB2lxaQa+LaIS+GBttYfVAs3tJywlaXuSdCDnMAkipcBBqB52U2&#13;&#10;2OLHY/q4mq1m+SifFKtRntb16ON6mY+KdfZhWj/Uy2Wd/Qycs7xsBWNcBdpXi2b52yxweSyDuW4m&#13;&#10;vdUnuUeP2oHs9R9JxyaHvg5e2Gl23tpQptBvcGVMvrygYPs/1zHr9ztf/AI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FpMFwE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i/>
          <w:color w:val="000000"/>
          <w:spacing w:val="10"/>
          <w:sz w:val="18"/>
        </w:rPr>
        <w:t>Ad</w:t>
      </w:r>
      <w:r w:rsidR="002B38CB" w:rsidRPr="00B80A37">
        <w:rPr>
          <w:rFonts w:ascii="Times New Roman" w:hAnsi="Times New Roman"/>
          <w:i/>
          <w:color w:val="000000"/>
          <w:spacing w:val="10"/>
          <w:sz w:val="6"/>
        </w:rPr>
        <w:t>-</w:t>
      </w:r>
      <w:r w:rsidR="002B38CB" w:rsidRPr="00B80A37">
        <w:rPr>
          <w:rFonts w:ascii="Times New Roman" w:hAnsi="Times New Roman"/>
          <w:i/>
          <w:color w:val="000000"/>
          <w:spacing w:val="10"/>
          <w:sz w:val="18"/>
        </w:rPr>
        <w:t>valorem term (Fa</w:t>
      </w:r>
      <w:r w:rsidR="002B38CB" w:rsidRPr="00B80A37">
        <w:rPr>
          <w:rFonts w:ascii="Times New Roman" w:hAnsi="Times New Roman"/>
          <w:i/>
          <w:color w:val="000000"/>
          <w:spacing w:val="10"/>
          <w:w w:val="115"/>
          <w:sz w:val="18"/>
          <w:vertAlign w:val="superscript"/>
        </w:rPr>
        <w:t>d</w:t>
      </w:r>
      <w:r w:rsidR="002B38CB" w:rsidRPr="00B80A37">
        <w:rPr>
          <w:rFonts w:ascii="Times New Roman" w:hAnsi="Times New Roman"/>
          <w:i/>
          <w:color w:val="000000"/>
          <w:spacing w:val="10"/>
          <w:sz w:val="18"/>
        </w:rPr>
        <w:t xml:space="preserve">v </w:t>
      </w:r>
      <w:r w:rsidR="002B38CB" w:rsidRPr="00B80A37">
        <w:rPr>
          <w:rFonts w:ascii="Times New Roman" w:hAnsi="Times New Roman"/>
          <w:i/>
          <w:color w:val="000000"/>
          <w:spacing w:val="10"/>
          <w:sz w:val="6"/>
        </w:rPr>
        <w:t xml:space="preserve">- </w:t>
      </w:r>
      <w:r w:rsidR="002B38CB" w:rsidRPr="00B80A37">
        <w:rPr>
          <w:rFonts w:ascii="Times New Roman" w:hAnsi="Times New Roman"/>
          <w:color w:val="000000"/>
          <w:spacing w:val="10"/>
          <w:sz w:val="18"/>
        </w:rPr>
        <w:t>1, in %)</w:t>
      </w:r>
    </w:p>
    <w:tbl>
      <w:tblPr>
        <w:tblW w:w="0" w:type="auto"/>
        <w:tblLayout w:type="fixed"/>
        <w:tblCellMar>
          <w:left w:w="0" w:type="dxa"/>
          <w:right w:w="0" w:type="dxa"/>
        </w:tblCellMar>
        <w:tblLook w:val="0000" w:firstRow="0" w:lastRow="0" w:firstColumn="0" w:lastColumn="0" w:noHBand="0" w:noVBand="0"/>
      </w:tblPr>
      <w:tblGrid>
        <w:gridCol w:w="1447"/>
        <w:gridCol w:w="5033"/>
      </w:tblGrid>
      <w:tr w:rsidR="003A20D6" w:rsidRPr="00B80A37" w14:paraId="79B4667D" w14:textId="77777777">
        <w:trPr>
          <w:trHeight w:hRule="exact" w:val="442"/>
        </w:trPr>
        <w:tc>
          <w:tcPr>
            <w:tcW w:w="1447" w:type="dxa"/>
            <w:tcBorders>
              <w:top w:val="none" w:sz="0" w:space="0" w:color="000000"/>
              <w:left w:val="none" w:sz="0" w:space="0" w:color="000000"/>
              <w:bottom w:val="none" w:sz="0" w:space="0" w:color="000000"/>
              <w:right w:val="single" w:sz="2" w:space="0" w:color="000000"/>
            </w:tcBorders>
          </w:tcPr>
          <w:p w14:paraId="39F2962B" w14:textId="77777777" w:rsidR="003A20D6" w:rsidRPr="00B80A37" w:rsidRDefault="002B38CB">
            <w:pPr>
              <w:ind w:left="108" w:right="720"/>
              <w:rPr>
                <w:rFonts w:ascii="Times New Roman" w:hAnsi="Times New Roman"/>
                <w:color w:val="000000"/>
                <w:sz w:val="18"/>
              </w:rPr>
            </w:pPr>
            <w:r w:rsidRPr="00B80A37">
              <w:rPr>
                <w:rFonts w:ascii="Times New Roman" w:hAnsi="Times New Roman"/>
                <w:color w:val="000000"/>
                <w:sz w:val="18"/>
              </w:rPr>
              <w:t>Mean Median</w:t>
            </w:r>
          </w:p>
        </w:tc>
        <w:tc>
          <w:tcPr>
            <w:tcW w:w="5033" w:type="dxa"/>
            <w:tcBorders>
              <w:top w:val="none" w:sz="0" w:space="0" w:color="000000"/>
              <w:left w:val="single" w:sz="2" w:space="0" w:color="000000"/>
              <w:bottom w:val="none" w:sz="0" w:space="0" w:color="000000"/>
              <w:right w:val="none" w:sz="0" w:space="0" w:color="000000"/>
            </w:tcBorders>
          </w:tcPr>
          <w:p w14:paraId="2A77C81D" w14:textId="77777777" w:rsidR="003A20D6" w:rsidRPr="00B80A37" w:rsidRDefault="002B38CB">
            <w:pPr>
              <w:tabs>
                <w:tab w:val="decimal" w:pos="349"/>
                <w:tab w:val="decimal" w:pos="1051"/>
                <w:tab w:val="decimal" w:pos="1750"/>
                <w:tab w:val="decimal" w:pos="2452"/>
                <w:tab w:val="decimal" w:pos="3150"/>
                <w:tab w:val="decimal" w:pos="4266"/>
              </w:tabs>
              <w:spacing w:line="208" w:lineRule="auto"/>
              <w:ind w:right="652"/>
              <w:jc w:val="right"/>
              <w:rPr>
                <w:rFonts w:ascii="Times New Roman" w:hAnsi="Times New Roman"/>
                <w:color w:val="000000"/>
                <w:sz w:val="18"/>
              </w:rPr>
            </w:pPr>
            <w:r w:rsidRPr="00B80A37">
              <w:rPr>
                <w:rFonts w:ascii="Times New Roman" w:hAnsi="Times New Roman"/>
                <w:color w:val="000000"/>
                <w:sz w:val="18"/>
              </w:rPr>
              <w:tab/>
              <w:t>3.5</w:t>
            </w:r>
            <w:r w:rsidRPr="00B80A37">
              <w:rPr>
                <w:rFonts w:ascii="Times New Roman" w:hAnsi="Times New Roman"/>
                <w:color w:val="000000"/>
                <w:sz w:val="18"/>
              </w:rPr>
              <w:tab/>
              <w:t>2.6</w:t>
            </w:r>
            <w:r w:rsidRPr="00B80A37">
              <w:rPr>
                <w:rFonts w:ascii="Times New Roman" w:hAnsi="Times New Roman"/>
                <w:color w:val="000000"/>
                <w:sz w:val="18"/>
              </w:rPr>
              <w:tab/>
              <w:t>3.1</w:t>
            </w:r>
            <w:r w:rsidRPr="00B80A37">
              <w:rPr>
                <w:rFonts w:ascii="Times New Roman" w:hAnsi="Times New Roman"/>
                <w:color w:val="000000"/>
                <w:sz w:val="18"/>
              </w:rPr>
              <w:tab/>
              <w:t>1.5</w:t>
            </w:r>
            <w:r w:rsidRPr="00B80A37">
              <w:rPr>
                <w:rFonts w:ascii="Times New Roman" w:hAnsi="Times New Roman"/>
                <w:color w:val="000000"/>
                <w:sz w:val="18"/>
              </w:rPr>
              <w:tab/>
              <w:t>2.1</w:t>
            </w:r>
            <w:r w:rsidRPr="00B80A37">
              <w:rPr>
                <w:rFonts w:ascii="Times New Roman" w:hAnsi="Times New Roman"/>
                <w:color w:val="000000"/>
                <w:sz w:val="18"/>
              </w:rPr>
              <w:tab/>
              <w:t>1.6</w:t>
            </w:r>
          </w:p>
          <w:p w14:paraId="5044C7DE" w14:textId="77777777" w:rsidR="003A20D6" w:rsidRPr="00B80A37" w:rsidRDefault="002B38CB">
            <w:pPr>
              <w:tabs>
                <w:tab w:val="decimal" w:pos="349"/>
                <w:tab w:val="decimal" w:pos="1051"/>
                <w:tab w:val="decimal" w:pos="1750"/>
                <w:tab w:val="decimal" w:pos="2452"/>
                <w:tab w:val="decimal" w:pos="3150"/>
                <w:tab w:val="decimal" w:pos="4266"/>
              </w:tabs>
              <w:spacing w:before="72" w:line="208" w:lineRule="auto"/>
              <w:ind w:right="652"/>
              <w:jc w:val="right"/>
              <w:rPr>
                <w:rFonts w:ascii="Times New Roman" w:hAnsi="Times New Roman"/>
                <w:color w:val="000000"/>
                <w:sz w:val="18"/>
              </w:rPr>
            </w:pPr>
            <w:r w:rsidRPr="00B80A37">
              <w:rPr>
                <w:rFonts w:ascii="Times New Roman" w:hAnsi="Times New Roman"/>
                <w:color w:val="000000"/>
                <w:sz w:val="18"/>
              </w:rPr>
              <w:tab/>
              <w:t>2.5</w:t>
            </w:r>
            <w:r w:rsidRPr="00B80A37">
              <w:rPr>
                <w:rFonts w:ascii="Times New Roman" w:hAnsi="Times New Roman"/>
                <w:color w:val="000000"/>
                <w:sz w:val="18"/>
              </w:rPr>
              <w:tab/>
              <w:t>1.7</w:t>
            </w:r>
            <w:r w:rsidRPr="00B80A37">
              <w:rPr>
                <w:rFonts w:ascii="Times New Roman" w:hAnsi="Times New Roman"/>
                <w:color w:val="000000"/>
                <w:sz w:val="18"/>
              </w:rPr>
              <w:tab/>
              <w:t>1.9</w:t>
            </w:r>
            <w:r w:rsidRPr="00B80A37">
              <w:rPr>
                <w:rFonts w:ascii="Times New Roman" w:hAnsi="Times New Roman"/>
                <w:color w:val="000000"/>
                <w:sz w:val="18"/>
              </w:rPr>
              <w:tab/>
              <w:t>1.0</w:t>
            </w:r>
            <w:r w:rsidRPr="00B80A37">
              <w:rPr>
                <w:rFonts w:ascii="Times New Roman" w:hAnsi="Times New Roman"/>
                <w:color w:val="000000"/>
                <w:sz w:val="18"/>
              </w:rPr>
              <w:tab/>
              <w:t>1.7</w:t>
            </w:r>
            <w:r w:rsidRPr="00B80A37">
              <w:rPr>
                <w:rFonts w:ascii="Times New Roman" w:hAnsi="Times New Roman"/>
                <w:color w:val="000000"/>
                <w:sz w:val="18"/>
              </w:rPr>
              <w:tab/>
              <w:t>1.4</w:t>
            </w:r>
          </w:p>
        </w:tc>
      </w:tr>
      <w:tr w:rsidR="003A20D6" w:rsidRPr="00B80A37" w14:paraId="733D2AAB" w14:textId="77777777">
        <w:trPr>
          <w:trHeight w:hRule="exact" w:val="1"/>
        </w:trPr>
        <w:tc>
          <w:tcPr>
            <w:tcW w:w="1447" w:type="dxa"/>
            <w:tcBorders>
              <w:top w:val="none" w:sz="0" w:space="0" w:color="000000"/>
              <w:left w:val="none" w:sz="0" w:space="0" w:color="000000"/>
              <w:bottom w:val="none" w:sz="0" w:space="0" w:color="000000"/>
              <w:right w:val="none" w:sz="0" w:space="0" w:color="000000"/>
            </w:tcBorders>
          </w:tcPr>
          <w:p w14:paraId="18CCB742" w14:textId="77777777" w:rsidR="003A20D6" w:rsidRPr="00B80A37" w:rsidRDefault="003A20D6"/>
        </w:tc>
        <w:tc>
          <w:tcPr>
            <w:tcW w:w="5033" w:type="dxa"/>
            <w:tcBorders>
              <w:top w:val="none" w:sz="0" w:space="0" w:color="000000"/>
              <w:left w:val="none" w:sz="0" w:space="0" w:color="000000"/>
              <w:bottom w:val="none" w:sz="0" w:space="0" w:color="000000"/>
              <w:right w:val="none" w:sz="0" w:space="0" w:color="000000"/>
            </w:tcBorders>
          </w:tcPr>
          <w:p w14:paraId="009F1D8C" w14:textId="77777777" w:rsidR="003A20D6" w:rsidRPr="00B80A37" w:rsidRDefault="003A20D6"/>
        </w:tc>
      </w:tr>
    </w:tbl>
    <w:p w14:paraId="0C9AE5C6" w14:textId="77777777" w:rsidR="003A20D6" w:rsidRPr="00B80A37" w:rsidRDefault="002B38CB">
      <w:pPr>
        <w:spacing w:line="285" w:lineRule="auto"/>
        <w:ind w:left="1152"/>
        <w:rPr>
          <w:rFonts w:ascii="Times New Roman" w:hAnsi="Times New Roman"/>
          <w:i/>
          <w:color w:val="000000"/>
          <w:spacing w:val="6"/>
          <w:sz w:val="18"/>
        </w:rPr>
      </w:pPr>
      <w:r w:rsidRPr="00B80A37">
        <w:rPr>
          <w:rFonts w:ascii="Times New Roman" w:hAnsi="Times New Roman"/>
          <w:i/>
          <w:color w:val="000000"/>
          <w:spacing w:val="6"/>
          <w:sz w:val="18"/>
        </w:rPr>
        <w:t xml:space="preserve">Additive </w:t>
      </w:r>
      <w:r w:rsidRPr="00B80A37">
        <w:rPr>
          <w:rFonts w:ascii="Times New Roman" w:hAnsi="Times New Roman"/>
          <w:i/>
          <w:color w:val="000000"/>
          <w:spacing w:val="6"/>
          <w:sz w:val="19"/>
          <w:u w:val="single"/>
        </w:rPr>
        <w:t xml:space="preserve">term (ilf3), </w:t>
      </w:r>
      <w:r w:rsidRPr="00B80A37">
        <w:rPr>
          <w:rFonts w:ascii="Times New Roman" w:hAnsi="Times New Roman"/>
          <w:color w:val="000000"/>
          <w:spacing w:val="6"/>
          <w:sz w:val="18"/>
          <w:u w:val="single"/>
        </w:rPr>
        <w:t xml:space="preserve">in </w:t>
      </w:r>
      <w:r w:rsidRPr="00B80A37">
        <w:rPr>
          <w:rFonts w:ascii="Times New Roman" w:hAnsi="Times New Roman"/>
          <w:color w:val="000000"/>
          <w:spacing w:val="6"/>
          <w:sz w:val="18"/>
        </w:rPr>
        <w:t>%</w:t>
      </w:r>
    </w:p>
    <w:p w14:paraId="2D6DA17E" w14:textId="77777777" w:rsidR="003A20D6" w:rsidRPr="00B80A37" w:rsidRDefault="005E1B5A">
      <w:pPr>
        <w:tabs>
          <w:tab w:val="decimal" w:pos="2872"/>
          <w:tab w:val="decimal" w:pos="3574"/>
          <w:tab w:val="decimal" w:pos="4273"/>
          <w:tab w:val="decimal" w:pos="4975"/>
          <w:tab w:val="decimal" w:pos="5673"/>
          <w:tab w:val="decimal" w:pos="6789"/>
        </w:tabs>
        <w:spacing w:line="208" w:lineRule="auto"/>
        <w:ind w:left="1152"/>
        <w:rPr>
          <w:rFonts w:ascii="Times New Roman" w:hAnsi="Times New Roman"/>
          <w:color w:val="000000"/>
          <w:sz w:val="18"/>
        </w:rPr>
      </w:pPr>
      <w:r w:rsidRPr="00B80A37">
        <w:rPr>
          <w:noProof/>
        </w:rPr>
        <mc:AlternateContent>
          <mc:Choice Requires="wps">
            <w:drawing>
              <wp:anchor distT="0" distB="0" distL="114300" distR="114300" simplePos="0" relativeHeight="251557376" behindDoc="0" locked="0" layoutInCell="1" allowOverlap="1" wp14:anchorId="5B00472B" wp14:editId="01311F1A">
                <wp:simplePos x="0" y="0"/>
                <wp:positionH relativeFrom="column">
                  <wp:posOffset>4386580</wp:posOffset>
                </wp:positionH>
                <wp:positionV relativeFrom="paragraph">
                  <wp:posOffset>-13970</wp:posOffset>
                </wp:positionV>
                <wp:extent cx="412115" cy="0"/>
                <wp:effectExtent l="0" t="0" r="0" b="0"/>
                <wp:wrapNone/>
                <wp:docPr id="685"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11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84F2B" id="Line 667"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4pt,-1.1pt" to="377.8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9JYEgIAAC4EAAAOAAAAZHJzL2Uyb0RvYy54bWysU8GO2yAQvVfqPyDuie3U8W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I2xUiR&#13;&#10;Dpq0EYqjongI1emNKyFpqbY26KMn9WI2mn53EEvugmHhDKDt+s+aAQw5eB2LcmpsFw6DXHSKtT/f&#13;&#10;as9PHlHYzLNJlgEDeg0lpLyeM9b5T1x3KEwqLIFexCXHjfOBBymvKeEapddCythZqVAP2Hk+jQec&#13;&#10;loKFYEhzdr9bSouOJHgjfkEwgN2lBeSauHbIi6HBNVYfFIu3tJyw1WXuiZDDHICkCheBROB5mQ2u&#13;&#10;+PGYPq5mq1k+yifFapSndT36uF7mo2KdPUzrD/VyWWc/A+csL1vBGFeB9tWhWf42B1zeyuCtm0dv&#13;&#10;9Unu0aN2IHv9R9Kxx6GtgxV2mp23NpQptBtMGZMvDyi4/s91zPr9zBe/AAAA//8DAFBLAwQUAAYA&#13;&#10;CAAAACEA47bUteQAAAAOAQAADwAAAGRycy9kb3ducmV2LnhtbEyPy07DMBBF90j8gzVI7FqHiCYl&#13;&#10;jVNVvDZIVG0R3U7jaRIRj6PYbdK/x4gFbEaa173n5svRtOJMvWssK7ibRiCIS6sbrhR87F4mcxDO&#13;&#10;I2tsLZOCCzlYFtdXOWbaDryh89ZXIoiwy1BB7X2XSenKmgy6qe2Iw+5oe4M+tH0ldY9DEDetjKMo&#13;&#10;kQYbDg41dvRYU/m1PRkF8z0O6+dmldyX1T45vl/S18/1m1K3N+PTIpTVAoSn0f99wE+GwA9FADvY&#13;&#10;E2snWgXJQxT4vYJJHIMIB+lsloI4/A5kkcv/MYpvAAAA//8DAFBLAQItABQABgAIAAAAIQC2gziS&#13;&#10;/gAAAOEBAAATAAAAAAAAAAAAAAAAAAAAAABbQ29udGVudF9UeXBlc10ueG1sUEsBAi0AFAAGAAgA&#13;&#10;AAAhADj9If/WAAAAlAEAAAsAAAAAAAAAAAAAAAAALwEAAF9yZWxzLy5yZWxzUEsBAi0AFAAGAAgA&#13;&#10;AAAhAPND0lgSAgAALgQAAA4AAAAAAAAAAAAAAAAALgIAAGRycy9lMm9Eb2MueG1sUEsBAi0AFAAG&#13;&#10;AAgAAAAhAOO21LXkAAAADgEAAA8AAAAAAAAAAAAAAAAAbAQAAGRycy9kb3ducmV2LnhtbFBLBQYA&#13;&#10;AAAABAAEAPMAAAB9BQAAAAA=&#13;&#10;" strokeweight=".35pt">
                <o:lock v:ext="edit" shapetype="f"/>
              </v:line>
            </w:pict>
          </mc:Fallback>
        </mc:AlternateContent>
      </w:r>
      <w:r w:rsidR="002B38CB" w:rsidRPr="00B80A37">
        <w:rPr>
          <w:rFonts w:ascii="Times New Roman" w:hAnsi="Times New Roman"/>
          <w:color w:val="000000"/>
          <w:sz w:val="18"/>
        </w:rPr>
        <w:t>Mean</w:t>
      </w:r>
      <w:r w:rsidR="002B38CB" w:rsidRPr="00B80A37">
        <w:rPr>
          <w:rFonts w:ascii="Times New Roman" w:hAnsi="Times New Roman"/>
          <w:color w:val="000000"/>
          <w:sz w:val="18"/>
        </w:rPr>
        <w:tab/>
        <w:t>2.6</w:t>
      </w:r>
      <w:r w:rsidR="002B38CB" w:rsidRPr="00B80A37">
        <w:rPr>
          <w:rFonts w:ascii="Times New Roman" w:hAnsi="Times New Roman"/>
          <w:color w:val="000000"/>
          <w:sz w:val="18"/>
        </w:rPr>
        <w:tab/>
        <w:t>2.1</w:t>
      </w:r>
      <w:r w:rsidR="002B38CB" w:rsidRPr="00B80A37">
        <w:rPr>
          <w:rFonts w:ascii="Times New Roman" w:hAnsi="Times New Roman"/>
          <w:color w:val="000000"/>
          <w:sz w:val="18"/>
        </w:rPr>
        <w:tab/>
        <w:t>1.7</w:t>
      </w:r>
      <w:r w:rsidR="002B38CB" w:rsidRPr="00B80A37">
        <w:rPr>
          <w:rFonts w:ascii="Times New Roman" w:hAnsi="Times New Roman"/>
          <w:color w:val="000000"/>
          <w:sz w:val="18"/>
        </w:rPr>
        <w:tab/>
        <w:t>1.2</w:t>
      </w:r>
      <w:r w:rsidR="002B38CB" w:rsidRPr="00B80A37">
        <w:rPr>
          <w:rFonts w:ascii="Times New Roman" w:hAnsi="Times New Roman"/>
          <w:color w:val="000000"/>
          <w:sz w:val="18"/>
        </w:rPr>
        <w:tab/>
        <w:t>1.2</w:t>
      </w:r>
      <w:r w:rsidR="002B38CB" w:rsidRPr="00B80A37">
        <w:rPr>
          <w:rFonts w:ascii="Times New Roman" w:hAnsi="Times New Roman"/>
          <w:color w:val="000000"/>
          <w:sz w:val="18"/>
        </w:rPr>
        <w:tab/>
        <w:t>1.0</w:t>
      </w:r>
    </w:p>
    <w:p w14:paraId="61D919F7" w14:textId="77777777" w:rsidR="003A20D6" w:rsidRPr="00B80A37" w:rsidRDefault="002B38CB">
      <w:pPr>
        <w:tabs>
          <w:tab w:val="decimal" w:pos="2872"/>
          <w:tab w:val="decimal" w:pos="3574"/>
          <w:tab w:val="decimal" w:pos="4273"/>
          <w:tab w:val="decimal" w:pos="4975"/>
          <w:tab w:val="decimal" w:pos="5673"/>
          <w:tab w:val="decimal" w:pos="6789"/>
        </w:tabs>
        <w:spacing w:before="36" w:line="208" w:lineRule="auto"/>
        <w:ind w:left="1152"/>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1.2</w:t>
      </w:r>
      <w:r w:rsidRPr="00B80A37">
        <w:rPr>
          <w:rFonts w:ascii="Times New Roman" w:hAnsi="Times New Roman"/>
          <w:color w:val="000000"/>
          <w:sz w:val="18"/>
        </w:rPr>
        <w:tab/>
        <w:t>0.6</w:t>
      </w:r>
      <w:r w:rsidRPr="00B80A37">
        <w:rPr>
          <w:rFonts w:ascii="Times New Roman" w:hAnsi="Times New Roman"/>
          <w:color w:val="000000"/>
          <w:sz w:val="18"/>
        </w:rPr>
        <w:tab/>
        <w:t>0.6</w:t>
      </w:r>
      <w:r w:rsidRPr="00B80A37">
        <w:rPr>
          <w:rFonts w:ascii="Times New Roman" w:hAnsi="Times New Roman"/>
          <w:color w:val="000000"/>
          <w:sz w:val="18"/>
        </w:rPr>
        <w:tab/>
        <w:t>0.5</w:t>
      </w:r>
      <w:r w:rsidRPr="00B80A37">
        <w:rPr>
          <w:rFonts w:ascii="Times New Roman" w:hAnsi="Times New Roman"/>
          <w:color w:val="000000"/>
          <w:sz w:val="18"/>
        </w:rPr>
        <w:tab/>
        <w:t>0.4</w:t>
      </w:r>
      <w:r w:rsidRPr="00B80A37">
        <w:rPr>
          <w:rFonts w:ascii="Times New Roman" w:hAnsi="Times New Roman"/>
          <w:color w:val="000000"/>
          <w:sz w:val="18"/>
        </w:rPr>
        <w:tab/>
        <w:t>0.4</w:t>
      </w:r>
    </w:p>
    <w:p w14:paraId="60C60599" w14:textId="77777777" w:rsidR="003A20D6" w:rsidRPr="00B80A37" w:rsidRDefault="005E1B5A">
      <w:pPr>
        <w:tabs>
          <w:tab w:val="right" w:pos="7012"/>
        </w:tabs>
        <w:ind w:left="1152"/>
        <w:rPr>
          <w:rFonts w:ascii="Times New Roman" w:hAnsi="Times New Roman"/>
          <w:color w:val="000000"/>
          <w:spacing w:val="24"/>
          <w:sz w:val="18"/>
        </w:rPr>
      </w:pPr>
      <w:r w:rsidRPr="00B80A37">
        <w:rPr>
          <w:noProof/>
        </w:rPr>
        <mc:AlternateContent>
          <mc:Choice Requires="wps">
            <w:drawing>
              <wp:anchor distT="0" distB="0" distL="114300" distR="114300" simplePos="0" relativeHeight="251560448" behindDoc="0" locked="0" layoutInCell="1" allowOverlap="1" wp14:anchorId="4E2AE38E" wp14:editId="648612E5">
                <wp:simplePos x="0" y="0"/>
                <wp:positionH relativeFrom="column">
                  <wp:posOffset>683260</wp:posOffset>
                </wp:positionH>
                <wp:positionV relativeFrom="paragraph">
                  <wp:posOffset>3175</wp:posOffset>
                </wp:positionV>
                <wp:extent cx="4115435" cy="0"/>
                <wp:effectExtent l="0" t="0" r="0" b="0"/>
                <wp:wrapNone/>
                <wp:docPr id="684"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20C5C" id="Line 666"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OaNEwIAAC8EAAAOAAAAZHJzL2Uyb0RvYy54bWysU8GO2yAQvVfqPyDuie2s4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KWY6RI&#13;&#10;B03aCMVRURShOr1xJSQt1dYGffSkXsxG0+8OYsldMCycAbRd/1kzgCEHr2NRTo3twmGQi06x9udb&#13;&#10;7fnJIwqbeZZN84cpRvQaS0h5PWis85+47lCYVFgCvwhMjhvnAxFSXlPCPUqvhZSxtVKhHsDzfBoP&#13;&#10;OC0FC8GQ5ux+t5QWHUkwR/yCYgC7SwvINXHtkBdDg22sPigWb2k5YavL3BMhhzkASRUuAo3A8zIb&#13;&#10;bPHjMX1czVazfJRPitUoT+t69HG9zEfFOvswrR/q5bLOfgbOWV62gjGuAu2rRbP8bRa4PJbBXDeT&#13;&#10;3uqT3KNH7UD2+o+kY5NDXwcv7DQ7b20oU+g3uDImX15QsP2f65j1+50vfgE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P0Q5o0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color w:val="000000"/>
          <w:spacing w:val="24"/>
          <w:sz w:val="18"/>
        </w:rPr>
        <w:t># observations 14944 16844 25307 35005 38475</w:t>
      </w:r>
      <w:r w:rsidR="002B38CB" w:rsidRPr="00B80A37">
        <w:rPr>
          <w:rFonts w:ascii="Times New Roman" w:hAnsi="Times New Roman"/>
          <w:color w:val="000000"/>
          <w:spacing w:val="24"/>
          <w:sz w:val="18"/>
        </w:rPr>
        <w:tab/>
      </w:r>
      <w:r w:rsidR="002B38CB" w:rsidRPr="00B80A37">
        <w:rPr>
          <w:rFonts w:ascii="Times New Roman" w:hAnsi="Times New Roman"/>
          <w:color w:val="000000"/>
          <w:sz w:val="18"/>
        </w:rPr>
        <w:t>39460</w:t>
      </w:r>
    </w:p>
    <w:p w14:paraId="27D1BBDD" w14:textId="53BD8189" w:rsidR="003A20D6" w:rsidRPr="00B80A37" w:rsidRDefault="005E1B5A">
      <w:pPr>
        <w:spacing w:before="144" w:line="266" w:lineRule="auto"/>
        <w:jc w:val="center"/>
        <w:rPr>
          <w:rFonts w:ascii="Times New Roman" w:hAnsi="Times New Roman"/>
          <w:color w:val="000000"/>
          <w:spacing w:val="15"/>
          <w:sz w:val="15"/>
        </w:rPr>
      </w:pPr>
      <w:r w:rsidRPr="00B80A37">
        <w:rPr>
          <w:noProof/>
        </w:rPr>
        <mc:AlternateContent>
          <mc:Choice Requires="wps">
            <w:drawing>
              <wp:anchor distT="0" distB="0" distL="114300" distR="114300" simplePos="0" relativeHeight="251563520" behindDoc="0" locked="0" layoutInCell="1" allowOverlap="1" wp14:anchorId="5D3409A0" wp14:editId="58010348">
                <wp:simplePos x="0" y="0"/>
                <wp:positionH relativeFrom="column">
                  <wp:posOffset>683260</wp:posOffset>
                </wp:positionH>
                <wp:positionV relativeFrom="paragraph">
                  <wp:posOffset>14605</wp:posOffset>
                </wp:positionV>
                <wp:extent cx="4115435" cy="0"/>
                <wp:effectExtent l="0" t="12700" r="12065" b="0"/>
                <wp:wrapNone/>
                <wp:docPr id="68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23CF7" id="Line 665"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1.15pt" to="377.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DdrEQIAACIEAAAOAAAAZHJzL2Uyb0RvYy54bWysU8uu2yAQ3VfqPyD2ie3E8c214lxVcdJN&#13;&#10;2ka67QcQwDEqBgQkdlT13zuQR5t2U1X1Ag/MzOGcmWHxMnQSnbh1QqsKZ+MUI66oZkIdKvzl82Y0&#13;&#10;x8h5ohiRWvEKn7nDL8u3bxa9KflEt1oybhGAKFf2psKt96ZMEkdb3hE31oYrcDbadsTD1h4SZkkP&#13;&#10;6J1MJmlaJL22zFhNuXNwWl+ceBnxm4ZT/6lpHPdIVhi4+bjauO7DmiwXpDxYYlpBrzTIP7DoiFBw&#13;&#10;6R2qJp6goxV/QHWCWu1048dUd4luGkF51ABqsvQ3Na8tMTxqgeI4cy+T+3+w9ONpZ5FgFS7mU4wU&#13;&#10;6aBJW6E4KopZqE5vXAlBK7WzQR8d1KvZavrVgS95cIaNM4C27z9oBjDk6HUsytDYLiSDXDTE2p/v&#13;&#10;teeDRxQO8yyb5dMZRvTmS0h5SzTW+fdcdygYFZbALwKT09b5QISUt5Bwj9IbIWVsrVSor/DkaZoG&#13;&#10;6M6AULaXMdlpKVgIDCnOHvYradGJhEGJX1APwA9hVh8Vi8AtJ2x9tT0R8mJDvFQBD2QBtat1mYRv&#13;&#10;z+nzer6e56N8UqxHeVrXo3ebVT4qNtnTrJ7Wq1WdfQ/UsrxsBWNcBXa3qczyv+v69X1c5uk+l/eS&#13;&#10;JI/oUSKQvf0j6djX0MpL+/eanXc2VCO0GAYxBl8fTZj0X/cx6ufTXv4AAAD//wMAUEsDBBQABgAI&#13;&#10;AAAAIQDTN8Yn5AAAAAwBAAAPAAAAZHJzL2Rvd25yZXYueG1sTI9BT8JAEIXvJv6HzZh4MbAVhGLp&#13;&#10;lhiQhIRoAniQ29Bd28bubO0uUP69oxe9TPLlzbx5L511thYn0/rKkYL7fgTCUO50RYWCt92yNwHh&#13;&#10;A5LG2pFRcDEeZtn1VYqJdmfamNM2FIJNyCeooAyhSaT0eWks+r5rDLH24VqLgbEtpG7xzOa2loMo&#13;&#10;GkuLFfGHEhszL03+uT1aBfvNw/oLJ4+vi9X78m71vF+/zIetUrc33WLK42kKIpgu/F3ATwfODxkH&#13;&#10;O7gjaS9q5ige86qCwRAE6/FoFIM4/LLMUvm/RPYNAAD//wMAUEsBAi0AFAAGAAgAAAAhALaDOJL+&#13;&#10;AAAA4QEAABMAAAAAAAAAAAAAAAAAAAAAAFtDb250ZW50X1R5cGVzXS54bWxQSwECLQAUAAYACAAA&#13;&#10;ACEAOP0h/9YAAACUAQAACwAAAAAAAAAAAAAAAAAvAQAAX3JlbHMvLnJlbHNQSwECLQAUAAYACAAA&#13;&#10;ACEA2tg3axECAAAiBAAADgAAAAAAAAAAAAAAAAAuAgAAZHJzL2Uyb0RvYy54bWxQSwECLQAUAAYA&#13;&#10;CAAAACEA0zfGJ+QAAAAMAQAADwAAAAAAAAAAAAAAAABrBAAAZHJzL2Rvd25yZXYueG1sUEsFBgAA&#13;&#10;AAAEAAQA8wAAAHwFAAAAAA==&#13;&#10;" strokeweight="2.15pt">
                <v:stroke linestyle="thinThin"/>
                <o:lock v:ext="edit" shapetype="f"/>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del w:id="1266" w:author="David Quin" w:date="2018-12-06T13:38:00Z">
        <w:r w:rsidR="002B38CB" w:rsidRPr="00B80A37" w:rsidDel="00952B48">
          <w:rPr>
            <w:rFonts w:ascii="Times New Roman" w:hAnsi="Times New Roman"/>
            <w:color w:val="000000"/>
            <w:spacing w:val="13"/>
            <w:sz w:val="15"/>
          </w:rPr>
          <w:delText xml:space="preserve">fas </w:delText>
        </w:r>
      </w:del>
      <w:ins w:id="1267" w:author="David Quin" w:date="2018-12-06T13:38:00Z">
        <w:r w:rsidR="00952B48" w:rsidRPr="00B80A37">
          <w:rPr>
            <w:rFonts w:ascii="Times New Roman" w:hAnsi="Times New Roman"/>
            <w:color w:val="000000"/>
            <w:spacing w:val="13"/>
            <w:sz w:val="15"/>
          </w:rPr>
          <w:t xml:space="preserve">FAS </w:t>
        </w:r>
      </w:ins>
      <w:r w:rsidR="002B38CB" w:rsidRPr="00B80A37">
        <w:rPr>
          <w:rFonts w:ascii="Times New Roman" w:hAnsi="Times New Roman"/>
          <w:color w:val="000000"/>
          <w:spacing w:val="13"/>
          <w:sz w:val="15"/>
        </w:rPr>
        <w:t>price.</w:t>
      </w:r>
    </w:p>
    <w:p w14:paraId="3420DBBC" w14:textId="77777777" w:rsidR="003A20D6" w:rsidRPr="00B80A37" w:rsidRDefault="005E1B5A">
      <w:pPr>
        <w:spacing w:before="648" w:after="180"/>
        <w:jc w:val="center"/>
        <w:rPr>
          <w:rFonts w:ascii="Times New Roman" w:hAnsi="Times New Roman"/>
          <w:color w:val="000000"/>
          <w:spacing w:val="-1"/>
          <w:w w:val="115"/>
          <w:sz w:val="21"/>
        </w:rPr>
      </w:pPr>
      <w:r w:rsidRPr="00B80A37">
        <w:rPr>
          <w:noProof/>
        </w:rPr>
        <mc:AlternateContent>
          <mc:Choice Requires="wps">
            <w:drawing>
              <wp:anchor distT="0" distB="0" distL="114300" distR="114300" simplePos="0" relativeHeight="251566592" behindDoc="0" locked="0" layoutInCell="1" allowOverlap="1" wp14:anchorId="5361FC92" wp14:editId="6D551254">
                <wp:simplePos x="0" y="0"/>
                <wp:positionH relativeFrom="column">
                  <wp:posOffset>683260</wp:posOffset>
                </wp:positionH>
                <wp:positionV relativeFrom="paragraph">
                  <wp:posOffset>632460</wp:posOffset>
                </wp:positionV>
                <wp:extent cx="4115435" cy="0"/>
                <wp:effectExtent l="0" t="12700" r="24765" b="12700"/>
                <wp:wrapNone/>
                <wp:docPr id="682"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3175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999C3" id="Line 664"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49.8pt" to="377.85pt,4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ICFEAIAACIEAAAOAAAAZHJzL2Uyb0RvYy54bWysU8GO2jAQvVfqP1i+QxIIKRsRVhWBXmgX&#13;&#10;adsPMLZDrDq2ZRsCqvrvHRtIS3upqubgjD0zz+/NjBfP506iE7dOaFXhbJxixBXVTKhDhb983ozm&#13;&#10;GDlPFCNSK17hC3f4efn2zaI3JZ/oVkvGLQIQ5creVLj13pRJ4mjLO+LG2nAFzkbbjnjY2kPCLOkB&#13;&#10;vZPJJE2LpNeWGaspdw5O66sTLyN+03DqX5rGcY9khYGbj6uN6z6syXJByoMlphX0RoP8A4uOCAWX&#13;&#10;DlA18QQdrfgDqhPUaqcbP6a6S3TTCMqjBlCTpb+peW2J4VELFMeZoUzu/8HST6edRYJVuJhPMFKk&#13;&#10;gyZtheKoKPJQnd64EoJWameDPnpWr2ar6VcHvuTBGTbOANq+/6gZwJCj17Eo58Z2IRnkonOs/WWo&#13;&#10;PT97ROEwz7JZPp1hRO++hJT3RGOd/8B1h4JRYQn8IjA5bZ0PREh5Dwn3KL0RUsbWSoX6Ck+zdzPo&#13;&#10;Pu0MCGV7GZOdloKFwJDi7GG/khadSBiU+AX1APwQZvVRsQjccsLWN9sTIa82xEsV8EAWULtZ10n4&#13;&#10;9pQ+refreT7KJ8V6lKd1PXq/WeWjYgP06mm9WtXZ90Aty8tWMMZVYHefyiz/u67f3sd1noa5HEqS&#13;&#10;PKJHiUD2/o+kY19DK6/t32t22dlQjdBiGMQYfHs0YdJ/3ceon097+QMAAP//AwBQSwMEFAAGAAgA&#13;&#10;AAAhAMDg4u3fAAAADgEAAA8AAABkcnMvZG93bnJldi54bWxMT8FOwzAMvSPxD5GRuLGESVtp13RC&#13;&#10;QwgJcWEgIW5ZY9qKxqmSLCt/jxEHuNh69vPze/V2dqPIGOLgScP1QoFAar0dqNPw+nJ/dQMiJkPW&#13;&#10;jJ5QwxdG2DbnZ7WprD/RM+Z96gSLUKyMhj6lqZIytj06Exd+QuLdhw/OJIahkzaYE4u7US6VWktn&#13;&#10;BuIPvZlw12P7uT86DY/57SkvH8r2vfQh7qwqcsCg9eXFfLfhcrsBkXBOfxfwk4H9Q8PGDv5INoqR&#13;&#10;sSrWTNVQltyZUKxWBYjD70A2tfwfo/kGAAD//wMAUEsBAi0AFAAGAAgAAAAhALaDOJL+AAAA4QEA&#13;&#10;ABMAAAAAAAAAAAAAAAAAAAAAAFtDb250ZW50X1R5cGVzXS54bWxQSwECLQAUAAYACAAAACEAOP0h&#13;&#10;/9YAAACUAQAACwAAAAAAAAAAAAAAAAAvAQAAX3JlbHMvLnJlbHNQSwECLQAUAAYACAAAACEAJmiA&#13;&#10;hRACAAAiBAAADgAAAAAAAAAAAAAAAAAuAgAAZHJzL2Uyb0RvYy54bWxQSwECLQAUAAYACAAAACEA&#13;&#10;wODi7d8AAAAOAQAADwAAAAAAAAAAAAAAAABqBAAAZHJzL2Rvd25yZXYueG1sUEsFBgAAAAAEAAQA&#13;&#10;8wAAAHYFAAAAAA==&#13;&#10;" strokeweight="2.5pt">
                <v:stroke linestyle="thinThin"/>
                <o:lock v:ext="edit" shapetype="f"/>
              </v:line>
            </w:pict>
          </mc:Fallback>
        </mc:AlternateContent>
      </w:r>
      <w:r w:rsidR="002B38CB" w:rsidRPr="00B80A37">
        <w:rPr>
          <w:rFonts w:ascii="Times New Roman" w:hAnsi="Times New Roman"/>
          <w:color w:val="000000"/>
          <w:spacing w:val="-1"/>
          <w:w w:val="115"/>
          <w:sz w:val="21"/>
        </w:rPr>
        <w:t>Table C.2: Vessel: Transport costs estimates, Selected years, 4-digit</w:t>
      </w:r>
    </w:p>
    <w:p w14:paraId="6B9A9BF4" w14:textId="0A8EB138" w:rsidR="003A20D6" w:rsidRPr="00B80A37" w:rsidRDefault="005E1B5A">
      <w:pPr>
        <w:rPr>
          <w:sz w:val="2"/>
        </w:rPr>
      </w:pPr>
      <w:del w:id="1268" w:author="David Quin" w:date="2018-12-06T13:39:00Z">
        <w:r w:rsidRPr="00B80A37" w:rsidDel="00952B48">
          <w:rPr>
            <w:noProof/>
          </w:rPr>
          <mc:AlternateContent>
            <mc:Choice Requires="wps">
              <w:drawing>
                <wp:anchor distT="0" distB="0" distL="0" distR="0" simplePos="0" relativeHeight="251926016" behindDoc="1" locked="0" layoutInCell="1" allowOverlap="1" wp14:anchorId="15D0275B" wp14:editId="1F3161D3">
                  <wp:simplePos x="0" y="0"/>
                  <wp:positionH relativeFrom="column">
                    <wp:posOffset>0</wp:posOffset>
                  </wp:positionH>
                  <wp:positionV relativeFrom="paragraph">
                    <wp:posOffset>3990340</wp:posOffset>
                  </wp:positionV>
                  <wp:extent cx="5486400" cy="132715"/>
                  <wp:effectExtent l="0" t="0" r="0" b="0"/>
                  <wp:wrapSquare wrapText="bothSides"/>
                  <wp:docPr id="681"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50A29"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0275B" id="Text Box 663" o:spid="_x0000_s1070" type="#_x0000_t202" style="position:absolute;margin-left:0;margin-top:314.2pt;width:6in;height:10.45pt;z-index:-25139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INh5pQIAAJ4FAAAOAAAAZHJzL2Uyb0RvYy54bWysVG1vmzAQ/j5p/8HydwqkDgFUUrUhTJO6&#13;&#10;F6ndD3DABGtgM9sJ6ab9951NSNNWk6ZtfLAO3/nunrvn7ur60LVoz5TmUmQ4vAgwYqKUFRfbDH95&#13;&#10;KLwYI22oqGgrBcvwI9P4evn2zdXQp2wmG9lWTCFwInQ69BlujOlT39dlwzqqL2TPBChrqTpq4Fdt&#13;&#10;/UrRAbx3rT8LgsgfpKp6JUumNdzmoxIvnf+6ZqX5VNeaGdRmGHIz7lTu3NjTX17RdKto3/DymAb9&#13;&#10;iyw6ygUEPbnKqaFop/grVx0vldSyNhel7HxZ17xkDgOgCYMXaO4b2jOHBYqj+1OZ9P9zW37cf1aI&#13;&#10;VxmO4hAjQTto0gM7GHQrDyiKLm2Fhl6nYHjfg6k5gAI67dDq/k6WXzWY+Gc24wNtrTfDB1mBR7oz&#13;&#10;0r041KqzdQLkCNxASx5PbbBRS7ickzgiAahK0IWXs0U4t1n4NJ1e90qbd0x2yAoZVtBm553u77QZ&#13;&#10;TScTG0zIgrct3NO0Fc8uwOd4A7HhqdXZLFznfiRBso7XMfHILFp7JMhz76ZYES8qwsU8v8xXqzz8&#13;&#10;aeOGJG14VTFhw0wsCsmfdenI57H/Jx5p2fLKurMpabXdrFqF9hRYXLjvWJAzM/95Gq5egOUFpHBG&#13;&#10;gttZ4hVRvPBIQeZesghiLwiT2yQKSELy4jmkOy7Yv0NCQ4aT+Ww+sua32AL3vcZG044b2BMt7zIc&#13;&#10;n4xo2jBarUXlWmsob0f5rBQ2/adSQLunRjvCWo6ObDWHzcGNASET4zeyegQKKwkMAzLCkgOhkeo7&#13;&#10;RgMsjAzrbzuqGEbtewETabfLJKhJ2EwCFSU8zbDBaBRXZtxCu17xbQOex4kS8gZGpeaOxXamxiyO&#13;&#10;AwZLwIE5Liy7Zc7/ndXTWl3+AgAA//8DAFBLAwQUAAYACAAAACEA4UY+UeMAAAANAQAADwAAAGRy&#13;&#10;cy9kb3ducmV2LnhtbEyPwU7DMBBE70j8g7VI3KhDCCGkcSrUquKAOLSAxHEbmzgitiPbTd2/ZznB&#13;&#10;ZaWd0c7Oa1bJjGxWPgzOCrhdZMCU7ZwcbC/g/W17UwELEa3E0Vkl4KwCrNrLiwZr6U52p+Z97BmF&#13;&#10;2FCjAB3jVHMeOq0MhoWblCXvy3mDkVbfc+nxROFm5HmWldzgYOmDxkmtteq+90cj4GM9bV/Sp8bX&#13;&#10;+V4+b/KH3dl3SYjrq7RZ0nhaAosqxb8L+GWg/tBSsYM7WhnYKIBoooAyrwpgZFdlQcqBlOLxDnjb&#13;&#10;8P8U7Q8AAAD//wMAUEsBAi0AFAAGAAgAAAAhALaDOJL+AAAA4QEAABMAAAAAAAAAAAAAAAAAAAAA&#13;&#10;AFtDb250ZW50X1R5cGVzXS54bWxQSwECLQAUAAYACAAAACEAOP0h/9YAAACUAQAACwAAAAAAAAAA&#13;&#10;AAAAAAAvAQAAX3JlbHMvLnJlbHNQSwECLQAUAAYACAAAACEAtiDYeaUCAACeBQAADgAAAAAAAAAA&#13;&#10;AAAAAAAuAgAAZHJzL2Uyb0RvYy54bWxQSwECLQAUAAYACAAAACEA4UY+UeMAAAANAQAADwAAAAAA&#13;&#10;AAAAAAAAAAD/BAAAZHJzL2Rvd25yZXYueG1sUEsFBgAAAAAEAAQA8wAAAA8GAAAAAA==&#13;&#10;" filled="f" stroked="f">
                  <v:path arrowok="t"/>
                  <v:textbox inset="0,0,0,0">
                    <w:txbxContent>
                      <w:p w14:paraId="60050A29" w14:textId="77777777" w:rsidR="00DC28EF" w:rsidRDefault="00DC28EF">
                        <w:pPr>
                          <w:spacing w:line="208" w:lineRule="auto"/>
                          <w:jc w:val="center"/>
                          <w:rPr>
                            <w:rFonts w:ascii="Times New Roman" w:hAnsi="Times New Roman"/>
                            <w:color w:val="000000"/>
                            <w:w w:val="115"/>
                            <w:sz w:val="21"/>
                          </w:rPr>
                        </w:pPr>
                        <w:r>
                          <w:rPr>
                            <w:rFonts w:ascii="Times New Roman" w:hAnsi="Times New Roman"/>
                            <w:color w:val="000000"/>
                            <w:w w:val="115"/>
                            <w:sz w:val="21"/>
                          </w:rPr>
                          <w:t>36</w:t>
                        </w:r>
                      </w:p>
                    </w:txbxContent>
                  </v:textbox>
                  <w10:wrap type="square"/>
                </v:shape>
              </w:pict>
            </mc:Fallback>
          </mc:AlternateContent>
        </w:r>
      </w:del>
    </w:p>
    <w:tbl>
      <w:tblPr>
        <w:tblW w:w="0" w:type="auto"/>
        <w:tblLayout w:type="fixed"/>
        <w:tblCellMar>
          <w:left w:w="0" w:type="dxa"/>
          <w:right w:w="0" w:type="dxa"/>
        </w:tblCellMar>
        <w:tblLook w:val="0000" w:firstRow="0" w:lastRow="0" w:firstColumn="0" w:lastColumn="0" w:noHBand="0" w:noVBand="0"/>
      </w:tblPr>
      <w:tblGrid>
        <w:gridCol w:w="6138"/>
        <w:gridCol w:w="1422"/>
      </w:tblGrid>
      <w:tr w:rsidR="003A20D6" w:rsidRPr="00B80A37" w14:paraId="6D4B0E08" w14:textId="77777777">
        <w:trPr>
          <w:trHeight w:hRule="exact" w:val="194"/>
        </w:trPr>
        <w:tc>
          <w:tcPr>
            <w:tcW w:w="6138" w:type="dxa"/>
            <w:vMerge w:val="restart"/>
            <w:tcBorders>
              <w:top w:val="none" w:sz="0" w:space="0" w:color="000000"/>
              <w:left w:val="none" w:sz="0" w:space="0" w:color="000000"/>
              <w:bottom w:val="none" w:sz="0" w:space="0" w:color="000000"/>
              <w:right w:val="none" w:sz="0" w:space="0" w:color="000000"/>
            </w:tcBorders>
          </w:tcPr>
          <w:p w14:paraId="255DC59F" w14:textId="77777777" w:rsidR="003A20D6" w:rsidRPr="00B80A37" w:rsidRDefault="002B38CB">
            <w:pPr>
              <w:tabs>
                <w:tab w:val="left" w:pos="2703"/>
                <w:tab w:val="left" w:pos="3405"/>
                <w:tab w:val="left" w:pos="4104"/>
                <w:tab w:val="left" w:pos="4795"/>
                <w:tab w:val="right" w:pos="6134"/>
              </w:tabs>
              <w:spacing w:line="199" w:lineRule="auto"/>
              <w:ind w:left="1198"/>
              <w:rPr>
                <w:rFonts w:ascii="Times New Roman" w:hAnsi="Times New Roman"/>
                <w:color w:val="000000"/>
                <w:sz w:val="18"/>
              </w:rPr>
            </w:pPr>
            <w:r w:rsidRPr="00B80A37">
              <w:rPr>
                <w:rFonts w:ascii="Times New Roman" w:hAnsi="Times New Roman"/>
                <w:color w:val="000000"/>
                <w:sz w:val="18"/>
              </w:rPr>
              <w:t>Year</w:t>
            </w:r>
            <w:r w:rsidRPr="00B80A37">
              <w:rPr>
                <w:rFonts w:ascii="Times New Roman" w:hAnsi="Times New Roman"/>
                <w:color w:val="000000"/>
                <w:sz w:val="18"/>
                <w:u w:val="single"/>
              </w:rPr>
              <w:tab/>
              <w:t>1974</w:t>
            </w:r>
            <w:r w:rsidRPr="00B80A37">
              <w:rPr>
                <w:rFonts w:ascii="Times New Roman" w:hAnsi="Times New Roman"/>
                <w:color w:val="000000"/>
                <w:sz w:val="18"/>
                <w:u w:val="single"/>
              </w:rPr>
              <w:tab/>
              <w:t>1981</w:t>
            </w:r>
            <w:r w:rsidRPr="00B80A37">
              <w:rPr>
                <w:rFonts w:ascii="Times New Roman" w:hAnsi="Times New Roman"/>
                <w:color w:val="000000"/>
                <w:sz w:val="18"/>
                <w:u w:val="single"/>
              </w:rPr>
              <w:tab/>
              <w:t>1989</w:t>
            </w:r>
            <w:r w:rsidRPr="00B80A37">
              <w:rPr>
                <w:rFonts w:ascii="Times New Roman" w:hAnsi="Times New Roman"/>
                <w:color w:val="000000"/>
                <w:sz w:val="18"/>
                <w:u w:val="single"/>
              </w:rPr>
              <w:tab/>
              <w:t>2001</w:t>
            </w:r>
            <w:r w:rsidRPr="00B80A37">
              <w:rPr>
                <w:rFonts w:ascii="Times New Roman" w:hAnsi="Times New Roman"/>
                <w:color w:val="000000"/>
                <w:sz w:val="18"/>
                <w:u w:val="single"/>
              </w:rPr>
              <w:tab/>
            </w:r>
            <w:r w:rsidRPr="00B80A37">
              <w:rPr>
                <w:rFonts w:ascii="Times New Roman" w:hAnsi="Times New Roman"/>
                <w:color w:val="000000"/>
                <w:spacing w:val="20"/>
                <w:sz w:val="18"/>
                <w:u w:val="single"/>
              </w:rPr>
              <w:t xml:space="preserve">2009 </w:t>
            </w:r>
          </w:p>
          <w:p w14:paraId="1973207B" w14:textId="77777777" w:rsidR="003A20D6" w:rsidRPr="00B80A37" w:rsidRDefault="002B38CB">
            <w:pPr>
              <w:ind w:left="1198"/>
              <w:rPr>
                <w:rFonts w:ascii="Times New Roman" w:hAnsi="Times New Roman"/>
                <w:b/>
                <w:color w:val="000000"/>
                <w:spacing w:val="15"/>
                <w:sz w:val="18"/>
                <w:u w:val="single"/>
              </w:rPr>
            </w:pPr>
            <w:r w:rsidRPr="00B80A37">
              <w:rPr>
                <w:rFonts w:ascii="Times New Roman" w:hAnsi="Times New Roman"/>
                <w:b/>
                <w:color w:val="000000"/>
                <w:spacing w:val="15"/>
                <w:sz w:val="18"/>
                <w:u w:val="single"/>
              </w:rPr>
              <w:t>Model</w:t>
            </w:r>
            <w:r w:rsidRPr="00B80A37">
              <w:rPr>
                <w:rFonts w:ascii="Times New Roman" w:hAnsi="Times New Roman"/>
                <w:b/>
                <w:color w:val="000000"/>
                <w:spacing w:val="15"/>
                <w:sz w:val="18"/>
              </w:rPr>
              <w:t xml:space="preserve"> (a) - With only Ad-Valorem TC </w:t>
            </w:r>
            <w:r w:rsidRPr="00B80A37">
              <w:rPr>
                <w:rFonts w:ascii="Times New Roman" w:hAnsi="Times New Roman"/>
                <w:color w:val="000000"/>
                <w:spacing w:val="15"/>
                <w:sz w:val="21"/>
              </w:rPr>
              <w:t>(F</w:t>
            </w:r>
            <w:r w:rsidRPr="00B80A37">
              <w:rPr>
                <w:rFonts w:ascii="Times New Roman" w:hAnsi="Times New Roman"/>
                <w:color w:val="000000"/>
                <w:spacing w:val="15"/>
                <w:w w:val="170"/>
                <w:sz w:val="21"/>
                <w:vertAlign w:val="superscript"/>
              </w:rPr>
              <w:t>i</w:t>
            </w:r>
            <w:r w:rsidRPr="00B80A37">
              <w:rPr>
                <w:rFonts w:ascii="Times New Roman" w:hAnsi="Times New Roman"/>
                <w:color w:val="000000"/>
                <w:spacing w:val="15"/>
                <w:sz w:val="21"/>
              </w:rPr>
              <w:t xml:space="preserve">" </w:t>
            </w:r>
            <w:r w:rsidRPr="00B80A37">
              <w:rPr>
                <w:rFonts w:ascii="Times New Roman" w:hAnsi="Times New Roman"/>
                <w:color w:val="000000"/>
                <w:spacing w:val="15"/>
                <w:sz w:val="15"/>
              </w:rPr>
              <w:t xml:space="preserve">- </w:t>
            </w:r>
            <w:r w:rsidRPr="00B80A37">
              <w:rPr>
                <w:rFonts w:ascii="Times New Roman" w:hAnsi="Times New Roman"/>
                <w:color w:val="000000"/>
                <w:spacing w:val="15"/>
                <w:sz w:val="18"/>
              </w:rPr>
              <w:t xml:space="preserve">1, </w:t>
            </w:r>
            <w:r w:rsidRPr="00B80A37">
              <w:rPr>
                <w:rFonts w:ascii="Times New Roman" w:hAnsi="Times New Roman"/>
                <w:color w:val="000000"/>
                <w:spacing w:val="15"/>
                <w:sz w:val="18"/>
                <w:u w:val="single"/>
              </w:rPr>
              <w:t xml:space="preserve">in </w:t>
            </w:r>
            <w:r w:rsidRPr="00B80A37">
              <w:rPr>
                <w:rFonts w:ascii="Times New Roman" w:hAnsi="Times New Roman"/>
                <w:color w:val="000000"/>
                <w:spacing w:val="15"/>
                <w:sz w:val="18"/>
              </w:rPr>
              <w:t>%)</w:t>
            </w:r>
          </w:p>
          <w:p w14:paraId="70B1DF9A" w14:textId="77777777" w:rsidR="003A20D6" w:rsidRPr="00B80A37" w:rsidRDefault="002B38CB">
            <w:pPr>
              <w:tabs>
                <w:tab w:val="left" w:pos="2703"/>
                <w:tab w:val="left" w:pos="3405"/>
                <w:tab w:val="left" w:pos="4104"/>
                <w:tab w:val="left" w:pos="4795"/>
                <w:tab w:val="right" w:pos="5781"/>
              </w:tabs>
              <w:spacing w:line="208" w:lineRule="auto"/>
              <w:ind w:left="1198"/>
              <w:rPr>
                <w:rFonts w:ascii="Times New Roman" w:hAnsi="Times New Roman"/>
                <w:color w:val="000000"/>
                <w:sz w:val="18"/>
              </w:rPr>
            </w:pPr>
            <w:r w:rsidRPr="00B80A37">
              <w:rPr>
                <w:rFonts w:ascii="Times New Roman" w:hAnsi="Times New Roman"/>
                <w:color w:val="000000"/>
                <w:sz w:val="18"/>
              </w:rPr>
              <w:t>Mean</w:t>
            </w:r>
            <w:r w:rsidRPr="00B80A37">
              <w:rPr>
                <w:rFonts w:ascii="Times New Roman" w:hAnsi="Times New Roman"/>
                <w:color w:val="000000"/>
                <w:sz w:val="18"/>
              </w:rPr>
              <w:tab/>
              <w:t>9.8</w:t>
            </w:r>
            <w:r w:rsidRPr="00B80A37">
              <w:rPr>
                <w:rFonts w:ascii="Times New Roman" w:hAnsi="Times New Roman"/>
                <w:color w:val="000000"/>
                <w:sz w:val="18"/>
              </w:rPr>
              <w:tab/>
              <w:t>6.1</w:t>
            </w:r>
            <w:r w:rsidRPr="00B80A37">
              <w:rPr>
                <w:rFonts w:ascii="Times New Roman" w:hAnsi="Times New Roman"/>
                <w:color w:val="000000"/>
                <w:sz w:val="18"/>
              </w:rPr>
              <w:tab/>
              <w:t>5.8</w:t>
            </w:r>
            <w:r w:rsidRPr="00B80A37">
              <w:rPr>
                <w:rFonts w:ascii="Times New Roman" w:hAnsi="Times New Roman"/>
                <w:color w:val="000000"/>
                <w:sz w:val="18"/>
              </w:rPr>
              <w:tab/>
              <w:t>5.1</w:t>
            </w:r>
            <w:r w:rsidRPr="00B80A37">
              <w:rPr>
                <w:rFonts w:ascii="Times New Roman" w:hAnsi="Times New Roman"/>
                <w:color w:val="000000"/>
                <w:sz w:val="18"/>
              </w:rPr>
              <w:tab/>
              <w:t>4.2</w:t>
            </w:r>
          </w:p>
          <w:p w14:paraId="72DC1DBD" w14:textId="77777777" w:rsidR="003A20D6" w:rsidRPr="00B80A37" w:rsidRDefault="002B38CB">
            <w:pPr>
              <w:tabs>
                <w:tab w:val="left" w:pos="2703"/>
                <w:tab w:val="left" w:pos="3405"/>
                <w:tab w:val="left" w:pos="4104"/>
                <w:tab w:val="left" w:pos="4795"/>
                <w:tab w:val="right" w:pos="5785"/>
              </w:tabs>
              <w:spacing w:before="72" w:line="136" w:lineRule="exact"/>
              <w:ind w:left="1198"/>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9.4</w:t>
            </w:r>
            <w:r w:rsidRPr="00B80A37">
              <w:rPr>
                <w:rFonts w:ascii="Times New Roman" w:hAnsi="Times New Roman"/>
                <w:color w:val="000000"/>
                <w:sz w:val="18"/>
              </w:rPr>
              <w:tab/>
              <w:t>5.1</w:t>
            </w:r>
            <w:r w:rsidRPr="00B80A37">
              <w:rPr>
                <w:rFonts w:ascii="Times New Roman" w:hAnsi="Times New Roman"/>
                <w:color w:val="000000"/>
                <w:sz w:val="18"/>
              </w:rPr>
              <w:tab/>
              <w:t>4.8</w:t>
            </w:r>
            <w:r w:rsidRPr="00B80A37">
              <w:rPr>
                <w:rFonts w:ascii="Times New Roman" w:hAnsi="Times New Roman"/>
                <w:color w:val="000000"/>
                <w:sz w:val="18"/>
              </w:rPr>
              <w:tab/>
              <w:t>4.5</w:t>
            </w:r>
            <w:r w:rsidRPr="00B80A37">
              <w:rPr>
                <w:rFonts w:ascii="Times New Roman" w:hAnsi="Times New Roman"/>
                <w:color w:val="000000"/>
                <w:sz w:val="18"/>
              </w:rPr>
              <w:tab/>
              <w:t>3.8</w:t>
            </w:r>
          </w:p>
        </w:tc>
        <w:tc>
          <w:tcPr>
            <w:tcW w:w="1422" w:type="dxa"/>
            <w:tcBorders>
              <w:top w:val="none" w:sz="0" w:space="0" w:color="000000"/>
              <w:left w:val="none" w:sz="0" w:space="0" w:color="000000"/>
              <w:bottom w:val="single" w:sz="2" w:space="0" w:color="000000"/>
              <w:right w:val="none" w:sz="0" w:space="0" w:color="000000"/>
            </w:tcBorders>
            <w:vAlign w:val="center"/>
          </w:tcPr>
          <w:p w14:paraId="016DD32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24C01EAF" w14:textId="77777777">
        <w:trPr>
          <w:trHeight w:hRule="exact" w:val="231"/>
        </w:trPr>
        <w:tc>
          <w:tcPr>
            <w:tcW w:w="6138" w:type="dxa"/>
            <w:vMerge/>
            <w:tcBorders>
              <w:top w:val="none" w:sz="0" w:space="0" w:color="000000"/>
              <w:left w:val="none" w:sz="0" w:space="0" w:color="000000"/>
              <w:bottom w:val="none" w:sz="0" w:space="0" w:color="000000"/>
              <w:right w:val="none" w:sz="0" w:space="0" w:color="000000"/>
            </w:tcBorders>
          </w:tcPr>
          <w:p w14:paraId="73663AF2" w14:textId="77777777" w:rsidR="003A20D6" w:rsidRPr="00B80A37" w:rsidRDefault="003A20D6"/>
        </w:tc>
        <w:tc>
          <w:tcPr>
            <w:tcW w:w="1422" w:type="dxa"/>
            <w:tcBorders>
              <w:top w:val="single" w:sz="2" w:space="0" w:color="000000"/>
              <w:left w:val="none" w:sz="0" w:space="0" w:color="000000"/>
              <w:bottom w:val="single" w:sz="2" w:space="0" w:color="000000"/>
              <w:right w:val="none" w:sz="0" w:space="0" w:color="000000"/>
            </w:tcBorders>
          </w:tcPr>
          <w:p w14:paraId="33F04CD4" w14:textId="77777777" w:rsidR="003A20D6" w:rsidRPr="00B80A37" w:rsidRDefault="003A20D6"/>
        </w:tc>
      </w:tr>
      <w:tr w:rsidR="003A20D6" w:rsidRPr="00B80A37" w14:paraId="2A54ADB7" w14:textId="77777777">
        <w:trPr>
          <w:trHeight w:hRule="exact" w:val="385"/>
        </w:trPr>
        <w:tc>
          <w:tcPr>
            <w:tcW w:w="6138" w:type="dxa"/>
            <w:vMerge/>
            <w:tcBorders>
              <w:top w:val="none" w:sz="0" w:space="0" w:color="000000"/>
              <w:left w:val="none" w:sz="0" w:space="0" w:color="000000"/>
              <w:bottom w:val="none" w:sz="0" w:space="0" w:color="000000"/>
              <w:right w:val="none" w:sz="0" w:space="0" w:color="000000"/>
            </w:tcBorders>
          </w:tcPr>
          <w:p w14:paraId="7965E5DB" w14:textId="77777777" w:rsidR="003A20D6" w:rsidRPr="00B80A37" w:rsidRDefault="003A20D6"/>
        </w:tc>
        <w:tc>
          <w:tcPr>
            <w:tcW w:w="1422" w:type="dxa"/>
            <w:tcBorders>
              <w:top w:val="single" w:sz="2" w:space="0" w:color="000000"/>
              <w:left w:val="none" w:sz="0" w:space="0" w:color="000000"/>
              <w:bottom w:val="none" w:sz="0" w:space="0" w:color="000000"/>
              <w:right w:val="none" w:sz="0" w:space="0" w:color="000000"/>
            </w:tcBorders>
          </w:tcPr>
          <w:p w14:paraId="552FEAEF" w14:textId="77777777" w:rsidR="003A20D6" w:rsidRPr="00B80A37" w:rsidRDefault="002B38CB">
            <w:pPr>
              <w:spacing w:line="180" w:lineRule="exact"/>
              <w:jc w:val="center"/>
              <w:rPr>
                <w:rFonts w:ascii="Times New Roman" w:hAnsi="Times New Roman"/>
                <w:color w:val="000000"/>
                <w:sz w:val="18"/>
              </w:rPr>
            </w:pPr>
            <w:r w:rsidRPr="00B80A37">
              <w:rPr>
                <w:rFonts w:ascii="Times New Roman" w:hAnsi="Times New Roman"/>
                <w:color w:val="000000"/>
                <w:sz w:val="18"/>
              </w:rPr>
              <w:t xml:space="preserve">3.6 </w:t>
            </w:r>
            <w:r w:rsidRPr="00B80A37">
              <w:rPr>
                <w:rFonts w:ascii="Times New Roman" w:hAnsi="Times New Roman"/>
                <w:color w:val="000000"/>
                <w:sz w:val="18"/>
              </w:rPr>
              <w:br/>
              <w:t>3.1</w:t>
            </w:r>
          </w:p>
        </w:tc>
      </w:tr>
    </w:tbl>
    <w:p w14:paraId="0D99059F" w14:textId="77777777" w:rsidR="003A20D6" w:rsidRPr="00B80A37" w:rsidRDefault="003A20D6">
      <w:pPr>
        <w:spacing w:after="36" w:line="20" w:lineRule="exact"/>
      </w:pPr>
    </w:p>
    <w:p w14:paraId="42796AD2" w14:textId="77777777" w:rsidR="003A20D6" w:rsidRPr="00B80A37" w:rsidRDefault="005E1B5A">
      <w:pPr>
        <w:ind w:left="1152"/>
        <w:rPr>
          <w:rFonts w:ascii="Times New Roman" w:hAnsi="Times New Roman"/>
          <w:b/>
          <w:color w:val="000000"/>
          <w:spacing w:val="19"/>
          <w:sz w:val="18"/>
        </w:rPr>
      </w:pPr>
      <w:r w:rsidRPr="00B80A37">
        <w:rPr>
          <w:noProof/>
        </w:rPr>
        <mc:AlternateContent>
          <mc:Choice Requires="wps">
            <w:drawing>
              <wp:anchor distT="0" distB="0" distL="114300" distR="114300" simplePos="0" relativeHeight="251569664" behindDoc="0" locked="0" layoutInCell="1" allowOverlap="1" wp14:anchorId="434C10B1" wp14:editId="3790F3EB">
                <wp:simplePos x="0" y="0"/>
                <wp:positionH relativeFrom="column">
                  <wp:posOffset>683260</wp:posOffset>
                </wp:positionH>
                <wp:positionV relativeFrom="paragraph">
                  <wp:posOffset>3175</wp:posOffset>
                </wp:positionV>
                <wp:extent cx="4115435" cy="0"/>
                <wp:effectExtent l="0" t="0" r="0" b="0"/>
                <wp:wrapNone/>
                <wp:docPr id="680"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6BE07" id="Line 662"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kdiEwIAAC8EAAAOAAAAZHJzL2Uyb0RvYy54bWysU8GO2yAQvVfqPyDuie2s42atOKsqTnpJ&#13;&#10;u5G2/QACOEbFgIDEiar+ewecpE33sqrqAwZmeLx585g/nTqJjtw6oVWFs3GKEVdUM6H2Ff72dT2a&#13;&#10;YeQ8UYxIrXiFz9zhp8X7d/PelHyiWy0ZtwhAlCt7U+HWe1MmiaMt74gba8MVBBttO+JhafcJs6QH&#13;&#10;9E4mkzQtkl5bZqym3DnYrYcgXkT8puHUPzeN4x7JCgM3H0cbx10Yk8WclHtLTCvohQb5BxYdEQou&#13;&#10;vUHVxBN0sOIVVCeo1U43fkx1l+imEZTHGqCaLP2rmpeWGB5rAXGcucnk/h8s/XLcWiRYhYsZ6KNI&#13;&#10;B03aCMVRUUyCOr1xJSQt1daG+uhJvZiNpt8dxJK7YFg4A2i7/rNmAEMOXkdRTo3twmEoF52i9ueb&#13;&#10;9vzkEYXNPMum+cMUI3qNJaS8HjTW+U9cdyhMKiyBXwQmx43zgQgprynhHqXXQsrYWqlQD+B5Po0H&#13;&#10;nJaChWBIc3a/W0qLjiSYI36hYgC7SwvINXHtkBdDg22sPigWb2k5YavL3BMhhzkASRUughqB52U2&#13;&#10;2OLHY/q4mq1m+SifFKtRntb16ON6mY+KdfZhWj/Uy2Wd/Qycs7xsBWNcBdpXi2b52yxweSyDuW4m&#13;&#10;vemT3KPH2oHs9R9JxyaHvg5e2Gl23togU+g3uDImX15QsP2f65j1+50vfgE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MnGR2I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b/>
          <w:color w:val="000000"/>
          <w:spacing w:val="19"/>
          <w:sz w:val="18"/>
        </w:rPr>
        <w:t>Model (b) - With Additive &amp; Ad-Valorem TC</w:t>
      </w:r>
    </w:p>
    <w:p w14:paraId="4703CDC2" w14:textId="77777777" w:rsidR="003A20D6" w:rsidRPr="00B80A37" w:rsidRDefault="005E1B5A">
      <w:pPr>
        <w:ind w:left="1152"/>
        <w:rPr>
          <w:rFonts w:ascii="Times New Roman" w:hAnsi="Times New Roman"/>
          <w:i/>
          <w:color w:val="000000"/>
          <w:spacing w:val="11"/>
          <w:sz w:val="18"/>
        </w:rPr>
      </w:pPr>
      <w:r w:rsidRPr="00B80A37">
        <w:rPr>
          <w:noProof/>
        </w:rPr>
        <mc:AlternateContent>
          <mc:Choice Requires="wps">
            <w:drawing>
              <wp:anchor distT="0" distB="0" distL="114300" distR="114300" simplePos="0" relativeHeight="251572736" behindDoc="0" locked="0" layoutInCell="1" allowOverlap="1" wp14:anchorId="65B291D3" wp14:editId="4D7467F2">
                <wp:simplePos x="0" y="0"/>
                <wp:positionH relativeFrom="column">
                  <wp:posOffset>683260</wp:posOffset>
                </wp:positionH>
                <wp:positionV relativeFrom="paragraph">
                  <wp:posOffset>-6350</wp:posOffset>
                </wp:positionV>
                <wp:extent cx="4115435" cy="0"/>
                <wp:effectExtent l="0" t="0" r="0" b="0"/>
                <wp:wrapNone/>
                <wp:docPr id="67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7A91D" id="Line 66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5pt" to="377.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oYdOEw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DzPMVKk&#13;&#10;gyZtheKoKLJQnd64EpJWameDPnpWr2ar6VcHseQhGBbOANq+/6AZwJCj17Eo58Z24TDIRedY+8u9&#13;&#10;9vzsEYXNPMum+dMUI3qLJaS8HTTW+fdcdyhMKiyBXwQmp63zgQgpbynhHqU3QsrYWqlQD+B5Po0H&#13;&#10;nJaChWBIc/awX0mLTiSYI35BMYA9pAXkmrh2yIuhwTZWHxWLt7ScsPV17omQwxyApAoXgUbgeZ0N&#13;&#10;tvg2T+fr2XqWj/JJsR7laV2P3m1W+ajYZM/T+qlererse+Cc5WUrGOMq0L5ZNMv/zgLXxzKY627S&#13;&#10;e32SR/SoHcje/pF0bHLo6+CFvWaXnQ1lCv0GV8bk6wsKtv91HbN+vvPlDwAAAP//AwBQSwMEFAAG&#13;&#10;AAgAAAAhAFuRgZ3hAAAADgEAAA8AAABkcnMvZG93bnJldi54bWxMT01Lw0AQvQv+h2UEb+2mYpOS&#13;&#10;ZlOKXxfBYhV7nSbTJJidDdltk/57R3rQy8CbefM+stVoW3Wi3jeODcymESjiwpUNVwY+P54nC1A+&#13;&#10;IJfYOiYDZ/Kwyq+vMkxLN/A7nbahUiLCPkUDdQhdqrUvarLop64jltvB9RaDwL7SZY+DiNtW30VR&#13;&#10;rC02LA41dvRQU/G9PVoDix0Om6dmHd8X1S4+vJ2Tl6/NqzG3N+PjUsZ6CSrQGP4+4LeD5Idcgu3d&#13;&#10;kUuvWsFREgvVwGQmxYSQzOcJqP1lofNM/6+R/wAAAP//AwBQSwECLQAUAAYACAAAACEAtoM4kv4A&#13;&#10;AADhAQAAEwAAAAAAAAAAAAAAAAAAAAAAW0NvbnRlbnRfVHlwZXNdLnhtbFBLAQItABQABgAIAAAA&#13;&#10;IQA4/SH/1gAAAJQBAAALAAAAAAAAAAAAAAAAAC8BAABfcmVscy8ucmVsc1BLAQItABQABgAIAAAA&#13;&#10;IQD1oYdOEwIAAC8EAAAOAAAAAAAAAAAAAAAAAC4CAABkcnMvZTJvRG9jLnhtbFBLAQItABQABgAI&#13;&#10;AAAAIQBbkYGd4QAAAA4BAAAPAAAAAAAAAAAAAAAAAG0EAABkcnMvZG93bnJldi54bWxQSwUGAAAA&#13;&#10;AAQABADzAAAAewUAAAAA&#13;&#10;" strokeweight=".35pt">
                <o:lock v:ext="edit" shapetype="f"/>
              </v:line>
            </w:pict>
          </mc:Fallback>
        </mc:AlternateContent>
      </w:r>
      <w:r w:rsidR="002B38CB" w:rsidRPr="00B80A37">
        <w:rPr>
          <w:rFonts w:ascii="Times New Roman" w:hAnsi="Times New Roman"/>
          <w:i/>
          <w:color w:val="000000"/>
          <w:spacing w:val="11"/>
          <w:sz w:val="18"/>
        </w:rPr>
        <w:t>Ad</w:t>
      </w:r>
      <w:r w:rsidR="002B38CB" w:rsidRPr="00B80A37">
        <w:rPr>
          <w:rFonts w:ascii="Times New Roman" w:hAnsi="Times New Roman"/>
          <w:i/>
          <w:color w:val="000000"/>
          <w:spacing w:val="11"/>
          <w:sz w:val="6"/>
        </w:rPr>
        <w:t>-</w:t>
      </w:r>
      <w:r w:rsidR="002B38CB" w:rsidRPr="00B80A37">
        <w:rPr>
          <w:rFonts w:ascii="Times New Roman" w:hAnsi="Times New Roman"/>
          <w:i/>
          <w:color w:val="000000"/>
          <w:spacing w:val="11"/>
          <w:sz w:val="18"/>
        </w:rPr>
        <w:t>valorem term (Fa</w:t>
      </w:r>
      <w:r w:rsidR="002B38CB" w:rsidRPr="00B80A37">
        <w:rPr>
          <w:rFonts w:ascii="Times New Roman" w:hAnsi="Times New Roman"/>
          <w:i/>
          <w:color w:val="000000"/>
          <w:spacing w:val="11"/>
          <w:w w:val="115"/>
          <w:sz w:val="18"/>
          <w:vertAlign w:val="superscript"/>
        </w:rPr>
        <w:t>d</w:t>
      </w:r>
      <w:r w:rsidR="002B38CB" w:rsidRPr="00B80A37">
        <w:rPr>
          <w:rFonts w:ascii="Times New Roman" w:hAnsi="Times New Roman"/>
          <w:i/>
          <w:color w:val="000000"/>
          <w:spacing w:val="11"/>
          <w:sz w:val="18"/>
        </w:rPr>
        <w:t xml:space="preserve">v </w:t>
      </w:r>
      <w:r w:rsidR="002B38CB" w:rsidRPr="00B80A37">
        <w:rPr>
          <w:rFonts w:ascii="Times New Roman" w:hAnsi="Times New Roman"/>
          <w:i/>
          <w:color w:val="000000"/>
          <w:spacing w:val="11"/>
          <w:sz w:val="6"/>
        </w:rPr>
        <w:t xml:space="preserve">- </w:t>
      </w:r>
      <w:r w:rsidR="002B38CB" w:rsidRPr="00B80A37">
        <w:rPr>
          <w:rFonts w:ascii="Times New Roman" w:hAnsi="Times New Roman"/>
          <w:color w:val="000000"/>
          <w:spacing w:val="11"/>
          <w:sz w:val="18"/>
        </w:rPr>
        <w:t>1, in %)</w:t>
      </w:r>
    </w:p>
    <w:p w14:paraId="77F972A6" w14:textId="11B3E795" w:rsidR="003A20D6" w:rsidRPr="00B80A37" w:rsidRDefault="005E1B5A">
      <w:pPr>
        <w:spacing w:before="108"/>
        <w:jc w:val="center"/>
        <w:rPr>
          <w:rFonts w:ascii="Times New Roman" w:hAnsi="Times New Roman"/>
          <w:color w:val="000000"/>
          <w:spacing w:val="15"/>
          <w:sz w:val="15"/>
        </w:rPr>
      </w:pPr>
      <w:r w:rsidRPr="00B80A37">
        <w:rPr>
          <w:noProof/>
        </w:rPr>
        <mc:AlternateContent>
          <mc:Choice Requires="wps">
            <w:drawing>
              <wp:anchor distT="0" distB="0" distL="683260" distR="688340" simplePos="0" relativeHeight="251929088" behindDoc="1" locked="0" layoutInCell="1" allowOverlap="1" wp14:anchorId="5D7EA810" wp14:editId="17B4A331">
                <wp:simplePos x="0" y="0"/>
                <wp:positionH relativeFrom="page">
                  <wp:posOffset>1713230</wp:posOffset>
                </wp:positionH>
                <wp:positionV relativeFrom="page">
                  <wp:posOffset>6733540</wp:posOffset>
                </wp:positionV>
                <wp:extent cx="4114800" cy="892810"/>
                <wp:effectExtent l="0" t="0" r="0" b="0"/>
                <wp:wrapSquare wrapText="bothSides"/>
                <wp:docPr id="678"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800" cy="892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60320" w14:textId="77777777" w:rsidR="00DC28EF" w:rsidRDefault="00DC28E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EA810" id="Text Box 660" o:spid="_x0000_s1071" type="#_x0000_t202" style="position:absolute;left:0;text-align:left;margin-left:134.9pt;margin-top:530.2pt;width:324pt;height:70.3pt;z-index:-251387392;visibility:visible;mso-wrap-style:square;mso-width-percent:0;mso-height-percent:0;mso-wrap-distance-left:53.8pt;mso-wrap-distance-top:0;mso-wrap-distance-right:54.2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17qpwIAAJ4FAAAOAAAAZHJzL2Uyb0RvYy54bWysVNtu2zAMfR+wfxD07voyxbGNOsUax8OA&#13;&#10;7gK0+wDFlmNhtuRJSpxu2L+Pkus0bTFg2KYHgRIpkoc84uXVse/QgSnNpchxeBFgxEQlay52Of5y&#13;&#10;V3oJRtpQUdNOCpbje6bx1er1q8txyFgkW9nVTCFwInQ2DjlujRky39dVy3qqL+TABCgbqXpq4Kh2&#13;&#10;fq3oCN77zo+CIPZHqepByYppDbfFpMQr579pWGU+NY1mBnU5htyM25Xbt3b3V5c02yk6tLx6SIP+&#13;&#10;RRY95QKCnlwV1FC0V/yFq55XSmrZmItK9r5sGl4xhwHQhMEzNLctHZjDAsXRw6lM+v+5rT4ePivE&#13;&#10;6xzHS2iVoD006Y4dDbqWRxTHrkLjoDMwvB3A1BxBAZ12aPVwI6uvGoron9nY4utMW+vt+EHW4JHu&#13;&#10;jXQvjo3qbZ0AOQI30JL7Uxts1AouSRiSJABVBbokjZLQZeHTbH49KG3eMdkjK+RYQZudd3q40cZm&#13;&#10;Q7PZxAYTsuRd51rdiScXYDjdQGx4anU2C9e5H2mQbpJNQjwSxRuPBEXhvS3XxIvLcLko3hTrdRH+&#13;&#10;tHFDkrW8rpmwYWYWheTPuvTA56n/Jx5p2fHaurMpabXbrjuFDhRYXLpliQvJn5n5T9NwasDyDFIY&#13;&#10;keA6Sr0yTpYeKcnCS5dB4gVhep3GAUlJUT6FdMMF+3dIaMxxuogWE2t+iy1w6yU2mvXcwJzoeA+M&#13;&#10;OBnRrGW03ojatdZQ3k3yWSls+o+lgIrNjXaEtRyd2GqO26P7BmRhw1sCb2V9DxRWEhgGZIQhB0Ir&#13;&#10;1XeMRhgYOdbf9lQxjLr3An6knS6zoGZhOwtUVPA0xwajSVybaQrtB8V3LXiefpSQb+GrNNyx+DEL&#13;&#10;gGAPMAQcmIeBZafM+dlZPY7V1S8AAAD//wMAUEsDBBQABgAIAAAAIQApMPJS5QAAABIBAAAPAAAA&#13;&#10;ZHJzL2Rvd25yZXYueG1sTE89T8MwEN2R+A/WIbFROxGkbRqnQq0qBsTQQiVGNzZxRHyOYjd1/z3H&#13;&#10;BMtJ997d+6jWyfVsMmPoPErIZgKYwcbrDlsJH++7hwWwEBVq1Xs0Eq4mwLq+valUqf0F92Y6xJaR&#13;&#10;CIZSSbAxDiXnobHGqTDzg0HivvzoVKR1bLke1YXEXc9zIQruVIfkYNVgNtY034ezk3DcDLvX9GnV&#13;&#10;2/SkX7b5fH8dmyTl/V3armg8r4BFk+LfB/x2oPxQU7CTP6MOrJeQF0vKH4kQhXgERifLbE7QiaBc&#13;&#10;ZAJ4XfH/VeofAAAA//8DAFBLAQItABQABgAIAAAAIQC2gziS/gAAAOEBAAATAAAAAAAAAAAAAAAA&#13;&#10;AAAAAABbQ29udGVudF9UeXBlc10ueG1sUEsBAi0AFAAGAAgAAAAhADj9If/WAAAAlAEAAAsAAAAA&#13;&#10;AAAAAAAAAAAALwEAAF9yZWxzLy5yZWxzUEsBAi0AFAAGAAgAAAAhAETXXuqnAgAAngUAAA4AAAAA&#13;&#10;AAAAAAAAAAAALgIAAGRycy9lMm9Eb2MueG1sUEsBAi0AFAAGAAgAAAAhACkw8lLlAAAAEgEAAA8A&#13;&#10;AAAAAAAAAAAAAAAAAQUAAGRycy9kb3ducmV2LnhtbFBLBQYAAAAABAAEAPMAAAATBgAAAAA=&#13;&#10;" filled="f" stroked="f">
                <v:path arrowok="t"/>
                <v:textbox inset="0,0,0,0">
                  <w:txbxContent>
                    <w:p w14:paraId="5A360320" w14:textId="77777777" w:rsidR="00DC28EF" w:rsidRDefault="00DC28EF"/>
                  </w:txbxContent>
                </v:textbox>
                <w10:wrap type="square" anchorx="page" anchory="page"/>
              </v:shape>
            </w:pict>
          </mc:Fallback>
        </mc:AlternateContent>
      </w:r>
      <w:r w:rsidRPr="00B80A37">
        <w:rPr>
          <w:noProof/>
        </w:rPr>
        <mc:AlternateContent>
          <mc:Choice Requires="wps">
            <w:drawing>
              <wp:anchor distT="0" distB="0" distL="0" distR="0" simplePos="0" relativeHeight="251932160" behindDoc="1" locked="0" layoutInCell="1" allowOverlap="1" wp14:anchorId="5F964B00" wp14:editId="2BE6932E">
                <wp:simplePos x="0" y="0"/>
                <wp:positionH relativeFrom="page">
                  <wp:posOffset>2680335</wp:posOffset>
                </wp:positionH>
                <wp:positionV relativeFrom="page">
                  <wp:posOffset>6733540</wp:posOffset>
                </wp:positionV>
                <wp:extent cx="3147695" cy="281305"/>
                <wp:effectExtent l="0" t="0" r="0" b="0"/>
                <wp:wrapSquare wrapText="bothSides"/>
                <wp:docPr id="677"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476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8CB89" w14:textId="77777777" w:rsidR="00DC28EF" w:rsidRDefault="00DC28EF">
                            <w:pPr>
                              <w:tabs>
                                <w:tab w:val="decimal" w:pos="273"/>
                                <w:tab w:val="decimal" w:pos="975"/>
                                <w:tab w:val="decimal" w:pos="1674"/>
                                <w:tab w:val="decimal" w:pos="2376"/>
                                <w:tab w:val="decimal" w:pos="3074"/>
                                <w:tab w:val="decimal" w:pos="4190"/>
                              </w:tabs>
                              <w:spacing w:line="208" w:lineRule="auto"/>
                              <w:ind w:left="144"/>
                              <w:rPr>
                                <w:rFonts w:ascii="Times New Roman" w:hAnsi="Times New Roman"/>
                                <w:color w:val="000000"/>
                                <w:sz w:val="18"/>
                              </w:rPr>
                            </w:pPr>
                            <w:r>
                              <w:rPr>
                                <w:rFonts w:ascii="Times New Roman" w:hAnsi="Times New Roman"/>
                                <w:color w:val="000000"/>
                                <w:sz w:val="18"/>
                              </w:rPr>
                              <w:tab/>
                              <w:t>5.4</w:t>
                            </w:r>
                            <w:r>
                              <w:rPr>
                                <w:rFonts w:ascii="Times New Roman" w:hAnsi="Times New Roman"/>
                                <w:color w:val="000000"/>
                                <w:sz w:val="18"/>
                              </w:rPr>
                              <w:tab/>
                              <w:t>3.4</w:t>
                            </w:r>
                            <w:r>
                              <w:rPr>
                                <w:rFonts w:ascii="Times New Roman" w:hAnsi="Times New Roman"/>
                                <w:color w:val="000000"/>
                                <w:sz w:val="18"/>
                              </w:rPr>
                              <w:tab/>
                              <w:t>2.8</w:t>
                            </w:r>
                            <w:r>
                              <w:rPr>
                                <w:rFonts w:ascii="Times New Roman" w:hAnsi="Times New Roman"/>
                                <w:color w:val="000000"/>
                                <w:sz w:val="18"/>
                              </w:rPr>
                              <w:tab/>
                              <w:t>2.8</w:t>
                            </w:r>
                            <w:r>
                              <w:rPr>
                                <w:rFonts w:ascii="Times New Roman" w:hAnsi="Times New Roman"/>
                                <w:color w:val="000000"/>
                                <w:sz w:val="18"/>
                              </w:rPr>
                              <w:tab/>
                              <w:t>2.4</w:t>
                            </w:r>
                            <w:r>
                              <w:rPr>
                                <w:rFonts w:ascii="Times New Roman" w:hAnsi="Times New Roman"/>
                                <w:color w:val="000000"/>
                                <w:sz w:val="18"/>
                              </w:rPr>
                              <w:tab/>
                              <w:t>2.1</w:t>
                            </w:r>
                          </w:p>
                          <w:p w14:paraId="60B4F513" w14:textId="77777777" w:rsidR="00DC28EF" w:rsidRDefault="00DC28EF">
                            <w:pPr>
                              <w:tabs>
                                <w:tab w:val="decimal" w:pos="273"/>
                                <w:tab w:val="decimal" w:pos="975"/>
                                <w:tab w:val="decimal" w:pos="1674"/>
                                <w:tab w:val="decimal" w:pos="2376"/>
                                <w:tab w:val="decimal" w:pos="3074"/>
                                <w:tab w:val="decimal" w:pos="4190"/>
                              </w:tabs>
                              <w:spacing w:before="72" w:line="204" w:lineRule="auto"/>
                              <w:ind w:left="144"/>
                              <w:rPr>
                                <w:rFonts w:ascii="Times New Roman" w:hAnsi="Times New Roman"/>
                                <w:color w:val="000000"/>
                                <w:sz w:val="18"/>
                              </w:rPr>
                            </w:pPr>
                            <w:r>
                              <w:rPr>
                                <w:rFonts w:ascii="Times New Roman" w:hAnsi="Times New Roman"/>
                                <w:color w:val="000000"/>
                                <w:sz w:val="18"/>
                              </w:rPr>
                              <w:tab/>
                              <w:t>4.9</w:t>
                            </w:r>
                            <w:r>
                              <w:rPr>
                                <w:rFonts w:ascii="Times New Roman" w:hAnsi="Times New Roman"/>
                                <w:color w:val="000000"/>
                                <w:sz w:val="18"/>
                              </w:rPr>
                              <w:tab/>
                              <w:t>3.0</w:t>
                            </w:r>
                            <w:r>
                              <w:rPr>
                                <w:rFonts w:ascii="Times New Roman" w:hAnsi="Times New Roman"/>
                                <w:color w:val="000000"/>
                                <w:sz w:val="18"/>
                              </w:rPr>
                              <w:tab/>
                              <w:t>2.4</w:t>
                            </w:r>
                            <w:r>
                              <w:rPr>
                                <w:rFonts w:ascii="Times New Roman" w:hAnsi="Times New Roman"/>
                                <w:color w:val="000000"/>
                                <w:sz w:val="18"/>
                              </w:rPr>
                              <w:tab/>
                              <w:t>2.5</w:t>
                            </w:r>
                            <w:r>
                              <w:rPr>
                                <w:rFonts w:ascii="Times New Roman" w:hAnsi="Times New Roman"/>
                                <w:color w:val="000000"/>
                                <w:sz w:val="18"/>
                              </w:rPr>
                              <w:tab/>
                              <w:t>2.6</w:t>
                            </w:r>
                            <w:r>
                              <w:rPr>
                                <w:rFonts w:ascii="Times New Roman" w:hAnsi="Times New Roman"/>
                                <w:color w:val="000000"/>
                                <w:sz w:val="18"/>
                              </w:rPr>
                              <w:tab/>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64B00" id="Text Box 659" o:spid="_x0000_s1072" type="#_x0000_t202" style="position:absolute;left:0;text-align:left;margin-left:211.05pt;margin-top:530.2pt;width:247.85pt;height:22.15pt;z-index:-251384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7JApgIAAJ4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zheLDDipIciPdCDRrfigOIoNRkaB5WB4/0ArvoAB1Bpy1YNd6L6qsDFPfOZLijjvRk/iBoQyU4L&#13;&#10;e+PQyN7kCZgjgIGSPJ7KYF6tYPPSDxdxGmFUwVmQ+JdeZKJwSTbfHqTS76jokTFyLKHMFp3s75Se&#13;&#10;XGcX8xgXJes62CdZx59tAOa0A2/DVXNmorCV+5F66TpZJ6ETBvHaCb2icG7KVejEpb+IistitSr8&#13;&#10;n+ZdP8xaVteUm2dmFfnhn1XpqOep/icdKdGx2sCZkJTcbladRHsCKi7td0zImZv7PAybL+DygpIf&#13;&#10;hN5tkDplnCycsAwjJ114ieP56W0ae2EaFuVzSneM03+nhMYcp1EQTar5LTfPfq+5kaxnGuZEx/oc&#13;&#10;JycnkrWU1Gte29JqwrrJPkuFCf8pFVDuudBWsEajk1r1YXOwbRDGs+I3on4ECUsBCgOdwpADoxXy&#13;&#10;O0YjDIwcq287IilG3XsOHWmmy2zI2djMBuEVXM2xxmgyV3qaQrtBsm0LyFNHcXEDrdIwq2LTU1MU&#13;&#10;xwaDIWDJHAeWmTLn/9braawufwEAAP//AwBQSwMEFAAGAAgAAAAhAIQeTUblAAAAEgEAAA8AAABk&#13;&#10;cnMvZG93bnJldi54bWxMTz1PwzAQ3ZH4D9YhsVE7UWggjVOhVhUDYmgBidGNTRwRn6PYTd1/zzHB&#13;&#10;ctLde/c+6nVyA5vNFHqPErKFAGaw9brHTsL72+7uAViICrUaPBoJFxNg3Vxf1arS/ox7Mx9ix0gE&#13;&#10;Q6Uk2BjHivPQWuNUWPjRIGFffnIq0jp1XE/qTOJu4LkQS+5Uj+Rg1Wg21rTfh5OT8LEZdy/p06rX&#13;&#10;+V4/b/Nyf5naJOXtTdquaDytgEWT4t8H/Hag/NBQsKM/oQ5skFDkeUZUAsRSFMCI8piVVOlIp0wU&#13;&#10;JfCm5v+rND8AAAD//wMAUEsBAi0AFAAGAAgAAAAhALaDOJL+AAAA4QEAABMAAAAAAAAAAAAAAAAA&#13;&#10;AAAAAFtDb250ZW50X1R5cGVzXS54bWxQSwECLQAUAAYACAAAACEAOP0h/9YAAACUAQAACwAAAAAA&#13;&#10;AAAAAAAAAAAvAQAAX3JlbHMvLnJlbHNQSwECLQAUAAYACAAAACEA6n+yQKYCAACeBQAADgAAAAAA&#13;&#10;AAAAAAAAAAAuAgAAZHJzL2Uyb0RvYy54bWxQSwECLQAUAAYACAAAACEAhB5NRuUAAAASAQAADwAA&#13;&#10;AAAAAAAAAAAAAAAABQAAZHJzL2Rvd25yZXYueG1sUEsFBgAAAAAEAAQA8wAAABIGAAAAAA==&#13;&#10;" filled="f" stroked="f">
                <v:path arrowok="t"/>
                <v:textbox inset="0,0,0,0">
                  <w:txbxContent>
                    <w:p w14:paraId="0148CB89" w14:textId="77777777" w:rsidR="00DC28EF" w:rsidRDefault="00DC28EF">
                      <w:pPr>
                        <w:tabs>
                          <w:tab w:val="decimal" w:pos="273"/>
                          <w:tab w:val="decimal" w:pos="975"/>
                          <w:tab w:val="decimal" w:pos="1674"/>
                          <w:tab w:val="decimal" w:pos="2376"/>
                          <w:tab w:val="decimal" w:pos="3074"/>
                          <w:tab w:val="decimal" w:pos="4190"/>
                        </w:tabs>
                        <w:spacing w:line="208" w:lineRule="auto"/>
                        <w:ind w:left="144"/>
                        <w:rPr>
                          <w:rFonts w:ascii="Times New Roman" w:hAnsi="Times New Roman"/>
                          <w:color w:val="000000"/>
                          <w:sz w:val="18"/>
                        </w:rPr>
                      </w:pPr>
                      <w:r>
                        <w:rPr>
                          <w:rFonts w:ascii="Times New Roman" w:hAnsi="Times New Roman"/>
                          <w:color w:val="000000"/>
                          <w:sz w:val="18"/>
                        </w:rPr>
                        <w:tab/>
                        <w:t>5.4</w:t>
                      </w:r>
                      <w:r>
                        <w:rPr>
                          <w:rFonts w:ascii="Times New Roman" w:hAnsi="Times New Roman"/>
                          <w:color w:val="000000"/>
                          <w:sz w:val="18"/>
                        </w:rPr>
                        <w:tab/>
                        <w:t>3.4</w:t>
                      </w:r>
                      <w:r>
                        <w:rPr>
                          <w:rFonts w:ascii="Times New Roman" w:hAnsi="Times New Roman"/>
                          <w:color w:val="000000"/>
                          <w:sz w:val="18"/>
                        </w:rPr>
                        <w:tab/>
                        <w:t>2.8</w:t>
                      </w:r>
                      <w:r>
                        <w:rPr>
                          <w:rFonts w:ascii="Times New Roman" w:hAnsi="Times New Roman"/>
                          <w:color w:val="000000"/>
                          <w:sz w:val="18"/>
                        </w:rPr>
                        <w:tab/>
                        <w:t>2.8</w:t>
                      </w:r>
                      <w:r>
                        <w:rPr>
                          <w:rFonts w:ascii="Times New Roman" w:hAnsi="Times New Roman"/>
                          <w:color w:val="000000"/>
                          <w:sz w:val="18"/>
                        </w:rPr>
                        <w:tab/>
                        <w:t>2.4</w:t>
                      </w:r>
                      <w:r>
                        <w:rPr>
                          <w:rFonts w:ascii="Times New Roman" w:hAnsi="Times New Roman"/>
                          <w:color w:val="000000"/>
                          <w:sz w:val="18"/>
                        </w:rPr>
                        <w:tab/>
                        <w:t>2.1</w:t>
                      </w:r>
                    </w:p>
                    <w:p w14:paraId="60B4F513" w14:textId="77777777" w:rsidR="00DC28EF" w:rsidRDefault="00DC28EF">
                      <w:pPr>
                        <w:tabs>
                          <w:tab w:val="decimal" w:pos="273"/>
                          <w:tab w:val="decimal" w:pos="975"/>
                          <w:tab w:val="decimal" w:pos="1674"/>
                          <w:tab w:val="decimal" w:pos="2376"/>
                          <w:tab w:val="decimal" w:pos="3074"/>
                          <w:tab w:val="decimal" w:pos="4190"/>
                        </w:tabs>
                        <w:spacing w:before="72" w:line="204" w:lineRule="auto"/>
                        <w:ind w:left="144"/>
                        <w:rPr>
                          <w:rFonts w:ascii="Times New Roman" w:hAnsi="Times New Roman"/>
                          <w:color w:val="000000"/>
                          <w:sz w:val="18"/>
                        </w:rPr>
                      </w:pPr>
                      <w:r>
                        <w:rPr>
                          <w:rFonts w:ascii="Times New Roman" w:hAnsi="Times New Roman"/>
                          <w:color w:val="000000"/>
                          <w:sz w:val="18"/>
                        </w:rPr>
                        <w:tab/>
                        <w:t>4.9</w:t>
                      </w:r>
                      <w:r>
                        <w:rPr>
                          <w:rFonts w:ascii="Times New Roman" w:hAnsi="Times New Roman"/>
                          <w:color w:val="000000"/>
                          <w:sz w:val="18"/>
                        </w:rPr>
                        <w:tab/>
                        <w:t>3.0</w:t>
                      </w:r>
                      <w:r>
                        <w:rPr>
                          <w:rFonts w:ascii="Times New Roman" w:hAnsi="Times New Roman"/>
                          <w:color w:val="000000"/>
                          <w:sz w:val="18"/>
                        </w:rPr>
                        <w:tab/>
                        <w:t>2.4</w:t>
                      </w:r>
                      <w:r>
                        <w:rPr>
                          <w:rFonts w:ascii="Times New Roman" w:hAnsi="Times New Roman"/>
                          <w:color w:val="000000"/>
                          <w:sz w:val="18"/>
                        </w:rPr>
                        <w:tab/>
                        <w:t>2.5</w:t>
                      </w:r>
                      <w:r>
                        <w:rPr>
                          <w:rFonts w:ascii="Times New Roman" w:hAnsi="Times New Roman"/>
                          <w:color w:val="000000"/>
                          <w:sz w:val="18"/>
                        </w:rPr>
                        <w:tab/>
                        <w:t>2.6</w:t>
                      </w:r>
                      <w:r>
                        <w:rPr>
                          <w:rFonts w:ascii="Times New Roman" w:hAnsi="Times New Roman"/>
                          <w:color w:val="000000"/>
                          <w:sz w:val="18"/>
                        </w:rPr>
                        <w:tab/>
                        <w:t>1.8</w:t>
                      </w:r>
                    </w:p>
                  </w:txbxContent>
                </v:textbox>
                <w10:wrap type="square" anchorx="page" anchory="page"/>
              </v:shape>
            </w:pict>
          </mc:Fallback>
        </mc:AlternateContent>
      </w:r>
      <w:r w:rsidRPr="00B80A37">
        <w:rPr>
          <w:noProof/>
        </w:rPr>
        <mc:AlternateContent>
          <mc:Choice Requires="wps">
            <w:drawing>
              <wp:anchor distT="0" distB="0" distL="0" distR="0" simplePos="0" relativeHeight="251935232" behindDoc="1" locked="0" layoutInCell="1" allowOverlap="1" wp14:anchorId="4A15195E" wp14:editId="0CC30D2B">
                <wp:simplePos x="0" y="0"/>
                <wp:positionH relativeFrom="page">
                  <wp:posOffset>1713230</wp:posOffset>
                </wp:positionH>
                <wp:positionV relativeFrom="page">
                  <wp:posOffset>6737985</wp:posOffset>
                </wp:positionV>
                <wp:extent cx="909955" cy="266065"/>
                <wp:effectExtent l="0" t="0" r="0" b="0"/>
                <wp:wrapSquare wrapText="bothSides"/>
                <wp:docPr id="676"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995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40C5A" w14:textId="77777777" w:rsidR="00DC28EF" w:rsidRDefault="00DC28EF">
                            <w:pPr>
                              <w:ind w:left="72" w:right="648"/>
                              <w:rPr>
                                <w:rFonts w:ascii="Times New Roman" w:hAnsi="Times New Roman"/>
                                <w:color w:val="000000"/>
                                <w:sz w:val="18"/>
                              </w:rPr>
                            </w:pPr>
                            <w:r>
                              <w:rPr>
                                <w:rFonts w:ascii="Times New Roman" w:hAnsi="Times New Roman"/>
                                <w:color w:val="000000"/>
                                <w:sz w:val="18"/>
                              </w:rPr>
                              <w:t>Mean Median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5195E" id="Text Box 658" o:spid="_x0000_s1073" type="#_x0000_t202" style="position:absolute;left:0;text-align:left;margin-left:134.9pt;margin-top:530.55pt;width:71.65pt;height:20.95pt;z-index:-25138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8NCpAIAAJ0FAAAOAAAAZHJzL2Uyb0RvYy54bWysVG1vmzAQ/j5p/8Hyd8rLgAAqqdoQpknd&#13;&#10;i9TuBzhggjWwme2EdNX++84mpGmrSdM2PliHfX58z91zd3l16Du0p1IxwXPsX3gYUV6JmvFtjr/e&#13;&#10;l06CkdKE16QTnOb4gSp8tXz75nIcMhqIVnQ1lQhAuMrGIcet1kPmuqpqaU/UhRgoh8NGyJ5o+JVb&#13;&#10;t5ZkBPS+cwPPi91RyHqQoqJKwW4xHeKlxW8aWunPTaOoRl2OITZtV2nXjVnd5SXJtpIMLauOYZC/&#13;&#10;iKInjMOjJ6iCaIJ2kr2C6lklhRKNvqhE74qmYRW1HICN771gc9eSgVoukBw1nNKk/h9s9Wn/RSJW&#13;&#10;5zhexBhx0kOR7ulBoxtxQHGUmAyNg8rA8W4AV32AA6i0ZauGW1F9U+DinvlMF5Tx3owfRQ2IZKeF&#13;&#10;vXFoZG/yBMwRwEBJHk5lMK9WsJl6aRpFGFVwFMSxF0cmCJdk8+VBKv2eih4ZI8cSqmzByf5W6cl1&#13;&#10;djFvcVGyroN9knX82QZgTjvwNFw1ZyYIW7hHCGOdrJPQCYN47YReUTjX5Sp04tJfRMW7YrUq/J/m&#13;&#10;XT/MWlbXlJtnZhH54Z8V6SjnqfwnGSnRsdrAmZCU3G5WnUR7AiIu7XdMyJmb+zwMmy/g8oKSH4Te&#13;&#10;TZA6ZZwsnLAMIyddeInj+elNGnthGhblc0q3jNN/p4RGqGoURJNofsvNs99rbiTrmYYx0bE+x8nJ&#13;&#10;iWQtJfWa17a0mrBuss9SYcJ/SgWUey601auR6CRWfdgcbBeEi1nwG1E/gIKlAIWBTGHGgdEK+QOj&#13;&#10;EeZFjtX3HZEUo+4Dh4Y0w2U25GxsZoPwCq7mWGM0mSs9DaHdINm2BeSpobi4hk5pmFWxaakpimN/&#13;&#10;wQywZI7zygyZ83/r9TRVl78AAAD//wMAUEsDBBQABgAIAAAAIQCXW+lm5QAAABIBAAAPAAAAZHJz&#13;&#10;L2Rvd25yZXYueG1sTE9NT8MwDL0j8R8iI3FjSToo0DWd0KaJA+KwsUkcsyY0FU1SJVmX/XvMCS6W&#13;&#10;7We/j3qZ7UAmHWLvnQA+Y0C0a73qXSdg/7G5ewISk3RKDt5pARcdYdlcX9WyUv7stnrapY4giYuV&#13;&#10;FGBSGitKY2u0lXHmR+0Q+/LByoRj6KgK8ozkdqAFYyW1sneoYOSoV0a337uTFXBYjZu3/Gnk+/Sg&#13;&#10;XtfF4/YS2izE7U1eL7C8LIAkndPfB/xmQP/QoLGjPzkVySCgKJ/Rf0KAlZwDwZN7PsfmiCvO5gxo&#13;&#10;U9P/UZofAAAA//8DAFBLAQItABQABgAIAAAAIQC2gziS/gAAAOEBAAATAAAAAAAAAAAAAAAAAAAA&#13;&#10;AABbQ29udGVudF9UeXBlc10ueG1sUEsBAi0AFAAGAAgAAAAhADj9If/WAAAAlAEAAAsAAAAAAAAA&#13;&#10;AAAAAAAALwEAAF9yZWxzLy5yZWxzUEsBAi0AFAAGAAgAAAAhAHaLw0KkAgAAnQUAAA4AAAAAAAAA&#13;&#10;AAAAAAAALgIAAGRycy9lMm9Eb2MueG1sUEsBAi0AFAAGAAgAAAAhAJdb6WblAAAAEgEAAA8AAAAA&#13;&#10;AAAAAAAAAAAA/gQAAGRycy9kb3ducmV2LnhtbFBLBQYAAAAABAAEAPMAAAAQBgAAAAA=&#13;&#10;" filled="f" stroked="f">
                <v:path arrowok="t"/>
                <v:textbox inset="0,0,0,0">
                  <w:txbxContent>
                    <w:p w14:paraId="17B40C5A" w14:textId="77777777" w:rsidR="00DC28EF" w:rsidRDefault="00DC28EF">
                      <w:pPr>
                        <w:ind w:left="72" w:right="648"/>
                        <w:rPr>
                          <w:rFonts w:ascii="Times New Roman" w:hAnsi="Times New Roman"/>
                          <w:color w:val="000000"/>
                          <w:sz w:val="18"/>
                        </w:rPr>
                      </w:pPr>
                      <w:r>
                        <w:rPr>
                          <w:rFonts w:ascii="Times New Roman" w:hAnsi="Times New Roman"/>
                          <w:color w:val="000000"/>
                          <w:sz w:val="18"/>
                        </w:rPr>
                        <w:t>Mean Median</w:t>
                      </w:r>
                    </w:p>
                  </w:txbxContent>
                </v:textbox>
                <w10:wrap type="square" anchorx="page" anchory="page"/>
              </v:shape>
            </w:pict>
          </mc:Fallback>
        </mc:AlternateContent>
      </w:r>
      <w:r w:rsidRPr="00B80A37">
        <w:rPr>
          <w:noProof/>
        </w:rPr>
        <mc:AlternateContent>
          <mc:Choice Requires="wps">
            <w:drawing>
              <wp:anchor distT="0" distB="0" distL="0" distR="0" simplePos="0" relativeHeight="251938304" behindDoc="1" locked="0" layoutInCell="1" allowOverlap="1" wp14:anchorId="64F787F4" wp14:editId="6CFE9B19">
                <wp:simplePos x="0" y="0"/>
                <wp:positionH relativeFrom="page">
                  <wp:posOffset>1795780</wp:posOffset>
                </wp:positionH>
                <wp:positionV relativeFrom="page">
                  <wp:posOffset>7022465</wp:posOffset>
                </wp:positionV>
                <wp:extent cx="827405" cy="578485"/>
                <wp:effectExtent l="0" t="0" r="0" b="0"/>
                <wp:wrapSquare wrapText="bothSides"/>
                <wp:docPr id="675"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7405"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F31F1" w14:textId="77777777" w:rsidR="00DC28EF" w:rsidRDefault="00DC28EF">
                            <w:pPr>
                              <w:spacing w:line="208" w:lineRule="exact"/>
                              <w:rPr>
                                <w:rFonts w:ascii="Times New Roman" w:hAnsi="Times New Roman"/>
                                <w:i/>
                                <w:color w:val="000000"/>
                                <w:spacing w:val="4"/>
                                <w:sz w:val="19"/>
                                <w:u w:val="single"/>
                              </w:rPr>
                            </w:pPr>
                            <w:r>
                              <w:rPr>
                                <w:rFonts w:ascii="Times New Roman" w:hAnsi="Times New Roman"/>
                                <w:i/>
                                <w:color w:val="000000"/>
                                <w:spacing w:val="4"/>
                                <w:sz w:val="19"/>
                                <w:u w:val="single"/>
                              </w:rPr>
                              <w:t>Additive</w:t>
                            </w:r>
                            <w:r>
                              <w:rPr>
                                <w:rFonts w:ascii="Times New Roman" w:hAnsi="Times New Roman"/>
                                <w:i/>
                                <w:color w:val="000000"/>
                                <w:spacing w:val="4"/>
                                <w:sz w:val="18"/>
                              </w:rPr>
                              <w:t xml:space="preserve"> term (t </w:t>
                            </w:r>
                            <w:r>
                              <w:rPr>
                                <w:rFonts w:ascii="Times New Roman" w:hAnsi="Times New Roman"/>
                                <w:color w:val="000000"/>
                                <w:sz w:val="18"/>
                              </w:rPr>
                              <w:t>Mean</w:t>
                            </w:r>
                          </w:p>
                          <w:p w14:paraId="578BCBE2" w14:textId="77777777" w:rsidR="00DC28EF" w:rsidRDefault="00DC28EF">
                            <w:pPr>
                              <w:spacing w:before="36" w:line="176" w:lineRule="exact"/>
                              <w:rPr>
                                <w:rFonts w:ascii="Times New Roman" w:hAnsi="Times New Roman"/>
                                <w:color w:val="000000"/>
                                <w:sz w:val="18"/>
                              </w:rPr>
                            </w:pPr>
                            <w:r>
                              <w:rPr>
                                <w:rFonts w:ascii="Times New Roman" w:hAnsi="Times New Roman"/>
                                <w:color w:val="000000"/>
                                <w:sz w:val="18"/>
                              </w:rPr>
                              <w:t>Median</w:t>
                            </w:r>
                          </w:p>
                          <w:p w14:paraId="29197512" w14:textId="77777777" w:rsidR="00DC28EF" w:rsidRDefault="00DC28EF">
                            <w:pPr>
                              <w:spacing w:before="72" w:line="200" w:lineRule="exact"/>
                              <w:rPr>
                                <w:rFonts w:ascii="Times New Roman" w:hAnsi="Times New Roman"/>
                                <w:color w:val="000000"/>
                                <w:spacing w:val="10"/>
                                <w:sz w:val="18"/>
                              </w:rPr>
                            </w:pPr>
                            <w:r>
                              <w:rPr>
                                <w:rFonts w:ascii="Times New Roman" w:hAnsi="Times New Roman"/>
                                <w:color w:val="000000"/>
                                <w:spacing w:val="10"/>
                                <w:sz w:val="18"/>
                              </w:rPr>
                              <w:t># observations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787F4" id="Text Box 657" o:spid="_x0000_s1074" type="#_x0000_t202" style="position:absolute;left:0;text-align:left;margin-left:141.4pt;margin-top:552.95pt;width:65.15pt;height:45.55pt;z-index:-25137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H9pAIAAJ0FAAAOAAAAZHJzL2Uyb0RvYy54bWysVG1vmzAQ/j5p/8HydwpkEF5UUrUhTJO6&#13;&#10;F6ndD3DABGtgM9sJdNX++84mpGmrSdM2PliHfX58z91zd3k1di06UKmY4Bn2LzyMKC9Fxfguw1/v&#13;&#10;CyfGSGnCK9IKTjP8QBW+Wr19czn0KV2IRrQVlQhAuEqHPsON1n3quqpsaEfUhegph8NayI5o+JU7&#13;&#10;t5JkAPSudReet3QHIateipIqBbv5dIhXFr+uaak/17WiGrUZhti0XaVdt2Z1V5ck3UnSN6w8hkH+&#13;&#10;IoqOMA6PnqByognaS/YKqmOlFErU+qIUnSvqmpXUcgA2vveCzV1Demq5QHJUf0qT+n+w5afDF4lY&#13;&#10;leFlFGLESQdFuqejRjdiRMswMhkaepWC410PrnqEA6i0Zav6W1F+U+DinvlMF5Tx3g4fRQWIZK+F&#13;&#10;vTHWsjN5AuYIYKAkD6cymFdL2IwXUeBBMCUchVEcxKEJwiXpfLmXSr+nokPGyLCEKltwcrhVenKd&#13;&#10;XcxbXBSsbWGfpC1/tgGY0w48DVfNmQnCFu4x8ZJNvIkDJ1gsN07g5blzXawDZ1n4UZi/y9fr3P9p&#13;&#10;3vWDtGFVRbl5ZhaRH/xZkY5ynsp/kpESLasMnAlJyd123Up0ICDiwn7HhJy5uc/DsPkCLi8o+YvA&#13;&#10;u1kkTrGMIycogtBJIi92PD+5SZZekAR58ZzSLeP03ymhIcNJuAgn0fyWm2e/19xI2jENY6JlHajj&#13;&#10;5ETShpJqwytbWk1YO9lnqTDhP6UCyj0X2urVSHQSqx63o+2CIJ4FvxXVAyhYClAYyBRmHBiNkD8w&#13;&#10;GmBeZFh93xNJMWo/cGhIM1xmQ87GdjYIL+FqhjVGk7nW0xDa95LtGkCeGoqLa+iUmlkVm5aaojj2&#13;&#10;F8wAS+Y4r8yQOf+3Xk9TdfULAAD//wMAUEsDBBQABgAIAAAAIQAkgeLG5wAAABIBAAAPAAAAZHJz&#13;&#10;L2Rvd25yZXYueG1sTI9BT8MwDIXvSPyHyEjcWNLC2NY1ndCmiQPaYQMkjl4TmoomqZqsy/493gku&#13;&#10;luxnP3+vXCXbsVEPofVOQjYRwLSrvWpdI+HjffswBxYiOoWdd1rCRQdYVbc3JRbKn91ej4fYMDJx&#13;&#10;oUAJJsa+4DzURlsME99rR9q3HyxGaoeGqwHPZG47ngvxzC22jj4Y7PXa6PrncLISPtf99i19GdyN&#13;&#10;U/W6yWf7y1AnKe/v0mZJ5WUJLOoU/y7gmoH4oSKwoz85FVgnIZ/nxB9JyMR0AYxWnrLHDNjxOlrM&#13;&#10;BPCq5P+jVL8AAAD//wMAUEsBAi0AFAAGAAgAAAAhALaDOJL+AAAA4QEAABMAAAAAAAAAAAAAAAAA&#13;&#10;AAAAAFtDb250ZW50X1R5cGVzXS54bWxQSwECLQAUAAYACAAAACEAOP0h/9YAAACUAQAACwAAAAAA&#13;&#10;AAAAAAAAAAAvAQAAX3JlbHMvLnJlbHNQSwECLQAUAAYACAAAACEApPix/aQCAACdBQAADgAAAAAA&#13;&#10;AAAAAAAAAAAuAgAAZHJzL2Uyb0RvYy54bWxQSwECLQAUAAYACAAAACEAJIHixucAAAASAQAADwAA&#13;&#10;AAAAAAAAAAAAAAD+BAAAZHJzL2Rvd25yZXYueG1sUEsFBgAAAAAEAAQA8wAAABIGAAAAAA==&#13;&#10;" filled="f" stroked="f">
                <v:path arrowok="t"/>
                <v:textbox inset="0,0,0,0">
                  <w:txbxContent>
                    <w:p w14:paraId="52DF31F1" w14:textId="77777777" w:rsidR="00DC28EF" w:rsidRDefault="00DC28EF">
                      <w:pPr>
                        <w:spacing w:line="208" w:lineRule="exact"/>
                        <w:rPr>
                          <w:rFonts w:ascii="Times New Roman" w:hAnsi="Times New Roman"/>
                          <w:i/>
                          <w:color w:val="000000"/>
                          <w:spacing w:val="4"/>
                          <w:sz w:val="19"/>
                          <w:u w:val="single"/>
                        </w:rPr>
                      </w:pPr>
                      <w:r>
                        <w:rPr>
                          <w:rFonts w:ascii="Times New Roman" w:hAnsi="Times New Roman"/>
                          <w:i/>
                          <w:color w:val="000000"/>
                          <w:spacing w:val="4"/>
                          <w:sz w:val="19"/>
                          <w:u w:val="single"/>
                        </w:rPr>
                        <w:t>Additive</w:t>
                      </w:r>
                      <w:r>
                        <w:rPr>
                          <w:rFonts w:ascii="Times New Roman" w:hAnsi="Times New Roman"/>
                          <w:i/>
                          <w:color w:val="000000"/>
                          <w:spacing w:val="4"/>
                          <w:sz w:val="18"/>
                        </w:rPr>
                        <w:t xml:space="preserve"> term (t </w:t>
                      </w:r>
                      <w:r>
                        <w:rPr>
                          <w:rFonts w:ascii="Times New Roman" w:hAnsi="Times New Roman"/>
                          <w:color w:val="000000"/>
                          <w:sz w:val="18"/>
                        </w:rPr>
                        <w:t>Mean</w:t>
                      </w:r>
                    </w:p>
                    <w:p w14:paraId="578BCBE2" w14:textId="77777777" w:rsidR="00DC28EF" w:rsidRDefault="00DC28EF">
                      <w:pPr>
                        <w:spacing w:before="36" w:line="176" w:lineRule="exact"/>
                        <w:rPr>
                          <w:rFonts w:ascii="Times New Roman" w:hAnsi="Times New Roman"/>
                          <w:color w:val="000000"/>
                          <w:sz w:val="18"/>
                        </w:rPr>
                      </w:pPr>
                      <w:r>
                        <w:rPr>
                          <w:rFonts w:ascii="Times New Roman" w:hAnsi="Times New Roman"/>
                          <w:color w:val="000000"/>
                          <w:sz w:val="18"/>
                        </w:rPr>
                        <w:t>Median</w:t>
                      </w:r>
                    </w:p>
                    <w:p w14:paraId="29197512" w14:textId="77777777" w:rsidR="00DC28EF" w:rsidRDefault="00DC28EF">
                      <w:pPr>
                        <w:spacing w:before="72" w:line="200" w:lineRule="exact"/>
                        <w:rPr>
                          <w:rFonts w:ascii="Times New Roman" w:hAnsi="Times New Roman"/>
                          <w:color w:val="000000"/>
                          <w:spacing w:val="10"/>
                          <w:sz w:val="18"/>
                        </w:rPr>
                      </w:pPr>
                      <w:r>
                        <w:rPr>
                          <w:rFonts w:ascii="Times New Roman" w:hAnsi="Times New Roman"/>
                          <w:color w:val="000000"/>
                          <w:spacing w:val="10"/>
                          <w:sz w:val="18"/>
                        </w:rPr>
                        <w:t># observations</w:t>
                      </w:r>
                    </w:p>
                  </w:txbxContent>
                </v:textbox>
                <w10:wrap type="square" anchorx="page" anchory="page"/>
              </v:shape>
            </w:pict>
          </mc:Fallback>
        </mc:AlternateContent>
      </w:r>
      <w:r w:rsidRPr="00B80A37">
        <w:rPr>
          <w:noProof/>
        </w:rPr>
        <mc:AlternateContent>
          <mc:Choice Requires="wps">
            <w:drawing>
              <wp:anchor distT="0" distB="0" distL="0" distR="0" simplePos="0" relativeHeight="251941376" behindDoc="1" locked="0" layoutInCell="1" allowOverlap="1" wp14:anchorId="7ED0B44E" wp14:editId="1F84CB1E">
                <wp:simplePos x="0" y="0"/>
                <wp:positionH relativeFrom="page">
                  <wp:posOffset>2680335</wp:posOffset>
                </wp:positionH>
                <wp:positionV relativeFrom="page">
                  <wp:posOffset>7022465</wp:posOffset>
                </wp:positionV>
                <wp:extent cx="2804795" cy="578485"/>
                <wp:effectExtent l="0" t="0" r="0" b="0"/>
                <wp:wrapSquare wrapText="bothSides"/>
                <wp:docPr id="674"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4795"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185D5" w14:textId="77777777" w:rsidR="00DC28EF" w:rsidRDefault="00DC28EF">
                            <w:pPr>
                              <w:spacing w:line="220" w:lineRule="auto"/>
                              <w:rPr>
                                <w:rFonts w:ascii="Times New Roman" w:hAnsi="Times New Roman"/>
                                <w:b/>
                                <w:i/>
                                <w:color w:val="000000"/>
                                <w:spacing w:val="-6"/>
                                <w:sz w:val="25"/>
                              </w:rPr>
                            </w:pPr>
                            <w:r>
                              <w:rPr>
                                <w:rFonts w:ascii="Times New Roman" w:hAnsi="Times New Roman"/>
                                <w:b/>
                                <w:i/>
                                <w:color w:val="000000"/>
                                <w:spacing w:val="-6"/>
                                <w:sz w:val="25"/>
                              </w:rPr>
                              <w:t>d /P</w:t>
                            </w:r>
                            <w:r>
                              <w:rPr>
                                <w:rFonts w:ascii="Times New Roman" w:hAnsi="Times New Roman"/>
                                <w:b/>
                                <w:i/>
                                <w:color w:val="000000"/>
                                <w:spacing w:val="-6"/>
                                <w:sz w:val="25"/>
                                <w:vertAlign w:val="subscript"/>
                              </w:rPr>
                              <w:t>,</w:t>
                            </w:r>
                            <w:r>
                              <w:rPr>
                                <w:rFonts w:ascii="Times New Roman" w:hAnsi="Times New Roman"/>
                                <w:color w:val="000000"/>
                                <w:spacing w:val="-6"/>
                                <w:w w:val="120"/>
                                <w:sz w:val="25"/>
                                <w:vertAlign w:val="subscript"/>
                              </w:rPr>
                              <w:t xml:space="preserve"> in</w:t>
                            </w:r>
                            <w:r>
                              <w:rPr>
                                <w:rFonts w:ascii="Times New Roman" w:hAnsi="Times New Roman"/>
                                <w:color w:val="000000"/>
                                <w:spacing w:val="-6"/>
                                <w:sz w:val="18"/>
                              </w:rPr>
                              <w:t xml:space="preserve"> %)</w:t>
                            </w:r>
                          </w:p>
                          <w:p w14:paraId="0AC8013E" w14:textId="77777777" w:rsidR="00DC28EF" w:rsidRDefault="00DC28EF">
                            <w:pPr>
                              <w:tabs>
                                <w:tab w:val="decimal" w:pos="273"/>
                                <w:tab w:val="decimal" w:pos="975"/>
                                <w:tab w:val="decimal" w:pos="1674"/>
                                <w:tab w:val="decimal" w:pos="2376"/>
                                <w:tab w:val="decimal" w:pos="3074"/>
                                <w:tab w:val="decimal" w:pos="4190"/>
                              </w:tabs>
                              <w:spacing w:line="204" w:lineRule="auto"/>
                              <w:ind w:left="144"/>
                              <w:rPr>
                                <w:rFonts w:ascii="Times New Roman" w:hAnsi="Times New Roman"/>
                                <w:color w:val="000000"/>
                                <w:sz w:val="18"/>
                              </w:rPr>
                            </w:pPr>
                            <w:r>
                              <w:rPr>
                                <w:rFonts w:ascii="Times New Roman" w:hAnsi="Times New Roman"/>
                                <w:color w:val="000000"/>
                                <w:sz w:val="18"/>
                              </w:rPr>
                              <w:tab/>
                              <w:t>4.6</w:t>
                            </w:r>
                            <w:r>
                              <w:rPr>
                                <w:rFonts w:ascii="Times New Roman" w:hAnsi="Times New Roman"/>
                                <w:color w:val="000000"/>
                                <w:sz w:val="18"/>
                              </w:rPr>
                              <w:tab/>
                              <w:t>2.6</w:t>
                            </w:r>
                            <w:r>
                              <w:rPr>
                                <w:rFonts w:ascii="Times New Roman" w:hAnsi="Times New Roman"/>
                                <w:color w:val="000000"/>
                                <w:sz w:val="18"/>
                              </w:rPr>
                              <w:tab/>
                              <w:t>3.1</w:t>
                            </w:r>
                            <w:r>
                              <w:rPr>
                                <w:rFonts w:ascii="Times New Roman" w:hAnsi="Times New Roman"/>
                                <w:color w:val="000000"/>
                                <w:sz w:val="18"/>
                              </w:rPr>
                              <w:tab/>
                              <w:t>2.4</w:t>
                            </w:r>
                            <w:r>
                              <w:rPr>
                                <w:rFonts w:ascii="Times New Roman" w:hAnsi="Times New Roman"/>
                                <w:color w:val="000000"/>
                                <w:sz w:val="18"/>
                              </w:rPr>
                              <w:tab/>
                              <w:t>2.1</w:t>
                            </w:r>
                            <w:r>
                              <w:rPr>
                                <w:rFonts w:ascii="Times New Roman" w:hAnsi="Times New Roman"/>
                                <w:color w:val="000000"/>
                                <w:sz w:val="18"/>
                              </w:rPr>
                              <w:tab/>
                              <w:t>1.5</w:t>
                            </w:r>
                          </w:p>
                          <w:p w14:paraId="35E4583A" w14:textId="77777777" w:rsidR="00DC28EF" w:rsidRDefault="00DC28EF">
                            <w:pPr>
                              <w:tabs>
                                <w:tab w:val="decimal" w:pos="273"/>
                                <w:tab w:val="decimal" w:pos="975"/>
                                <w:tab w:val="decimal" w:pos="1674"/>
                                <w:tab w:val="decimal" w:pos="2376"/>
                                <w:tab w:val="decimal" w:pos="3074"/>
                                <w:tab w:val="decimal" w:pos="4190"/>
                              </w:tabs>
                              <w:spacing w:before="36" w:line="208" w:lineRule="auto"/>
                              <w:ind w:left="144"/>
                              <w:rPr>
                                <w:rFonts w:ascii="Times New Roman" w:hAnsi="Times New Roman"/>
                                <w:color w:val="000000"/>
                                <w:sz w:val="18"/>
                              </w:rPr>
                            </w:pPr>
                            <w:r>
                              <w:rPr>
                                <w:rFonts w:ascii="Times New Roman" w:hAnsi="Times New Roman"/>
                                <w:color w:val="000000"/>
                                <w:sz w:val="18"/>
                              </w:rPr>
                              <w:tab/>
                              <w:t>2.9</w:t>
                            </w:r>
                            <w:r>
                              <w:rPr>
                                <w:rFonts w:ascii="Times New Roman" w:hAnsi="Times New Roman"/>
                                <w:color w:val="000000"/>
                                <w:sz w:val="18"/>
                              </w:rPr>
                              <w:tab/>
                              <w:t>1.3</w:t>
                            </w:r>
                            <w:r>
                              <w:rPr>
                                <w:rFonts w:ascii="Times New Roman" w:hAnsi="Times New Roman"/>
                                <w:color w:val="000000"/>
                                <w:sz w:val="18"/>
                              </w:rPr>
                              <w:tab/>
                              <w:t>1.9</w:t>
                            </w:r>
                            <w:r>
                              <w:rPr>
                                <w:rFonts w:ascii="Times New Roman" w:hAnsi="Times New Roman"/>
                                <w:color w:val="000000"/>
                                <w:sz w:val="18"/>
                              </w:rPr>
                              <w:tab/>
                              <w:t>1.5</w:t>
                            </w:r>
                            <w:r>
                              <w:rPr>
                                <w:rFonts w:ascii="Times New Roman" w:hAnsi="Times New Roman"/>
                                <w:color w:val="000000"/>
                                <w:sz w:val="18"/>
                              </w:rPr>
                              <w:tab/>
                              <w:t>1.3</w:t>
                            </w:r>
                            <w:r>
                              <w:rPr>
                                <w:rFonts w:ascii="Times New Roman" w:hAnsi="Times New Roman"/>
                                <w:color w:val="000000"/>
                                <w:sz w:val="18"/>
                              </w:rPr>
                              <w:tab/>
                              <w:t>0.8</w:t>
                            </w:r>
                          </w:p>
                          <w:p w14:paraId="14198576" w14:textId="77777777" w:rsidR="00DC28EF" w:rsidRDefault="00DC28EF">
                            <w:pPr>
                              <w:tabs>
                                <w:tab w:val="right" w:pos="4413"/>
                              </w:tabs>
                              <w:spacing w:before="72" w:line="204" w:lineRule="auto"/>
                              <w:rPr>
                                <w:rFonts w:ascii="Times New Roman" w:hAnsi="Times New Roman"/>
                                <w:color w:val="000000"/>
                                <w:spacing w:val="24"/>
                                <w:sz w:val="18"/>
                              </w:rPr>
                            </w:pPr>
                            <w:r>
                              <w:rPr>
                                <w:rFonts w:ascii="Times New Roman" w:hAnsi="Times New Roman"/>
                                <w:color w:val="000000"/>
                                <w:spacing w:val="24"/>
                                <w:sz w:val="18"/>
                              </w:rPr>
                              <w:t>19196 17916 29387 36677 37643</w:t>
                            </w:r>
                            <w:r>
                              <w:rPr>
                                <w:rFonts w:ascii="Times New Roman" w:hAnsi="Times New Roman"/>
                                <w:color w:val="000000"/>
                                <w:spacing w:val="24"/>
                                <w:sz w:val="18"/>
                              </w:rPr>
                              <w:tab/>
                            </w:r>
                            <w:r>
                              <w:rPr>
                                <w:rFonts w:ascii="Times New Roman" w:hAnsi="Times New Roman"/>
                                <w:color w:val="000000"/>
                                <w:sz w:val="18"/>
                              </w:rPr>
                              <w:t>38820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0B44E" id="Text Box 656" o:spid="_x0000_s1075" type="#_x0000_t202" style="position:absolute;left:0;text-align:left;margin-left:211.05pt;margin-top:552.95pt;width:220.85pt;height:45.55pt;z-index:-25137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W3WpQIAAJ4FAAAOAAAAZHJzL2Uyb0RvYy54bWysVG1vmzAQ/j5p/8HydwpkhgAqqdYQpknd&#13;&#10;i9TuBzhggjWwme2UdNP++84mpGmrSdM2PliHfX58z91zd3l16Dt0z5TmUuQ4vAgwYqKSNRe7HH+5&#13;&#10;K70EI22oqGknBcvxA9P4avX61eU4ZGwhW9nVTCEAETobhxy3xgyZ7+uqZT3VF3JgAg4bqXpq4Fft&#13;&#10;/FrREdD7zl8EQeyPUtWDkhXTGnaL6RCvHH7TsMp8ahrNDOpyDLEZtyq3bu3qry5ptlN0aHl1DIP+&#13;&#10;RRQ95QIePUEV1FC0V/wFVM8rJbVszEUle182Da+Y4wBswuAZm9uWDsxxgeTo4ZQm/f9gq4/3nxXi&#13;&#10;dY7jJcFI0B6KdMcOBl3LA4qj2GZoHHQGjrcDuJoDHEClHVs93MjqqwYX/8xnuqCt93b8IGtApHsj&#13;&#10;3Y1Do3qbJ2COAAZK8nAqg321gs1FEpBlGmFUwVm0TEgS2Sh8ms23B6XNOyZ7ZI0cKyizQ6f3N9pM&#13;&#10;rrOLfUzIkncd7NOsE082AHPagbfhqj2zUbjK/UiDdJNsEuKRRbzxSFAU3ttyTby4DJdR8aZYr4vw&#13;&#10;p303JFnL65oJ+8ysopD8WZWOep7qf9KRlh2vLZwNSavddt0pdE9BxaX7jgk5c/OfhuHyBVyeUQoX&#13;&#10;JLhepF4ZJ0uPlCTy0mWQeEGYXqdxQFJSlE8p3XDB/p0SGnOcRotoUs1vuQXue8mNZj03MCc63uc4&#13;&#10;OTnRrGW03ojaldZQ3k32WSps+I+pgHLPhXaCtRqd1GoO24NrA5LOit/K+gEkrCQoDHQKQw6MVqrv&#13;&#10;GI0wMHKsv+2pYhh17wV0pJ0us6FmYzsbVFRwNccGo8lcm2kK7QfFdy0gTx0l5FtolYY7FduemqI4&#13;&#10;NhgMAUfmOLDslDn/d16PY3X1CwAA//8DAFBLAwQUAAYACAAAACEAkmn3QuUAAAASAQAADwAAAGRy&#13;&#10;cy9kb3ducmV2LnhtbExPy07DMBC8I/EP1iJxo3YCfaVxKtSq4oA4tIDE0Y1NHBGvo9hN3b9ne4LL&#13;&#10;SrszO49ynVzHRjOE1qOEbCKAGay9brGR8PG+e1gAC1GhVp1HI+FiAqyr25tSFdqfcW/GQ2wYiWAo&#13;&#10;lAQbY19wHmprnAoT3xsk7NsPTkVah4brQZ1J3HU8F2LGnWqRHKzqzcaa+udwchI+N/3uNX1Z9TZO&#13;&#10;9cs2n+8vQ52kvL9L2xWN5xWwaFL8+4BrB8oPFQU7+hPqwDoJT3meEZWATEyXwIiymD1SpeP1tJwL&#13;&#10;4FXJ/1epfgEAAP//AwBQSwECLQAUAAYACAAAACEAtoM4kv4AAADhAQAAEwAAAAAAAAAAAAAAAAAA&#13;&#10;AAAAW0NvbnRlbnRfVHlwZXNdLnhtbFBLAQItABQABgAIAAAAIQA4/SH/1gAAAJQBAAALAAAAAAAA&#13;&#10;AAAAAAAAAC8BAABfcmVscy8ucmVsc1BLAQItABQABgAIAAAAIQASdW3WpQIAAJ4FAAAOAAAAAAAA&#13;&#10;AAAAAAAAAC4CAABkcnMvZTJvRG9jLnhtbFBLAQItABQABgAIAAAAIQCSafdC5QAAABIBAAAPAAAA&#13;&#10;AAAAAAAAAAAAAP8EAABkcnMvZG93bnJldi54bWxQSwUGAAAAAAQABADzAAAAEQYAAAAA&#13;&#10;" filled="f" stroked="f">
                <v:path arrowok="t"/>
                <v:textbox inset="0,0,0,0">
                  <w:txbxContent>
                    <w:p w14:paraId="159185D5" w14:textId="77777777" w:rsidR="00DC28EF" w:rsidRDefault="00DC28EF">
                      <w:pPr>
                        <w:spacing w:line="220" w:lineRule="auto"/>
                        <w:rPr>
                          <w:rFonts w:ascii="Times New Roman" w:hAnsi="Times New Roman"/>
                          <w:b/>
                          <w:i/>
                          <w:color w:val="000000"/>
                          <w:spacing w:val="-6"/>
                          <w:sz w:val="25"/>
                        </w:rPr>
                      </w:pPr>
                      <w:r>
                        <w:rPr>
                          <w:rFonts w:ascii="Times New Roman" w:hAnsi="Times New Roman"/>
                          <w:b/>
                          <w:i/>
                          <w:color w:val="000000"/>
                          <w:spacing w:val="-6"/>
                          <w:sz w:val="25"/>
                        </w:rPr>
                        <w:t>d /P</w:t>
                      </w:r>
                      <w:r>
                        <w:rPr>
                          <w:rFonts w:ascii="Times New Roman" w:hAnsi="Times New Roman"/>
                          <w:b/>
                          <w:i/>
                          <w:color w:val="000000"/>
                          <w:spacing w:val="-6"/>
                          <w:sz w:val="25"/>
                          <w:vertAlign w:val="subscript"/>
                        </w:rPr>
                        <w:t>,</w:t>
                      </w:r>
                      <w:r>
                        <w:rPr>
                          <w:rFonts w:ascii="Times New Roman" w:hAnsi="Times New Roman"/>
                          <w:color w:val="000000"/>
                          <w:spacing w:val="-6"/>
                          <w:w w:val="120"/>
                          <w:sz w:val="25"/>
                          <w:vertAlign w:val="subscript"/>
                        </w:rPr>
                        <w:t xml:space="preserve"> in</w:t>
                      </w:r>
                      <w:r>
                        <w:rPr>
                          <w:rFonts w:ascii="Times New Roman" w:hAnsi="Times New Roman"/>
                          <w:color w:val="000000"/>
                          <w:spacing w:val="-6"/>
                          <w:sz w:val="18"/>
                        </w:rPr>
                        <w:t xml:space="preserve"> %)</w:t>
                      </w:r>
                    </w:p>
                    <w:p w14:paraId="0AC8013E" w14:textId="77777777" w:rsidR="00DC28EF" w:rsidRDefault="00DC28EF">
                      <w:pPr>
                        <w:tabs>
                          <w:tab w:val="decimal" w:pos="273"/>
                          <w:tab w:val="decimal" w:pos="975"/>
                          <w:tab w:val="decimal" w:pos="1674"/>
                          <w:tab w:val="decimal" w:pos="2376"/>
                          <w:tab w:val="decimal" w:pos="3074"/>
                          <w:tab w:val="decimal" w:pos="4190"/>
                        </w:tabs>
                        <w:spacing w:line="204" w:lineRule="auto"/>
                        <w:ind w:left="144"/>
                        <w:rPr>
                          <w:rFonts w:ascii="Times New Roman" w:hAnsi="Times New Roman"/>
                          <w:color w:val="000000"/>
                          <w:sz w:val="18"/>
                        </w:rPr>
                      </w:pPr>
                      <w:r>
                        <w:rPr>
                          <w:rFonts w:ascii="Times New Roman" w:hAnsi="Times New Roman"/>
                          <w:color w:val="000000"/>
                          <w:sz w:val="18"/>
                        </w:rPr>
                        <w:tab/>
                        <w:t>4.6</w:t>
                      </w:r>
                      <w:r>
                        <w:rPr>
                          <w:rFonts w:ascii="Times New Roman" w:hAnsi="Times New Roman"/>
                          <w:color w:val="000000"/>
                          <w:sz w:val="18"/>
                        </w:rPr>
                        <w:tab/>
                        <w:t>2.6</w:t>
                      </w:r>
                      <w:r>
                        <w:rPr>
                          <w:rFonts w:ascii="Times New Roman" w:hAnsi="Times New Roman"/>
                          <w:color w:val="000000"/>
                          <w:sz w:val="18"/>
                        </w:rPr>
                        <w:tab/>
                        <w:t>3.1</w:t>
                      </w:r>
                      <w:r>
                        <w:rPr>
                          <w:rFonts w:ascii="Times New Roman" w:hAnsi="Times New Roman"/>
                          <w:color w:val="000000"/>
                          <w:sz w:val="18"/>
                        </w:rPr>
                        <w:tab/>
                        <w:t>2.4</w:t>
                      </w:r>
                      <w:r>
                        <w:rPr>
                          <w:rFonts w:ascii="Times New Roman" w:hAnsi="Times New Roman"/>
                          <w:color w:val="000000"/>
                          <w:sz w:val="18"/>
                        </w:rPr>
                        <w:tab/>
                        <w:t>2.1</w:t>
                      </w:r>
                      <w:r>
                        <w:rPr>
                          <w:rFonts w:ascii="Times New Roman" w:hAnsi="Times New Roman"/>
                          <w:color w:val="000000"/>
                          <w:sz w:val="18"/>
                        </w:rPr>
                        <w:tab/>
                        <w:t>1.5</w:t>
                      </w:r>
                    </w:p>
                    <w:p w14:paraId="35E4583A" w14:textId="77777777" w:rsidR="00DC28EF" w:rsidRDefault="00DC28EF">
                      <w:pPr>
                        <w:tabs>
                          <w:tab w:val="decimal" w:pos="273"/>
                          <w:tab w:val="decimal" w:pos="975"/>
                          <w:tab w:val="decimal" w:pos="1674"/>
                          <w:tab w:val="decimal" w:pos="2376"/>
                          <w:tab w:val="decimal" w:pos="3074"/>
                          <w:tab w:val="decimal" w:pos="4190"/>
                        </w:tabs>
                        <w:spacing w:before="36" w:line="208" w:lineRule="auto"/>
                        <w:ind w:left="144"/>
                        <w:rPr>
                          <w:rFonts w:ascii="Times New Roman" w:hAnsi="Times New Roman"/>
                          <w:color w:val="000000"/>
                          <w:sz w:val="18"/>
                        </w:rPr>
                      </w:pPr>
                      <w:r>
                        <w:rPr>
                          <w:rFonts w:ascii="Times New Roman" w:hAnsi="Times New Roman"/>
                          <w:color w:val="000000"/>
                          <w:sz w:val="18"/>
                        </w:rPr>
                        <w:tab/>
                        <w:t>2.9</w:t>
                      </w:r>
                      <w:r>
                        <w:rPr>
                          <w:rFonts w:ascii="Times New Roman" w:hAnsi="Times New Roman"/>
                          <w:color w:val="000000"/>
                          <w:sz w:val="18"/>
                        </w:rPr>
                        <w:tab/>
                        <w:t>1.3</w:t>
                      </w:r>
                      <w:r>
                        <w:rPr>
                          <w:rFonts w:ascii="Times New Roman" w:hAnsi="Times New Roman"/>
                          <w:color w:val="000000"/>
                          <w:sz w:val="18"/>
                        </w:rPr>
                        <w:tab/>
                        <w:t>1.9</w:t>
                      </w:r>
                      <w:r>
                        <w:rPr>
                          <w:rFonts w:ascii="Times New Roman" w:hAnsi="Times New Roman"/>
                          <w:color w:val="000000"/>
                          <w:sz w:val="18"/>
                        </w:rPr>
                        <w:tab/>
                        <w:t>1.5</w:t>
                      </w:r>
                      <w:r>
                        <w:rPr>
                          <w:rFonts w:ascii="Times New Roman" w:hAnsi="Times New Roman"/>
                          <w:color w:val="000000"/>
                          <w:sz w:val="18"/>
                        </w:rPr>
                        <w:tab/>
                        <w:t>1.3</w:t>
                      </w:r>
                      <w:r>
                        <w:rPr>
                          <w:rFonts w:ascii="Times New Roman" w:hAnsi="Times New Roman"/>
                          <w:color w:val="000000"/>
                          <w:sz w:val="18"/>
                        </w:rPr>
                        <w:tab/>
                        <w:t>0.8</w:t>
                      </w:r>
                    </w:p>
                    <w:p w14:paraId="14198576" w14:textId="77777777" w:rsidR="00DC28EF" w:rsidRDefault="00DC28EF">
                      <w:pPr>
                        <w:tabs>
                          <w:tab w:val="right" w:pos="4413"/>
                        </w:tabs>
                        <w:spacing w:before="72" w:line="204" w:lineRule="auto"/>
                        <w:rPr>
                          <w:rFonts w:ascii="Times New Roman" w:hAnsi="Times New Roman"/>
                          <w:color w:val="000000"/>
                          <w:spacing w:val="24"/>
                          <w:sz w:val="18"/>
                        </w:rPr>
                      </w:pPr>
                      <w:r>
                        <w:rPr>
                          <w:rFonts w:ascii="Times New Roman" w:hAnsi="Times New Roman"/>
                          <w:color w:val="000000"/>
                          <w:spacing w:val="24"/>
                          <w:sz w:val="18"/>
                        </w:rPr>
                        <w:t>19196 17916 29387 36677 37643</w:t>
                      </w:r>
                      <w:r>
                        <w:rPr>
                          <w:rFonts w:ascii="Times New Roman" w:hAnsi="Times New Roman"/>
                          <w:color w:val="000000"/>
                          <w:spacing w:val="24"/>
                          <w:sz w:val="18"/>
                        </w:rPr>
                        <w:tab/>
                      </w:r>
                      <w:r>
                        <w:rPr>
                          <w:rFonts w:ascii="Times New Roman" w:hAnsi="Times New Roman"/>
                          <w:color w:val="000000"/>
                          <w:sz w:val="18"/>
                        </w:rPr>
                        <w:t>38820</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575808" behindDoc="0" locked="0" layoutInCell="1" allowOverlap="1" wp14:anchorId="39119185" wp14:editId="6C8AB0F8">
                <wp:simplePos x="0" y="0"/>
                <wp:positionH relativeFrom="page">
                  <wp:posOffset>2632075</wp:posOffset>
                </wp:positionH>
                <wp:positionV relativeFrom="page">
                  <wp:posOffset>6734810</wp:posOffset>
                </wp:positionV>
                <wp:extent cx="0" cy="302260"/>
                <wp:effectExtent l="0" t="0" r="0" b="2540"/>
                <wp:wrapNone/>
                <wp:docPr id="673"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226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C300A" id="Line 655" o:spid="_x0000_s1026" style="position:absolute;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7.25pt,530.3pt" to="207.25pt,55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PSLEwIAAC4EAAAOAAAAZHJzL2Uyb0RvYy54bWysU1HP2iAUfV+y/0B417Za+/k11i+L1b24&#13;&#10;zeTbfgACtWQUCKDVLPvvu1B1c3tZlvWBAvdyOOfew+Ll3El04tYJrSqcjVOMuKKaCXWo8JfPm9Ec&#13;&#10;I+eJYkRqxSt84Q6/LN++WfSm5BPdasm4RQCiXNmbCrfemzJJHG15R9xYG64g2GjbEQ9Le0iYJT2g&#13;&#10;dzKZpGmR9NoyYzXlzsFuPQTxMuI3Daf+U9M47pGsMHDzcbRx3IcxWS5IebDEtIJeaZB/YNERoeDS&#13;&#10;O1RNPEFHK/6A6gS12unGj6nuEt00gvKoAdRk6W9qXltieNQCxXHmXib3/2Dpx9POIsEqXDxNMVKk&#13;&#10;gyZtheKomM1CdXrjSkhaqZ0N+uhZvZqtpl8dxJKHYFg4A2j7/oNmAEOOXseinBvbhcMgF51j7S/3&#13;&#10;2vOzR3TYpLA7TSeTIrYlIeXtnLHOv+e6Q2FSYQn0Ii45bZ0PPEh5SwnXKL0RUsbOSoX6Cud5PosH&#13;&#10;nJaChWBIc/awX0mLTiR4I35BMIA9pAXkmrh2yIuhwTVWHxWLt7ScsPV17omQwxyApAoXgUTgeZ0N&#13;&#10;rvj2nD6v5+t5PsonxXqUp3U9erdZ5aNikz3N6mm9WtXZ98A5y8tWMMZVoH1zaJb/nQOub2Xw1t2j&#13;&#10;9/okj+hRO5C9/SPp2OPQ1sEKe80uOxvKFNoNpozJ1wcUXP/rOmb9fObLHwAAAP//AwBQSwMEFAAG&#13;&#10;AAgAAAAhABv77dXkAAAAEgEAAA8AAABkcnMvZG93bnJldi54bWxMT8tOwzAQvCP1H6ytxI3aqYKJ&#13;&#10;0jhVxeuCREVB9LqN3SQitqPYbdK/ZxEHuKy0M7OzM8V6sh07myG03ilIFgKYcZXXrasVfLw/3WTA&#13;&#10;QkSnsfPOKLiYAOtydlVgrv3o3sx5F2tGJi7kqKCJsc85D1VjLIaF740j7ugHi5HWoeZ6wJHMbceX&#13;&#10;QkhusXX0ocHe3Dem+tqdrIJsj+P2sd3ItKr38vh6uXv+3L4odT2fHlY0Nitg0Uzx7wJ+OlB+KCnY&#13;&#10;wZ+cDqxTkCbpLUmJEFJIYCT5hQ4EJSJbAi8L/r9K+Q0AAP//AwBQSwECLQAUAAYACAAAACEAtoM4&#13;&#10;kv4AAADhAQAAEwAAAAAAAAAAAAAAAAAAAAAAW0NvbnRlbnRfVHlwZXNdLnhtbFBLAQItABQABgAI&#13;&#10;AAAAIQA4/SH/1gAAAJQBAAALAAAAAAAAAAAAAAAAAC8BAABfcmVscy8ucmVsc1BLAQItABQABgAI&#13;&#10;AAAAIQB3hPSLEwIAAC4EAAAOAAAAAAAAAAAAAAAAAC4CAABkcnMvZTJvRG9jLnhtbFBLAQItABQA&#13;&#10;BgAIAAAAIQAb++3V5AAAABIBAAAPAAAAAAAAAAAAAAAAAG0EAABkcnMvZG93bnJldi54bWxQSwUG&#13;&#10;AAAAAAQABADzAAAAfgU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78880" behindDoc="0" locked="0" layoutInCell="1" allowOverlap="1" wp14:anchorId="4BDD28B0" wp14:editId="59A9A86E">
                <wp:simplePos x="0" y="0"/>
                <wp:positionH relativeFrom="page">
                  <wp:posOffset>1713230</wp:posOffset>
                </wp:positionH>
                <wp:positionV relativeFrom="page">
                  <wp:posOffset>7018020</wp:posOffset>
                </wp:positionV>
                <wp:extent cx="4115435" cy="0"/>
                <wp:effectExtent l="0" t="0" r="0" b="0"/>
                <wp:wrapNone/>
                <wp:docPr id="672"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14316" id="Line 654"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552.6pt" to="458.95pt,55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UZNEwIAAC8EAAAOAAAAZHJzL2Uyb0RvYy54bWysU8GO2yAQvVfqPyDuie0syWatOKsqTnrZ&#13;&#10;tpG2/QACOEbFgIDEiar+ewecpE17qar6gIEZHu/NPBbPp06ho3BeGl3hYpxjJDQzXOp9hb983ozm&#13;&#10;GPlANafKaFHhs/D4efn2zaK3pZiY1iguHAIQ7cveVrgNwZZZ5lkrOurHxgoNwca4jgZYun3GHe0B&#13;&#10;vVPZJM9nWW8ct84w4T3s1kMQLxN+0wgWPjWNFwGpCgO3kEaXxl0cs+WClntHbSvZhQb9BxYdlRou&#13;&#10;vUHVNFB0cPIPqE4yZ7xpwpiZLjNNI5lIGkBNkf+m5rWlViQtUBxvb2Xy/w+WfTxuHZK8wrPHCUaa&#13;&#10;dtCkF6kFmk1JrE5vfQlJK711UR876Vf7YthXD7HsLhgX3gLarv9gOMDQQzCpKKfGdfEwyEWnVPvz&#13;&#10;rfbiFBCDTVIUU/IwxYhdYxktrwet8+G9MB2Kkwor4JeA6fHFh0iElteUeI82G6lUaq3SqAdwQqbp&#13;&#10;gDdK8hiMad7tdyvl0JFGc6QvKgawu7SIXFPfDnkpNNjGmYPm6ZZWUL6+zAOVapgDkNLxItAIPC+z&#13;&#10;wRbfnvKn9Xw9JyMyma1HJK/r0bvNioxmm+JxWj/Uq1VdfI+cC1K2knOhI+2rRQvydxa4PJbBXDeT&#13;&#10;3uqT3aMn7UD2+k+kU5NjXwcv7Aw/b10sU+w3uDIlX15QtP2v65T1850vfwAAAP//AwBQSwMEFAAG&#13;&#10;AAgAAAAhAMzSTYzlAAAAEgEAAA8AAABkcnMvZG93bnJldi54bWxMj09PwzAMxe9IfIfISNxY2gq6&#13;&#10;tWs6Tfy7IDExELt6jddWNEnVZGv37TEHBBdL9rOff69YTaYTJxp866yCeBaBIFs53dpawcf7080C&#13;&#10;hA9oNXbOkoIzeViVlxcF5tqN9o1O21ALNrE+RwVNCH0upa8aMuhnrifL2sENBgO3Qy31gCObm04m&#13;&#10;UZRKg63lDw32dN9Q9bU9GgWLHY6bx3ad3lb1Lj28nufPn5sXpa6vpocll/USRKAp/F3ATwbmh5LB&#13;&#10;9u5otRedgiTNmD+wEEd3CQheyeJ5BmL/O5JlIf9HKb8BAAD//wMAUEsBAi0AFAAGAAgAAAAhALaD&#13;&#10;OJL+AAAA4QEAABMAAAAAAAAAAAAAAAAAAAAAAFtDb250ZW50X1R5cGVzXS54bWxQSwECLQAUAAYA&#13;&#10;CAAAACEAOP0h/9YAAACUAQAACwAAAAAAAAAAAAAAAAAvAQAAX3JlbHMvLnJlbHNQSwECLQAUAAYA&#13;&#10;CAAAACEA3W1GTRMCAAAvBAAADgAAAAAAAAAAAAAAAAAuAgAAZHJzL2Uyb0RvYy54bWxQSwECLQAU&#13;&#10;AAYACAAAACEAzNJNjO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1952" behindDoc="0" locked="0" layoutInCell="1" allowOverlap="1" wp14:anchorId="2502E5E1" wp14:editId="2F4BF6B4">
                <wp:simplePos x="0" y="0"/>
                <wp:positionH relativeFrom="page">
                  <wp:posOffset>2632075</wp:posOffset>
                </wp:positionH>
                <wp:positionV relativeFrom="page">
                  <wp:posOffset>7169150</wp:posOffset>
                </wp:positionV>
                <wp:extent cx="0" cy="432435"/>
                <wp:effectExtent l="0" t="0" r="0" b="0"/>
                <wp:wrapNone/>
                <wp:docPr id="671"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859FA" id="Line 653" o:spid="_x0000_s1026"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7.25pt,564.5pt" to="207.25pt,5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X8CEQIAAC4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P6UYaRI&#13;&#10;C5e0E4qj+Wwa1OmMKyBprfY29Ecv6tXsNP3qIJY8BMPCGUA7dB80Axhy8jqKcqltGw5Du+gStb/e&#13;&#10;tecXj2i/SWE3n07y6SwUTkhxO2es8++5blGYlFgCvYhLzjvn+9RbSiij9FZICfukkAp1AJrns3jA&#13;&#10;aSlYCIaYs8fDWlp0JsEb8RvqPqQF5Iq4ps+Lod41Vp8Ui1UaTthmmHsiZD+HBqQKhaBF4DnMeld8&#13;&#10;e06fN4vNIh/lk/lmlKdVNXq3Xeej+TZ7mlXTar2usu+Bc5YXjWCMq0D75tAs/zsHDG+l99bdo3d9&#13;&#10;kkf0qDmQvf0j6XjH4Vp7Kxw0u+5t0DxcN5gyJg8PKLj+13XM+vnMVz8AAAD//wMAUEsDBBQABgAI&#13;&#10;AAAAIQDpCBhE5QAAABIBAAAPAAAAZHJzL2Rvd25yZXYueG1sTE/LTsMwELwj8Q/WInGjTqqQtmmc&#13;&#10;quJ1QaKiIHp1420SEa+j2G3Sv2crDnBZaWdmZ2fy1WhbccLeN44UxJMIBFLpTEOVgs+P57s5CB80&#13;&#10;Gd06QgVn9LAqrq9ynRk30DuetqESbEI+0wrqELpMSl/WaLWfuA6JuYPrrQ689pU0vR7Y3LZyGkWp&#13;&#10;tLoh/lDrDh9qLL+3R6tgvtPD5qlZp0lZ7dLD23n28rV5Ver2Znxc8lgvQQQcw98FXDpwfig42N4d&#13;&#10;yXjRKkji5J6lTMTTBVdjyS+0v0CLWQyyyOX/KsUPAAAA//8DAFBLAQItABQABgAIAAAAIQC2gziS&#13;&#10;/gAAAOEBAAATAAAAAAAAAAAAAAAAAAAAAABbQ29udGVudF9UeXBlc10ueG1sUEsBAi0AFAAGAAgA&#13;&#10;AAAhADj9If/WAAAAlAEAAAsAAAAAAAAAAAAAAAAALwEAAF9yZWxzLy5yZWxzUEsBAi0AFAAGAAgA&#13;&#10;AAAhAMk1fwIRAgAALgQAAA4AAAAAAAAAAAAAAAAALgIAAGRycy9lMm9Eb2MueG1sUEsBAi0AFAAG&#13;&#10;AAgAAAAhAOkIGETlAAAAEgEAAA8AAAAAAAAAAAAAAAAAawQAAGRycy9kb3ducmV2LnhtbFBLBQYA&#13;&#10;AAAABAAEAPMAAAB9BQ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5024" behindDoc="0" locked="0" layoutInCell="1" allowOverlap="1" wp14:anchorId="624802C5" wp14:editId="2AD8C846">
                <wp:simplePos x="0" y="0"/>
                <wp:positionH relativeFrom="page">
                  <wp:posOffset>5485130</wp:posOffset>
                </wp:positionH>
                <wp:positionV relativeFrom="page">
                  <wp:posOffset>7452360</wp:posOffset>
                </wp:positionV>
                <wp:extent cx="343535" cy="0"/>
                <wp:effectExtent l="0" t="0" r="0" b="0"/>
                <wp:wrapNone/>
                <wp:docPr id="670"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35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585BD" id="Line 652" o:spid="_x0000_s1026"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9pt,586.8pt" to="458.95pt,58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9AnEwIAAC4EAAAOAAAAZHJzL2Uyb0RvYy54bWysU1HP2iAUfV+y/0B417Za/fwa65fF6l7c&#13;&#10;ZvJtPwCBWjIKBNDWLPvvu1B1c3tZlvWBAvdyOPfcw/KlbyU6c+uEViXOxilGXFHNhDqW+Mvn7WiB&#13;&#10;kfNEMSK14iW+cIdfVm/fLDtT8IlutGTcIgBRruhMiRvvTZEkjja8JW6sDVcQrLVtiYelPSbMkg7Q&#13;&#10;W5lM0nSedNoyYzXlzsFuNQTxKuLXNaf+U1077pEsMXDzcbRxPIQxWS1JcbTENIJeaZB/YNESoeDS&#13;&#10;O1RFPEEnK/6AagW12unaj6luE13XgvJYA1STpb9V89oQw2MtII4zd5nc/4OlH897iwQr8fwJ9FGk&#13;&#10;hSbthOJoPpsEdTrjCkhaq70N9dFevZqdpl8dxJKHYFg4A2iH7oNmAENOXkdR+tq24TCUi/qo/eWu&#13;&#10;Pe89orA5zaez6QwjegslpLidM9b591y3KExKLIFexCXnnfOBByluKeEapbdCythZqVBX4jzPZ/GA&#13;&#10;01KwEAxpzh4Pa2nRmQRvxC8UDGAPaQG5Iq4Z8mJocI3VJ8XiLQ0nbHOdeyLkMAcgqcJFUCLwvM4G&#13;&#10;V3x7Tp83i80iH+WT+WaUp1U1erdd56P5NnuaVdNqva6y74FzlheNYIyrQPvm0Cz/Owdc38rgrbtH&#13;&#10;7/okj+ixdiB7+0fSscehrYMVDppd9jbIFNoNpozJ1wcUXP/rOmb9fOarHwAAAP//AwBQSwMEFAAG&#13;&#10;AAgAAAAhAMuiQ5nlAAAAEgEAAA8AAABkcnMvZG93bnJldi54bWxMj09PwzAMxe9IfIfISNxYWobS&#13;&#10;rWs6Tfy7IDExpu3qtV5b0SRVk63dt8ccEFws2c/++b1sOZpWnKn3jbMa4kkEgmzhysZWGrafL3cz&#13;&#10;ED6gLbF1ljRcyMMyv77KMC3dYD/ovAmVYIj1KWqoQ+hSKX1Rk0E/cR1Z1o6uNxi47StZ9jgw3LTy&#13;&#10;PoqUNNhY/lBjR481FV+bk9Ew2+Owfm5W6qGo9ur4fkled+s3rW9vxqcFl9UCRKAx/F3ATwb2Dzkb&#13;&#10;O7iTLb1oGaSm7D+wECdTBYJX5nEyB3H4Hck8k/+j5N8AAAD//wMAUEsBAi0AFAAGAAgAAAAhALaD&#13;&#10;OJL+AAAA4QEAABMAAAAAAAAAAAAAAAAAAAAAAFtDb250ZW50X1R5cGVzXS54bWxQSwECLQAUAAYA&#13;&#10;CAAAACEAOP0h/9YAAACUAQAACwAAAAAAAAAAAAAAAAAvAQAAX3JlbHMvLnJlbHNQSwECLQAUAAYA&#13;&#10;CAAAACEAhkvQJxMCAAAuBAAADgAAAAAAAAAAAAAAAAAuAgAAZHJzL2Uyb0RvYy54bWxQSwECLQAU&#13;&#10;AAYACAAAACEAy6JDme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8096" behindDoc="0" locked="0" layoutInCell="1" allowOverlap="1" wp14:anchorId="4A3FE068" wp14:editId="3A945D35">
                <wp:simplePos x="0" y="0"/>
                <wp:positionH relativeFrom="page">
                  <wp:posOffset>5485130</wp:posOffset>
                </wp:positionH>
                <wp:positionV relativeFrom="page">
                  <wp:posOffset>7171055</wp:posOffset>
                </wp:positionV>
                <wp:extent cx="343535" cy="0"/>
                <wp:effectExtent l="0" t="0" r="0" b="0"/>
                <wp:wrapNone/>
                <wp:docPr id="669"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35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EB343" id="Line 651" o:spid="_x0000_s1026" style="position:absolute;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9pt,564.65pt" to="458.95pt,56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1MpEwIAAC4EAAAOAAAAZHJzL2Uyb0RvYy54bWysU1HP2iAUfV+y/0B417ZaO2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LooFRop0&#13;&#10;0KRnoTgqZlmoTm9cCUlrtbNBHz2rV/Os6VcHseQhGBbOANq+/6gZwJCj17Eo58Z24TDIRedY+8u9&#13;&#10;9vzsEYXNaT6dTWcY0VsoIeXtnLHOf+C6Q2FSYQn0Ii45PTsfeJDylhKuUXorpIydlQr1Fc7zfBYP&#13;&#10;OC0FC8GQ5uxhv5YWnUjwRvyCYAB7SAvINXHtkBdDg2usPioWb2k5YZvr3BMhhzkASRUuAonA8zob&#13;&#10;XPFtkS428808H+WTYjPK07oevd+u81Gxzd7N6mm9XtfZ98A5y8tWMMZVoH1zaJb/nQOub2Xw1t2j&#13;&#10;9/okj+hRO5C9/SPp2OPQ1sEKe80uOxvKFNoNpozJ1wcUXP/rOmb9fOarHwAAAP//AwBQSwMEFAAG&#13;&#10;AAgAAAAhAIKZy1DlAAAAEgEAAA8AAABkcnMvZG93bnJldi54bWxMj09PwzAMxe9IfIfISNxY2g11&#13;&#10;a9d0mvh3QdrEQOyaNV5b0ThVk63dt8ccEFws2c/++b18NdpWnLH3jSMF8SQCgVQ601Cl4OP9+W4B&#13;&#10;wgdNRreOUMEFPayK66tcZ8YN9IbnXagEQ8hnWkEdQpdJ6csarfYT1yGxdnS91YHbvpKm1wPDbSun&#13;&#10;UZRIqxviD7Xu8KHG8mt3sgoWez1sn5p1cl9W++S4ucxfPrevSt3ejI9LLusliIBj+LuAnwzsHwo2&#13;&#10;dnAnMl60DEpm7D+wEE/TGQheSeN5CuLwO5JFLv9HKb4BAAD//wMAUEsBAi0AFAAGAAgAAAAhALaD&#13;&#10;OJL+AAAA4QEAABMAAAAAAAAAAAAAAAAAAAAAAFtDb250ZW50X1R5cGVzXS54bWxQSwECLQAUAAYA&#13;&#10;CAAAACEAOP0h/9YAAACUAQAACwAAAAAAAAAAAAAAAAAvAQAAX3JlbHMvLnJlbHNQSwECLQAUAAYA&#13;&#10;CAAAACEAKOtTKRMCAAAuBAAADgAAAAAAAAAAAAAAAAAuAgAAZHJzL2Uyb0RvYy54bWxQSwECLQAU&#13;&#10;AAYACAAAACEAgpnLUO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91168" behindDoc="0" locked="0" layoutInCell="1" allowOverlap="1" wp14:anchorId="4A883180" wp14:editId="1CCF535B">
                <wp:simplePos x="0" y="0"/>
                <wp:positionH relativeFrom="page">
                  <wp:posOffset>1713230</wp:posOffset>
                </wp:positionH>
                <wp:positionV relativeFrom="page">
                  <wp:posOffset>6733540</wp:posOffset>
                </wp:positionV>
                <wp:extent cx="4114800" cy="0"/>
                <wp:effectExtent l="0" t="0" r="0" b="0"/>
                <wp:wrapNone/>
                <wp:docPr id="668"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480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E24E6" id="Line 650" o:spid="_x0000_s1026" style="position:absolute;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530.2pt" to="458.9pt,5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v0JEgIAAC8EAAAOAAAAZHJzL2Uyb0RvYy54bWysU1HP0yAUfTfxPxDet7azq/uadV/Muvky&#13;&#10;dcmnP4ABXYkUCLB1i/G/e6FbdfpijH2gwL0czj33sHy+dBKduXVCqwpn0xQjrqhmQh0r/OXzdrLA&#13;&#10;yHmiGJFa8QpfucPPq9evlr0p+Uy3WjJuEYAoV/amwq33pkwSR1veETfVhisINtp2xMPSHhNmSQ/o&#13;&#10;nUxmaVokvbbMWE25c7BbD0G8ivhNw6n/1DSOeyQrDNx8HG0cD2FMVktSHi0xraA3GuQfWHREKLh0&#13;&#10;hKqJJ+hkxR9QnaBWO934KdVdoptGUB5rgGqy9LdqXlpieKwFxHFmlMn9P1j68by3SLAKFwW0SpEO&#13;&#10;mrQTiqNiHtXpjSshaa32NtRHL+rF7DT96kC55CEYFs4A2qH/oBnAkJPXUZRLY7twGMpFl6j9ddSe&#13;&#10;XzyisJlnWb5IoUX0HktIeT9orPPvue5QmFRYAr8ITM475wMRUt5Twj1Kb4WUsbVSoR7A83weDzgt&#13;&#10;BQvBkObs8bCWFp1JMEf8gh8A7CEtINfEtUNeDA22sfqkWLyl5YRtbnNPhBzmACRVuAhqBJ632WCL&#13;&#10;b0/p02axWeSTfFZsJnla15N323U+KbbZ23n9pl6v6+x74JzlZSsY4yrQvls0y//OArfHMphrNOmo&#13;&#10;T/KIHmsHsvd/JB2bHPoa3pQrD5pd9zbIFFbgyph8e0HB9r+uY9bPd776AQAA//8DAFBLAwQUAAYA&#13;&#10;CAAAACEA0WNrMeMAAAASAQAADwAAAGRycy9kb3ducmV2LnhtbExPTW/CMAy9T+I/REbabaQgFKA0&#13;&#10;RWhfl0lDY9O4msa01ZqkagIt/37eYdoulvye/T6yzWAbcaEu1N5pmE4SEOQKb2pXavh4f7pbgggR&#13;&#10;ncHGO9JwpQCbfHSTYWp8797oso+lYBEXUtRQxdimUoaiIoth4ltyzJ18ZzHy2pXSdNizuG3kLEmU&#13;&#10;tFg7dqiwpfuKiq/92WpYHrDfPdZbNS/Kgzq9XhfPn7sXrW/Hw8Oax3YNItIQ/z7gpwPnh5yDHf3Z&#13;&#10;mSAaDTO14vyRiUQlcxB8spouGDr+QjLP5P8q+TcAAAD//wMAUEsBAi0AFAAGAAgAAAAhALaDOJL+&#13;&#10;AAAA4QEAABMAAAAAAAAAAAAAAAAAAAAAAFtDb250ZW50X1R5cGVzXS54bWxQSwECLQAUAAYACAAA&#13;&#10;ACEAOP0h/9YAAACUAQAACwAAAAAAAAAAAAAAAAAvAQAAX3JlbHMvLnJlbHNQSwECLQAUAAYACAAA&#13;&#10;ACEAI9L9CRICAAAvBAAADgAAAAAAAAAAAAAAAAAuAgAAZHJzL2Uyb0RvYy54bWxQSwECLQAUAAYA&#13;&#10;CAAAACEA0WNrMeMAAAASAQAADwAAAAAAAAAAAAAAAABsBAAAZHJzL2Rvd25yZXYueG1sUEsFBgAA&#13;&#10;AAAEAAQA8wAAAHw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94240" behindDoc="0" locked="0" layoutInCell="1" allowOverlap="1" wp14:anchorId="5A1D8F79" wp14:editId="3B1944D2">
                <wp:simplePos x="0" y="0"/>
                <wp:positionH relativeFrom="page">
                  <wp:posOffset>1713230</wp:posOffset>
                </wp:positionH>
                <wp:positionV relativeFrom="page">
                  <wp:posOffset>7626350</wp:posOffset>
                </wp:positionV>
                <wp:extent cx="4114800" cy="0"/>
                <wp:effectExtent l="0" t="12700" r="12700" b="12700"/>
                <wp:wrapNone/>
                <wp:docPr id="667"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4800" cy="0"/>
                        </a:xfrm>
                        <a:prstGeom prst="line">
                          <a:avLst/>
                        </a:prstGeom>
                        <a:noFill/>
                        <a:ln w="3175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2B12F" id="Line 649" o:spid="_x0000_s1026" style="position:absolute;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600.5pt" to="458.9pt,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4O5DwIAACIEAAAOAAAAZHJzL2Uyb0RvYy54bWysU9uO0zAQfUfiHyy/t0m6IdtGTVeoaXlZ&#13;&#10;2EoLH+DaTmPhm2y3aYX4d8buBQovCJEHZ+yZOT5nZjx/OiqJDtx5YXSDi3GOEdfUMKF3Df7yeT2a&#13;&#10;YuQD0YxIo3mDT9zjp8XbN/PB1nxieiMZdwhAtK8H2+A+BFtnmac9V8SPjeUanJ1xigTYul3GHBkA&#13;&#10;XclskudVNhjHrDOUew+n7dmJFwm/6zgNL13neUCywcAtpNWldRvXbDEn9c4R2wt6oUH+gYUiQsOl&#13;&#10;N6iWBIL2TvwBpQR1xpsujKlRmek6QXnSAGqK/Dc1rz2xPGmB4nh7K5P/f7D002HjkGANrqpHjDRR&#13;&#10;0KRnoTmqylmszmB9DUFLvXFRHz3qV/ts6FcPvuzOGTfeAtp2+GgYwJB9MKkox86pmAxy0THV/nSr&#13;&#10;PT8GROGwLIpymkOL6NWXkfqaaJ0PH7hRKBoNlsAvAZPDsw+RCKmvIfEebdZCytRaqdHQ4Ifi8V2E&#13;&#10;VhaEsq1Myd5IwWJgTPFut11Khw4kDkr6onoAvgtzZq9ZAu45YauLHYiQZxvipY54IAuoXazzJHyb&#13;&#10;5bPVdDUtR+WkWo3KvG1H79fLclStgV770C6XbfE9UivKuheMcR3ZXaeyKP+u65f3cZ6n21zeSpLd&#13;&#10;oyeJQPb6T6RTX2Mrz+3fGnbauFiN2GIYxBR8eTRx0n/dp6ifT3vxAwAA//8DAFBLAwQUAAYACAAA&#13;&#10;ACEAAKqfEeAAAAASAQAADwAAAGRycy9kb3ducmV2LnhtbExPTUvDQBC9C/6HZQRvdjc5tCbNppSK&#13;&#10;COLFVhBv2+yYhGZnw+42jf/e8SB6GZj3Zt5HtZndICYMsfekIVsoEEiNtz21Gt4Oj3f3IGIyZM3g&#13;&#10;CTV8YYRNfX1VmdL6C73itE+tYBGKpdHQpTSWUsamQ2fiwo9IzH364EziNbTSBnNhcTfIXKmldKYn&#13;&#10;dujMiLsOm9P+7DQ8T+8vU/5UNB+FD3Fn1WoKGLS+vZkf1jy2axAJ5/T3AT8dOD/UHOzoz2SjGDTk&#13;&#10;y4LzJyZylXE1PimyFUPHX0jWlfxfpf4GAAD//wMAUEsBAi0AFAAGAAgAAAAhALaDOJL+AAAA4QEA&#13;&#10;ABMAAAAAAAAAAAAAAAAAAAAAAFtDb250ZW50X1R5cGVzXS54bWxQSwECLQAUAAYACAAAACEAOP0h&#13;&#10;/9YAAACUAQAACwAAAAAAAAAAAAAAAAAvAQAAX3JlbHMvLnJlbHNQSwECLQAUAAYACAAAACEAXBeD&#13;&#10;uQ8CAAAiBAAADgAAAAAAAAAAAAAAAAAuAgAAZHJzL2Uyb0RvYy54bWxQSwECLQAUAAYACAAAACEA&#13;&#10;AKqfEeAAAAASAQAADwAAAAAAAAAAAAAAAABpBAAAZHJzL2Rvd25yZXYueG1sUEsFBgAAAAAEAAQA&#13;&#10;8wAAAHYFAAAAAA==&#13;&#10;" strokeweight="2.5pt">
                <v:stroke linestyle="thinThin"/>
                <o:lock v:ext="edit" shapetype="f"/>
                <w10:wrap anchorx="page" anchory="page"/>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del w:id="1269" w:author="David Quin" w:date="2018-12-06T13:38:00Z">
        <w:r w:rsidR="002B38CB" w:rsidRPr="00B80A37" w:rsidDel="00952B48">
          <w:rPr>
            <w:rFonts w:ascii="Times New Roman" w:hAnsi="Times New Roman"/>
            <w:color w:val="000000"/>
            <w:spacing w:val="13"/>
            <w:sz w:val="15"/>
          </w:rPr>
          <w:delText xml:space="preserve">fas </w:delText>
        </w:r>
      </w:del>
      <w:ins w:id="1270" w:author="David Quin" w:date="2018-12-06T13:38:00Z">
        <w:r w:rsidR="00952B48" w:rsidRPr="00B80A37">
          <w:rPr>
            <w:rFonts w:ascii="Times New Roman" w:hAnsi="Times New Roman"/>
            <w:color w:val="000000"/>
            <w:spacing w:val="13"/>
            <w:sz w:val="15"/>
          </w:rPr>
          <w:t xml:space="preserve">FAS </w:t>
        </w:r>
      </w:ins>
      <w:r w:rsidR="002B38CB" w:rsidRPr="00B80A37">
        <w:rPr>
          <w:rFonts w:ascii="Times New Roman" w:hAnsi="Times New Roman"/>
          <w:color w:val="000000"/>
          <w:spacing w:val="13"/>
          <w:sz w:val="15"/>
        </w:rPr>
        <w:t>price.</w:t>
      </w:r>
    </w:p>
    <w:p w14:paraId="37B04F14" w14:textId="77777777" w:rsidR="003A20D6" w:rsidRPr="00B80A37" w:rsidRDefault="002B38CB">
      <w:pPr>
        <w:spacing w:before="900"/>
        <w:rPr>
          <w:rFonts w:ascii="Times New Roman" w:hAnsi="Times New Roman"/>
          <w:b/>
          <w:color w:val="000000"/>
          <w:spacing w:val="24"/>
          <w:sz w:val="23"/>
        </w:rPr>
      </w:pPr>
      <w:r w:rsidRPr="00B80A37">
        <w:rPr>
          <w:rFonts w:ascii="Times New Roman" w:hAnsi="Times New Roman"/>
          <w:b/>
          <w:color w:val="000000"/>
          <w:spacing w:val="24"/>
          <w:sz w:val="23"/>
        </w:rPr>
        <w:t>C.2 Goodness-of-fit tests at the 4-digit level</w:t>
      </w:r>
    </w:p>
    <w:p w14:paraId="01D68703" w14:textId="29F6D8E2" w:rsidR="003A20D6" w:rsidRPr="00B80A37" w:rsidRDefault="002B38CB">
      <w:pPr>
        <w:spacing w:before="144" w:line="321" w:lineRule="auto"/>
        <w:ind w:right="72"/>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We now report the goodness-of-fit exercise (conducted by transport mode) at the 4-digit </w:t>
      </w:r>
      <w:r w:rsidRPr="00B80A37">
        <w:rPr>
          <w:rFonts w:ascii="Times New Roman" w:hAnsi="Times New Roman"/>
          <w:color w:val="000000"/>
          <w:spacing w:val="-2"/>
          <w:w w:val="115"/>
          <w:sz w:val="21"/>
        </w:rPr>
        <w:t xml:space="preserve">product classification level (for the selected years). The results are reported in Tables C.3 (for </w:t>
      </w:r>
      <w:del w:id="1271" w:author="David Quin" w:date="2018-12-06T13:39:00Z">
        <w:r w:rsidRPr="00B80A37" w:rsidDel="00952B48">
          <w:rPr>
            <w:rFonts w:ascii="Times New Roman" w:hAnsi="Times New Roman"/>
            <w:color w:val="000000"/>
            <w:spacing w:val="-2"/>
            <w:w w:val="115"/>
            <w:sz w:val="21"/>
          </w:rPr>
          <w:delText>Air</w:delText>
        </w:r>
      </w:del>
      <w:ins w:id="1272" w:author="David Quin" w:date="2018-12-06T13:39:00Z">
        <w:r w:rsidR="00952B48" w:rsidRPr="00B80A37">
          <w:rPr>
            <w:rFonts w:ascii="Times New Roman" w:hAnsi="Times New Roman"/>
            <w:color w:val="000000"/>
            <w:spacing w:val="-2"/>
            <w:w w:val="115"/>
            <w:sz w:val="21"/>
          </w:rPr>
          <w:t>air</w:t>
        </w:r>
      </w:ins>
      <w:r w:rsidRPr="00B80A37">
        <w:rPr>
          <w:rFonts w:ascii="Times New Roman" w:hAnsi="Times New Roman"/>
          <w:color w:val="000000"/>
          <w:spacing w:val="-2"/>
          <w:w w:val="115"/>
          <w:sz w:val="21"/>
        </w:rPr>
        <w:t xml:space="preserve">) and C.4 (for </w:t>
      </w:r>
      <w:ins w:id="1273" w:author="David Quin" w:date="2018-12-06T13:39:00Z">
        <w:r w:rsidR="00952B48" w:rsidRPr="00B80A37">
          <w:rPr>
            <w:rFonts w:ascii="Times New Roman" w:hAnsi="Times New Roman"/>
            <w:color w:val="000000"/>
            <w:spacing w:val="-2"/>
            <w:w w:val="115"/>
            <w:sz w:val="21"/>
          </w:rPr>
          <w:t>v</w:t>
        </w:r>
      </w:ins>
      <w:del w:id="1274" w:author="David Quin" w:date="2018-12-06T13:39:00Z">
        <w:r w:rsidRPr="00B80A37" w:rsidDel="00952B48">
          <w:rPr>
            <w:rFonts w:ascii="Times New Roman" w:hAnsi="Times New Roman"/>
            <w:color w:val="000000"/>
            <w:spacing w:val="-2"/>
            <w:w w:val="115"/>
            <w:sz w:val="21"/>
          </w:rPr>
          <w:delText>V</w:delText>
        </w:r>
      </w:del>
      <w:r w:rsidRPr="00B80A37">
        <w:rPr>
          <w:rFonts w:ascii="Times New Roman" w:hAnsi="Times New Roman"/>
          <w:color w:val="000000"/>
          <w:spacing w:val="-2"/>
          <w:w w:val="115"/>
          <w:sz w:val="21"/>
        </w:rPr>
        <w:t>essel).</w:t>
      </w:r>
    </w:p>
    <w:p w14:paraId="1E064247"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71295C82" w14:textId="77777777" w:rsidR="003A20D6" w:rsidRPr="00B80A37" w:rsidRDefault="005E1B5A">
      <w:pPr>
        <w:jc w:val="center"/>
        <w:rPr>
          <w:rFonts w:ascii="Times New Roman" w:hAnsi="Times New Roman"/>
          <w:color w:val="000000"/>
          <w:spacing w:val="9"/>
          <w:sz w:val="21"/>
        </w:rPr>
      </w:pPr>
      <w:r w:rsidRPr="00B80A37">
        <w:rPr>
          <w:noProof/>
        </w:rPr>
        <w:lastRenderedPageBreak/>
        <mc:AlternateContent>
          <mc:Choice Requires="wps">
            <w:drawing>
              <wp:anchor distT="0" distB="0" distL="0" distR="0" simplePos="0" relativeHeight="251944448" behindDoc="1" locked="0" layoutInCell="1" allowOverlap="1" wp14:anchorId="0357E8DD" wp14:editId="68F35CD7">
                <wp:simplePos x="0" y="0"/>
                <wp:positionH relativeFrom="column">
                  <wp:posOffset>0</wp:posOffset>
                </wp:positionH>
                <wp:positionV relativeFrom="paragraph">
                  <wp:posOffset>8385175</wp:posOffset>
                </wp:positionV>
                <wp:extent cx="4843780" cy="133350"/>
                <wp:effectExtent l="0" t="0" r="0" b="0"/>
                <wp:wrapSquare wrapText="bothSides"/>
                <wp:docPr id="666"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437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6B19" w14:textId="77777777" w:rsidR="00DC28EF" w:rsidRDefault="00DC28EF">
                            <w:pPr>
                              <w:spacing w:line="208" w:lineRule="auto"/>
                              <w:jc w:val="center"/>
                              <w:rPr>
                                <w:rFonts w:ascii="Times New Roman" w:hAnsi="Times New Roman"/>
                                <w:color w:val="000000"/>
                                <w:sz w:val="21"/>
                              </w:rPr>
                            </w:pPr>
                            <w:r>
                              <w:rPr>
                                <w:rFonts w:ascii="Times New Roman" w:hAnsi="Times New Roman"/>
                                <w:color w:val="000000"/>
                                <w:sz w:val="21"/>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7E8DD" id="Text Box 648" o:spid="_x0000_s1076" type="#_x0000_t202" style="position:absolute;left:0;text-align:left;margin-left:0;margin-top:660.25pt;width:381.4pt;height:10.5pt;z-index:-25137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F3FpQIAAJ4FAAAOAAAAZHJzL2Uyb0RvYy54bWysVG1vmzAQ/j5p/8HydwokDgFUUrUhTJO6&#13;&#10;F6ndD3DABGtgM9sJ6ab9951NSdNWk6ZtfEBn3/l8zz2P7/Lq2LXowJTmUmQ4vAgwYqKUFRe7DH+5&#13;&#10;L7wYI22oqGgrBcvwA9P4avX2zeXQp2wmG9lWTCFIInQ69BlujOlT39dlwzqqL2TPBDhrqTpqYKl2&#13;&#10;fqXoANm71p8FQeQPUlW9kiXTGnbz0YlXLn9ds9J8qmvNDGozDLUZ91fuv7V/f3VJ052ifcPLxzLo&#13;&#10;X1TRUS7g0lOqnBqK9oq/StXxUkkta3NRys6Xdc1L5jAAmjB4geauoT1zWKA5uj+1Sf+/tOXHw2eF&#13;&#10;eJXhKIowErQDku7Z0aAbeUQRiW2Hhl6nEHjXQ6g5ggOYdmh1fyvLrxpC/LOY8YC20dvhg6wgI90b&#13;&#10;6U4ca9XZPgFyBGmAkocTDfbWEjZJTObLGFwl+ML5fL5wPPk0nU73Spt3THbIGhlWQLPLTg+32thq&#13;&#10;aDqF2MuELHjbOqpb8WwDAscduBuOWp+twjH3IwmSTbyJiUdm0cYjQZ5718WaeFERLhf5PF+v8/Cn&#13;&#10;vTckacOrigl7zaSikPwZS496Hvk/6UjLllc2nS1Jq9123Sp0oKDiwn2WFij+LMx/XoZzA5YXkMIZ&#13;&#10;CW5miVdE8dIjBVl4yTKIvSBMbpIoIAnJi+eQbrlg/w4JDRlOFrPFqJrfYgvc9xobTTtuYE60vMtw&#13;&#10;fAqiacNotRGVo9ZQ3o72WSts+U+tgI5NRDvBWo2OajXH7dE9g1FrVs1bWT2AhJUEhYEYYciB0Uj1&#13;&#10;HaMBBkaG9bc9VQyj9r2AF2mny2SoydhOBhUlHM2wwWg012acQvte8V0DmccXJeQ1PJWaOxU/VQEQ&#13;&#10;7AKGgAPzOLDslDlfu6insbr6BQAA//8DAFBLAwQUAAYACAAAACEAqF6OGeQAAAAPAQAADwAAAGRy&#13;&#10;cy9kb3ducmV2LnhtbEyPwW7CMBBE75X6D9ZW6q04pA2gEAdVINRD1QO0lTiaeBtHje3INsH8fZcT&#13;&#10;vay0M9rZedUqmZ6N6EPnrIDpJAOGtnGqs62Ar8/t0wJYiNIq2TuLAi4YYFXf31WyVO5sdzjuY8so&#13;&#10;xIZSCtAxDiXnodFoZJi4AS15P84bGWn1LVdeninc9DzPshk3srP0QcsB1xqb3/3JCPheD9v3dNDy&#13;&#10;YyzU2yaf7y6+SUI8PqTNksbrEljEFG8XcGWg/lBTsaM7WRVYL4BoIqnPeVYAI38+y4nneJVepgXw&#13;&#10;uuL/Oeo/AAAA//8DAFBLAQItABQABgAIAAAAIQC2gziS/gAAAOEBAAATAAAAAAAAAAAAAAAAAAAA&#13;&#10;AABbQ29udGVudF9UeXBlc10ueG1sUEsBAi0AFAAGAAgAAAAhADj9If/WAAAAlAEAAAsAAAAAAAAA&#13;&#10;AAAAAAAALwEAAF9yZWxzLy5yZWxzUEsBAi0AFAAGAAgAAAAhALy8XcWlAgAAngUAAA4AAAAAAAAA&#13;&#10;AAAAAAAALgIAAGRycy9lMm9Eb2MueG1sUEsBAi0AFAAGAAgAAAAhAKhejhnkAAAADwEAAA8AAAAA&#13;&#10;AAAAAAAAAAAA/wQAAGRycy9kb3ducmV2LnhtbFBLBQYAAAAABAAEAPMAAAAQBgAAAAA=&#13;&#10;" filled="f" stroked="f">
                <v:path arrowok="t"/>
                <v:textbox inset="0,0,0,0">
                  <w:txbxContent>
                    <w:p w14:paraId="51B36B19" w14:textId="77777777" w:rsidR="00DC28EF" w:rsidRDefault="00DC28EF">
                      <w:pPr>
                        <w:spacing w:line="208" w:lineRule="auto"/>
                        <w:jc w:val="center"/>
                        <w:rPr>
                          <w:rFonts w:ascii="Times New Roman" w:hAnsi="Times New Roman"/>
                          <w:color w:val="000000"/>
                          <w:sz w:val="21"/>
                        </w:rPr>
                      </w:pPr>
                      <w:r>
                        <w:rPr>
                          <w:rFonts w:ascii="Times New Roman" w:hAnsi="Times New Roman"/>
                          <w:color w:val="000000"/>
                          <w:sz w:val="21"/>
                        </w:rPr>
                        <w:t>37</w:t>
                      </w:r>
                    </w:p>
                  </w:txbxContent>
                </v:textbox>
                <w10:wrap type="square"/>
              </v:shape>
            </w:pict>
          </mc:Fallback>
        </mc:AlternateContent>
      </w:r>
      <w:r w:rsidR="002B38CB" w:rsidRPr="00B80A37">
        <w:rPr>
          <w:rFonts w:ascii="Times New Roman" w:hAnsi="Times New Roman"/>
          <w:color w:val="000000"/>
          <w:spacing w:val="9"/>
          <w:sz w:val="21"/>
        </w:rPr>
        <w:t>Table C.3: Air: Measures of Goodness-of-fit, 4-digits</w:t>
      </w:r>
    </w:p>
    <w:tbl>
      <w:tblPr>
        <w:tblW w:w="0" w:type="auto"/>
        <w:tblLayout w:type="fixed"/>
        <w:tblCellMar>
          <w:left w:w="0" w:type="dxa"/>
          <w:right w:w="0" w:type="dxa"/>
        </w:tblCellMar>
        <w:tblLook w:val="0000" w:firstRow="0" w:lastRow="0" w:firstColumn="0" w:lastColumn="0" w:noHBand="0" w:noVBand="0"/>
      </w:tblPr>
      <w:tblGrid>
        <w:gridCol w:w="1649"/>
        <w:gridCol w:w="903"/>
        <w:gridCol w:w="904"/>
        <w:gridCol w:w="889"/>
        <w:gridCol w:w="929"/>
        <w:gridCol w:w="1123"/>
        <w:gridCol w:w="1231"/>
      </w:tblGrid>
      <w:tr w:rsidR="003A20D6" w:rsidRPr="00B80A37" w14:paraId="4B89CB5A" w14:textId="77777777">
        <w:trPr>
          <w:trHeight w:hRule="exact" w:val="450"/>
        </w:trPr>
        <w:tc>
          <w:tcPr>
            <w:tcW w:w="1649" w:type="dxa"/>
            <w:tcBorders>
              <w:top w:val="double" w:sz="9" w:space="0" w:color="000000"/>
              <w:left w:val="none" w:sz="0" w:space="0" w:color="000000"/>
              <w:bottom w:val="single" w:sz="2" w:space="0" w:color="000000"/>
              <w:right w:val="single" w:sz="2" w:space="0" w:color="000000"/>
            </w:tcBorders>
          </w:tcPr>
          <w:p w14:paraId="5ACED957" w14:textId="77777777" w:rsidR="003A20D6" w:rsidRPr="00B80A37" w:rsidRDefault="003A20D6">
            <w:pPr>
              <w:rPr>
                <w:rFonts w:ascii="Times New Roman" w:hAnsi="Times New Roman"/>
                <w:color w:val="000000"/>
                <w:sz w:val="20"/>
              </w:rPr>
            </w:pPr>
          </w:p>
        </w:tc>
        <w:tc>
          <w:tcPr>
            <w:tcW w:w="903" w:type="dxa"/>
            <w:tcBorders>
              <w:top w:val="double" w:sz="9" w:space="0" w:color="000000"/>
              <w:left w:val="single" w:sz="2" w:space="0" w:color="000000"/>
              <w:bottom w:val="single" w:sz="2" w:space="0" w:color="000000"/>
              <w:right w:val="none" w:sz="0" w:space="0" w:color="000000"/>
            </w:tcBorders>
            <w:vAlign w:val="bottom"/>
          </w:tcPr>
          <w:p w14:paraId="4C74D105"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1974</w:t>
            </w:r>
          </w:p>
        </w:tc>
        <w:tc>
          <w:tcPr>
            <w:tcW w:w="904" w:type="dxa"/>
            <w:tcBorders>
              <w:top w:val="double" w:sz="9" w:space="0" w:color="000000"/>
              <w:left w:val="none" w:sz="0" w:space="0" w:color="000000"/>
              <w:bottom w:val="single" w:sz="2" w:space="0" w:color="000000"/>
              <w:right w:val="none" w:sz="0" w:space="0" w:color="000000"/>
            </w:tcBorders>
            <w:vAlign w:val="bottom"/>
          </w:tcPr>
          <w:p w14:paraId="388394AB"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1981</w:t>
            </w:r>
          </w:p>
        </w:tc>
        <w:tc>
          <w:tcPr>
            <w:tcW w:w="889" w:type="dxa"/>
            <w:tcBorders>
              <w:top w:val="double" w:sz="9" w:space="0" w:color="000000"/>
              <w:left w:val="none" w:sz="0" w:space="0" w:color="000000"/>
              <w:bottom w:val="single" w:sz="2" w:space="0" w:color="000000"/>
              <w:right w:val="none" w:sz="0" w:space="0" w:color="000000"/>
            </w:tcBorders>
            <w:vAlign w:val="bottom"/>
          </w:tcPr>
          <w:p w14:paraId="2AEB3485"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1989</w:t>
            </w:r>
          </w:p>
        </w:tc>
        <w:tc>
          <w:tcPr>
            <w:tcW w:w="929" w:type="dxa"/>
            <w:tcBorders>
              <w:top w:val="double" w:sz="9" w:space="0" w:color="000000"/>
              <w:left w:val="none" w:sz="0" w:space="0" w:color="000000"/>
              <w:bottom w:val="single" w:sz="2" w:space="0" w:color="000000"/>
              <w:right w:val="none" w:sz="0" w:space="0" w:color="000000"/>
            </w:tcBorders>
          </w:tcPr>
          <w:p w14:paraId="1C4AA856" w14:textId="77777777" w:rsidR="003A20D6" w:rsidRPr="00B80A37" w:rsidRDefault="002B38CB">
            <w:pPr>
              <w:spacing w:line="199" w:lineRule="auto"/>
              <w:ind w:right="400"/>
              <w:jc w:val="right"/>
              <w:rPr>
                <w:rFonts w:ascii="Times New Roman" w:hAnsi="Times New Roman"/>
                <w:color w:val="000000"/>
                <w:sz w:val="18"/>
              </w:rPr>
            </w:pPr>
            <w:r w:rsidRPr="00B80A37">
              <w:rPr>
                <w:rFonts w:ascii="Times New Roman" w:hAnsi="Times New Roman"/>
                <w:color w:val="000000"/>
                <w:sz w:val="18"/>
              </w:rPr>
              <w:t>Year</w:t>
            </w:r>
          </w:p>
          <w:p w14:paraId="7728B2CC" w14:textId="77777777" w:rsidR="003A20D6" w:rsidRPr="00B80A37" w:rsidRDefault="002B38CB">
            <w:pPr>
              <w:spacing w:before="72" w:line="204" w:lineRule="auto"/>
              <w:ind w:left="284"/>
              <w:rPr>
                <w:rFonts w:ascii="Times New Roman" w:hAnsi="Times New Roman"/>
                <w:color w:val="000000"/>
                <w:sz w:val="18"/>
              </w:rPr>
            </w:pPr>
            <w:r w:rsidRPr="00B80A37">
              <w:rPr>
                <w:rFonts w:ascii="Times New Roman" w:hAnsi="Times New Roman"/>
                <w:color w:val="000000"/>
                <w:sz w:val="18"/>
              </w:rPr>
              <w:t>2001</w:t>
            </w:r>
          </w:p>
        </w:tc>
        <w:tc>
          <w:tcPr>
            <w:tcW w:w="1123" w:type="dxa"/>
            <w:tcBorders>
              <w:top w:val="double" w:sz="9" w:space="0" w:color="000000"/>
              <w:left w:val="none" w:sz="0" w:space="0" w:color="000000"/>
              <w:bottom w:val="single" w:sz="2" w:space="0" w:color="000000"/>
              <w:right w:val="none" w:sz="0" w:space="0" w:color="000000"/>
            </w:tcBorders>
            <w:vAlign w:val="bottom"/>
          </w:tcPr>
          <w:p w14:paraId="6F6027DB"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2009</w:t>
            </w:r>
          </w:p>
        </w:tc>
        <w:tc>
          <w:tcPr>
            <w:tcW w:w="1231" w:type="dxa"/>
            <w:tcBorders>
              <w:top w:val="double" w:sz="9" w:space="0" w:color="000000"/>
              <w:left w:val="none" w:sz="0" w:space="0" w:color="000000"/>
              <w:bottom w:val="single" w:sz="2" w:space="0" w:color="000000"/>
              <w:right w:val="none" w:sz="0" w:space="0" w:color="000000"/>
            </w:tcBorders>
            <w:vAlign w:val="bottom"/>
          </w:tcPr>
          <w:p w14:paraId="56E5DE30"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6ED01291" w14:textId="77777777">
        <w:trPr>
          <w:trHeight w:hRule="exact" w:val="198"/>
        </w:trPr>
        <w:tc>
          <w:tcPr>
            <w:tcW w:w="1649" w:type="dxa"/>
            <w:tcBorders>
              <w:top w:val="single" w:sz="2" w:space="0" w:color="000000"/>
              <w:left w:val="none" w:sz="0" w:space="0" w:color="000000"/>
              <w:bottom w:val="none" w:sz="0" w:space="0" w:color="000000"/>
              <w:right w:val="single" w:sz="2" w:space="0" w:color="000000"/>
            </w:tcBorders>
            <w:vAlign w:val="center"/>
          </w:tcPr>
          <w:p w14:paraId="004B1577"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R2</w:t>
            </w:r>
          </w:p>
        </w:tc>
        <w:tc>
          <w:tcPr>
            <w:tcW w:w="903" w:type="dxa"/>
            <w:tcBorders>
              <w:top w:val="single" w:sz="2" w:space="0" w:color="000000"/>
              <w:left w:val="single" w:sz="2" w:space="0" w:color="000000"/>
              <w:bottom w:val="none" w:sz="0" w:space="0" w:color="000000"/>
              <w:right w:val="none" w:sz="0" w:space="0" w:color="000000"/>
            </w:tcBorders>
          </w:tcPr>
          <w:p w14:paraId="5B831A92" w14:textId="77777777" w:rsidR="003A20D6" w:rsidRPr="00B80A37" w:rsidRDefault="003A20D6">
            <w:pPr>
              <w:rPr>
                <w:rFonts w:ascii="Times New Roman" w:hAnsi="Times New Roman"/>
                <w:color w:val="000000"/>
                <w:sz w:val="20"/>
              </w:rPr>
            </w:pPr>
          </w:p>
        </w:tc>
        <w:tc>
          <w:tcPr>
            <w:tcW w:w="904" w:type="dxa"/>
            <w:tcBorders>
              <w:top w:val="single" w:sz="2" w:space="0" w:color="000000"/>
              <w:left w:val="none" w:sz="0" w:space="0" w:color="000000"/>
              <w:bottom w:val="none" w:sz="0" w:space="0" w:color="000000"/>
              <w:right w:val="none" w:sz="0" w:space="0" w:color="000000"/>
            </w:tcBorders>
          </w:tcPr>
          <w:p w14:paraId="4F9F308D" w14:textId="77777777" w:rsidR="003A20D6" w:rsidRPr="00B80A37" w:rsidRDefault="003A20D6">
            <w:pPr>
              <w:rPr>
                <w:rFonts w:ascii="Times New Roman" w:hAnsi="Times New Roman"/>
                <w:color w:val="000000"/>
                <w:sz w:val="20"/>
              </w:rPr>
            </w:pPr>
          </w:p>
        </w:tc>
        <w:tc>
          <w:tcPr>
            <w:tcW w:w="889" w:type="dxa"/>
            <w:tcBorders>
              <w:top w:val="single" w:sz="2" w:space="0" w:color="000000"/>
              <w:left w:val="none" w:sz="0" w:space="0" w:color="000000"/>
              <w:bottom w:val="none" w:sz="0" w:space="0" w:color="000000"/>
              <w:right w:val="none" w:sz="0" w:space="0" w:color="000000"/>
            </w:tcBorders>
          </w:tcPr>
          <w:p w14:paraId="29166D76"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none" w:sz="0" w:space="0" w:color="000000"/>
              <w:right w:val="none" w:sz="0" w:space="0" w:color="000000"/>
            </w:tcBorders>
          </w:tcPr>
          <w:p w14:paraId="5C721258" w14:textId="77777777" w:rsidR="003A20D6" w:rsidRPr="00B80A37" w:rsidRDefault="003A20D6">
            <w:pPr>
              <w:rPr>
                <w:rFonts w:ascii="Times New Roman" w:hAnsi="Times New Roman"/>
                <w:color w:val="000000"/>
                <w:sz w:val="20"/>
              </w:rPr>
            </w:pPr>
          </w:p>
        </w:tc>
        <w:tc>
          <w:tcPr>
            <w:tcW w:w="1123" w:type="dxa"/>
            <w:tcBorders>
              <w:top w:val="single" w:sz="2" w:space="0" w:color="000000"/>
              <w:left w:val="none" w:sz="0" w:space="0" w:color="000000"/>
              <w:bottom w:val="none" w:sz="0" w:space="0" w:color="000000"/>
              <w:right w:val="none" w:sz="0" w:space="0" w:color="000000"/>
            </w:tcBorders>
          </w:tcPr>
          <w:p w14:paraId="1F36A8F1" w14:textId="77777777" w:rsidR="003A20D6" w:rsidRPr="00B80A37" w:rsidRDefault="003A20D6">
            <w:pPr>
              <w:rPr>
                <w:rFonts w:ascii="Times New Roman" w:hAnsi="Times New Roman"/>
                <w:color w:val="000000"/>
                <w:sz w:val="20"/>
              </w:rPr>
            </w:pPr>
          </w:p>
        </w:tc>
        <w:tc>
          <w:tcPr>
            <w:tcW w:w="1231" w:type="dxa"/>
            <w:tcBorders>
              <w:top w:val="single" w:sz="2" w:space="0" w:color="000000"/>
              <w:left w:val="none" w:sz="0" w:space="0" w:color="000000"/>
              <w:bottom w:val="none" w:sz="0" w:space="0" w:color="000000"/>
              <w:right w:val="none" w:sz="0" w:space="0" w:color="000000"/>
            </w:tcBorders>
          </w:tcPr>
          <w:p w14:paraId="0EFBD968" w14:textId="77777777" w:rsidR="003A20D6" w:rsidRPr="00B80A37" w:rsidRDefault="003A20D6">
            <w:pPr>
              <w:rPr>
                <w:rFonts w:ascii="Times New Roman" w:hAnsi="Times New Roman"/>
                <w:color w:val="000000"/>
                <w:sz w:val="20"/>
              </w:rPr>
            </w:pPr>
          </w:p>
        </w:tc>
      </w:tr>
      <w:tr w:rsidR="003A20D6" w:rsidRPr="00B80A37" w14:paraId="58F4F3EE" w14:textId="77777777">
        <w:trPr>
          <w:trHeight w:hRule="exact" w:val="245"/>
        </w:trPr>
        <w:tc>
          <w:tcPr>
            <w:tcW w:w="1649" w:type="dxa"/>
            <w:tcBorders>
              <w:top w:val="none" w:sz="0" w:space="0" w:color="000000"/>
              <w:left w:val="none" w:sz="0" w:space="0" w:color="000000"/>
              <w:bottom w:val="none" w:sz="0" w:space="0" w:color="000000"/>
              <w:right w:val="single" w:sz="2" w:space="0" w:color="000000"/>
            </w:tcBorders>
            <w:vAlign w:val="center"/>
          </w:tcPr>
          <w:p w14:paraId="3F652FD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27E881E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4" w:type="dxa"/>
            <w:tcBorders>
              <w:top w:val="none" w:sz="0" w:space="0" w:color="000000"/>
              <w:left w:val="none" w:sz="0" w:space="0" w:color="000000"/>
              <w:bottom w:val="none" w:sz="0" w:space="0" w:color="000000"/>
              <w:right w:val="none" w:sz="0" w:space="0" w:color="000000"/>
            </w:tcBorders>
            <w:vAlign w:val="center"/>
          </w:tcPr>
          <w:p w14:paraId="1DCC43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0.49</w:t>
            </w:r>
          </w:p>
        </w:tc>
        <w:tc>
          <w:tcPr>
            <w:tcW w:w="889" w:type="dxa"/>
            <w:tcBorders>
              <w:top w:val="none" w:sz="0" w:space="0" w:color="000000"/>
              <w:left w:val="none" w:sz="0" w:space="0" w:color="000000"/>
              <w:bottom w:val="none" w:sz="0" w:space="0" w:color="000000"/>
              <w:right w:val="none" w:sz="0" w:space="0" w:color="000000"/>
            </w:tcBorders>
            <w:vAlign w:val="center"/>
          </w:tcPr>
          <w:p w14:paraId="403326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0.50</w:t>
            </w:r>
          </w:p>
        </w:tc>
        <w:tc>
          <w:tcPr>
            <w:tcW w:w="929" w:type="dxa"/>
            <w:tcBorders>
              <w:top w:val="none" w:sz="0" w:space="0" w:color="000000"/>
              <w:left w:val="none" w:sz="0" w:space="0" w:color="000000"/>
              <w:bottom w:val="none" w:sz="0" w:space="0" w:color="000000"/>
              <w:right w:val="none" w:sz="0" w:space="0" w:color="000000"/>
            </w:tcBorders>
            <w:vAlign w:val="center"/>
          </w:tcPr>
          <w:p w14:paraId="05644B1C"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0.50</w:t>
            </w:r>
          </w:p>
        </w:tc>
        <w:tc>
          <w:tcPr>
            <w:tcW w:w="1123" w:type="dxa"/>
            <w:tcBorders>
              <w:top w:val="none" w:sz="0" w:space="0" w:color="000000"/>
              <w:left w:val="none" w:sz="0" w:space="0" w:color="000000"/>
              <w:bottom w:val="none" w:sz="0" w:space="0" w:color="000000"/>
              <w:right w:val="none" w:sz="0" w:space="0" w:color="000000"/>
            </w:tcBorders>
            <w:vAlign w:val="center"/>
          </w:tcPr>
          <w:p w14:paraId="73A233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1231" w:type="dxa"/>
            <w:tcBorders>
              <w:top w:val="none" w:sz="0" w:space="0" w:color="000000"/>
              <w:left w:val="none" w:sz="0" w:space="0" w:color="000000"/>
              <w:bottom w:val="none" w:sz="0" w:space="0" w:color="000000"/>
              <w:right w:val="none" w:sz="0" w:space="0" w:color="000000"/>
            </w:tcBorders>
            <w:vAlign w:val="center"/>
          </w:tcPr>
          <w:p w14:paraId="30982CA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r>
      <w:tr w:rsidR="003A20D6" w:rsidRPr="00B80A37" w14:paraId="3B9D1F12"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483ECA5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2BE4BC5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0.63</w:t>
            </w:r>
          </w:p>
        </w:tc>
        <w:tc>
          <w:tcPr>
            <w:tcW w:w="904" w:type="dxa"/>
            <w:tcBorders>
              <w:top w:val="none" w:sz="0" w:space="0" w:color="000000"/>
              <w:left w:val="none" w:sz="0" w:space="0" w:color="000000"/>
              <w:bottom w:val="none" w:sz="0" w:space="0" w:color="000000"/>
              <w:right w:val="none" w:sz="0" w:space="0" w:color="000000"/>
            </w:tcBorders>
            <w:vAlign w:val="center"/>
          </w:tcPr>
          <w:p w14:paraId="0119A4C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889" w:type="dxa"/>
            <w:tcBorders>
              <w:top w:val="none" w:sz="0" w:space="0" w:color="000000"/>
              <w:left w:val="none" w:sz="0" w:space="0" w:color="000000"/>
              <w:bottom w:val="none" w:sz="0" w:space="0" w:color="000000"/>
              <w:right w:val="none" w:sz="0" w:space="0" w:color="000000"/>
            </w:tcBorders>
            <w:vAlign w:val="center"/>
          </w:tcPr>
          <w:p w14:paraId="4FD2497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29" w:type="dxa"/>
            <w:tcBorders>
              <w:top w:val="none" w:sz="0" w:space="0" w:color="000000"/>
              <w:left w:val="none" w:sz="0" w:space="0" w:color="000000"/>
              <w:bottom w:val="none" w:sz="0" w:space="0" w:color="000000"/>
              <w:right w:val="none" w:sz="0" w:space="0" w:color="000000"/>
            </w:tcBorders>
            <w:vAlign w:val="center"/>
          </w:tcPr>
          <w:p w14:paraId="515953C4"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0.66</w:t>
            </w:r>
          </w:p>
        </w:tc>
        <w:tc>
          <w:tcPr>
            <w:tcW w:w="1123" w:type="dxa"/>
            <w:tcBorders>
              <w:top w:val="none" w:sz="0" w:space="0" w:color="000000"/>
              <w:left w:val="none" w:sz="0" w:space="0" w:color="000000"/>
              <w:bottom w:val="none" w:sz="0" w:space="0" w:color="000000"/>
              <w:right w:val="none" w:sz="0" w:space="0" w:color="000000"/>
            </w:tcBorders>
            <w:vAlign w:val="center"/>
          </w:tcPr>
          <w:p w14:paraId="6AEF5C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0.54</w:t>
            </w:r>
          </w:p>
        </w:tc>
        <w:tc>
          <w:tcPr>
            <w:tcW w:w="1231" w:type="dxa"/>
            <w:tcBorders>
              <w:top w:val="none" w:sz="0" w:space="0" w:color="000000"/>
              <w:left w:val="none" w:sz="0" w:space="0" w:color="000000"/>
              <w:bottom w:val="none" w:sz="0" w:space="0" w:color="000000"/>
              <w:right w:val="none" w:sz="0" w:space="0" w:color="000000"/>
            </w:tcBorders>
            <w:vAlign w:val="center"/>
          </w:tcPr>
          <w:p w14:paraId="7BCE7C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r>
      <w:tr w:rsidR="003A20D6" w:rsidRPr="00B80A37" w14:paraId="70B771D1"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15BDBB73"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SER</w:t>
            </w:r>
          </w:p>
        </w:tc>
        <w:tc>
          <w:tcPr>
            <w:tcW w:w="903" w:type="dxa"/>
            <w:tcBorders>
              <w:top w:val="none" w:sz="0" w:space="0" w:color="000000"/>
              <w:left w:val="single" w:sz="2" w:space="0" w:color="000000"/>
              <w:bottom w:val="none" w:sz="0" w:space="0" w:color="000000"/>
              <w:right w:val="none" w:sz="0" w:space="0" w:color="000000"/>
            </w:tcBorders>
          </w:tcPr>
          <w:p w14:paraId="2ACCF050"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132BF61F"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188DBA90"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103ADBBD"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3D0CA8B1"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29B06FA2" w14:textId="77777777" w:rsidR="003A20D6" w:rsidRPr="00B80A37" w:rsidRDefault="003A20D6">
            <w:pPr>
              <w:rPr>
                <w:rFonts w:ascii="Times New Roman" w:hAnsi="Times New Roman"/>
                <w:color w:val="000000"/>
                <w:sz w:val="20"/>
              </w:rPr>
            </w:pPr>
          </w:p>
        </w:tc>
      </w:tr>
      <w:tr w:rsidR="003A20D6" w:rsidRPr="00B80A37" w14:paraId="5C960DD2"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48964235"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4776B8A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w:t>
            </w:r>
          </w:p>
        </w:tc>
        <w:tc>
          <w:tcPr>
            <w:tcW w:w="904" w:type="dxa"/>
            <w:tcBorders>
              <w:top w:val="none" w:sz="0" w:space="0" w:color="000000"/>
              <w:left w:val="none" w:sz="0" w:space="0" w:color="000000"/>
              <w:bottom w:val="none" w:sz="0" w:space="0" w:color="000000"/>
              <w:right w:val="none" w:sz="0" w:space="0" w:color="000000"/>
            </w:tcBorders>
            <w:vAlign w:val="center"/>
          </w:tcPr>
          <w:p w14:paraId="3096D0D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w:t>
            </w:r>
          </w:p>
        </w:tc>
        <w:tc>
          <w:tcPr>
            <w:tcW w:w="889" w:type="dxa"/>
            <w:tcBorders>
              <w:top w:val="none" w:sz="0" w:space="0" w:color="000000"/>
              <w:left w:val="none" w:sz="0" w:space="0" w:color="000000"/>
              <w:bottom w:val="none" w:sz="0" w:space="0" w:color="000000"/>
              <w:right w:val="none" w:sz="0" w:space="0" w:color="000000"/>
            </w:tcBorders>
            <w:vAlign w:val="center"/>
          </w:tcPr>
          <w:p w14:paraId="24D75AD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0.83</w:t>
            </w:r>
          </w:p>
        </w:tc>
        <w:tc>
          <w:tcPr>
            <w:tcW w:w="929" w:type="dxa"/>
            <w:tcBorders>
              <w:top w:val="none" w:sz="0" w:space="0" w:color="000000"/>
              <w:left w:val="none" w:sz="0" w:space="0" w:color="000000"/>
              <w:bottom w:val="none" w:sz="0" w:space="0" w:color="000000"/>
              <w:right w:val="none" w:sz="0" w:space="0" w:color="000000"/>
            </w:tcBorders>
            <w:vAlign w:val="center"/>
          </w:tcPr>
          <w:p w14:paraId="74C5D368"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0.87</w:t>
            </w:r>
          </w:p>
        </w:tc>
        <w:tc>
          <w:tcPr>
            <w:tcW w:w="1123" w:type="dxa"/>
            <w:tcBorders>
              <w:top w:val="none" w:sz="0" w:space="0" w:color="000000"/>
              <w:left w:val="none" w:sz="0" w:space="0" w:color="000000"/>
              <w:bottom w:val="none" w:sz="0" w:space="0" w:color="000000"/>
              <w:right w:val="none" w:sz="0" w:space="0" w:color="000000"/>
            </w:tcBorders>
            <w:vAlign w:val="center"/>
          </w:tcPr>
          <w:p w14:paraId="644C38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0.88</w:t>
            </w:r>
          </w:p>
        </w:tc>
        <w:tc>
          <w:tcPr>
            <w:tcW w:w="1231" w:type="dxa"/>
            <w:tcBorders>
              <w:top w:val="none" w:sz="0" w:space="0" w:color="000000"/>
              <w:left w:val="none" w:sz="0" w:space="0" w:color="000000"/>
              <w:bottom w:val="none" w:sz="0" w:space="0" w:color="000000"/>
              <w:right w:val="none" w:sz="0" w:space="0" w:color="000000"/>
            </w:tcBorders>
            <w:vAlign w:val="center"/>
          </w:tcPr>
          <w:p w14:paraId="5B0EA9D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0.93</w:t>
            </w:r>
          </w:p>
        </w:tc>
      </w:tr>
      <w:tr w:rsidR="003A20D6" w:rsidRPr="00B80A37" w14:paraId="6320312A"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039D0909"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3A7046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04" w:type="dxa"/>
            <w:tcBorders>
              <w:top w:val="none" w:sz="0" w:space="0" w:color="000000"/>
              <w:left w:val="none" w:sz="0" w:space="0" w:color="000000"/>
              <w:bottom w:val="none" w:sz="0" w:space="0" w:color="000000"/>
              <w:right w:val="none" w:sz="0" w:space="0" w:color="000000"/>
            </w:tcBorders>
            <w:vAlign w:val="center"/>
          </w:tcPr>
          <w:p w14:paraId="004511D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0.74</w:t>
            </w:r>
          </w:p>
        </w:tc>
        <w:tc>
          <w:tcPr>
            <w:tcW w:w="889" w:type="dxa"/>
            <w:tcBorders>
              <w:top w:val="none" w:sz="0" w:space="0" w:color="000000"/>
              <w:left w:val="none" w:sz="0" w:space="0" w:color="000000"/>
              <w:bottom w:val="none" w:sz="0" w:space="0" w:color="000000"/>
              <w:right w:val="none" w:sz="0" w:space="0" w:color="000000"/>
            </w:tcBorders>
            <w:vAlign w:val="center"/>
          </w:tcPr>
          <w:p w14:paraId="74CA759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0.69</w:t>
            </w:r>
          </w:p>
        </w:tc>
        <w:tc>
          <w:tcPr>
            <w:tcW w:w="929" w:type="dxa"/>
            <w:tcBorders>
              <w:top w:val="none" w:sz="0" w:space="0" w:color="000000"/>
              <w:left w:val="none" w:sz="0" w:space="0" w:color="000000"/>
              <w:bottom w:val="none" w:sz="0" w:space="0" w:color="000000"/>
              <w:right w:val="none" w:sz="0" w:space="0" w:color="000000"/>
            </w:tcBorders>
            <w:vAlign w:val="center"/>
          </w:tcPr>
          <w:p w14:paraId="160D1D50"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0.80</w:t>
            </w:r>
          </w:p>
        </w:tc>
        <w:tc>
          <w:tcPr>
            <w:tcW w:w="1123" w:type="dxa"/>
            <w:tcBorders>
              <w:top w:val="none" w:sz="0" w:space="0" w:color="000000"/>
              <w:left w:val="none" w:sz="0" w:space="0" w:color="000000"/>
              <w:bottom w:val="none" w:sz="0" w:space="0" w:color="000000"/>
              <w:right w:val="none" w:sz="0" w:space="0" w:color="000000"/>
            </w:tcBorders>
            <w:vAlign w:val="center"/>
          </w:tcPr>
          <w:p w14:paraId="102A3B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0.80</w:t>
            </w:r>
          </w:p>
        </w:tc>
        <w:tc>
          <w:tcPr>
            <w:tcW w:w="1231" w:type="dxa"/>
            <w:tcBorders>
              <w:top w:val="none" w:sz="0" w:space="0" w:color="000000"/>
              <w:left w:val="none" w:sz="0" w:space="0" w:color="000000"/>
              <w:bottom w:val="none" w:sz="0" w:space="0" w:color="000000"/>
              <w:right w:val="none" w:sz="0" w:space="0" w:color="000000"/>
            </w:tcBorders>
            <w:vAlign w:val="center"/>
          </w:tcPr>
          <w:p w14:paraId="3F3EB12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r>
      <w:tr w:rsidR="003A20D6" w:rsidRPr="00B80A37" w14:paraId="39624D59"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650AF0F9" w14:textId="77777777" w:rsidR="003A20D6" w:rsidRPr="00B80A37" w:rsidRDefault="002B38CB">
            <w:pPr>
              <w:ind w:left="133"/>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3" w:type="dxa"/>
            <w:tcBorders>
              <w:top w:val="none" w:sz="0" w:space="0" w:color="000000"/>
              <w:left w:val="single" w:sz="2" w:space="0" w:color="000000"/>
              <w:bottom w:val="none" w:sz="0" w:space="0" w:color="000000"/>
              <w:right w:val="none" w:sz="0" w:space="0" w:color="000000"/>
            </w:tcBorders>
          </w:tcPr>
          <w:p w14:paraId="6FCB5CB1"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67AFE324"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61A9CB32"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49E52550"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76D55A55"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71F75AC6" w14:textId="77777777" w:rsidR="003A20D6" w:rsidRPr="00B80A37" w:rsidRDefault="003A20D6">
            <w:pPr>
              <w:rPr>
                <w:rFonts w:ascii="Times New Roman" w:hAnsi="Times New Roman"/>
                <w:color w:val="000000"/>
                <w:sz w:val="20"/>
              </w:rPr>
            </w:pPr>
          </w:p>
        </w:tc>
      </w:tr>
      <w:tr w:rsidR="003A20D6" w:rsidRPr="00B80A37" w14:paraId="5C8E1962" w14:textId="77777777">
        <w:trPr>
          <w:trHeight w:hRule="exact" w:val="237"/>
        </w:trPr>
        <w:tc>
          <w:tcPr>
            <w:tcW w:w="1649" w:type="dxa"/>
            <w:tcBorders>
              <w:top w:val="none" w:sz="0" w:space="0" w:color="000000"/>
              <w:left w:val="none" w:sz="0" w:space="0" w:color="000000"/>
              <w:bottom w:val="none" w:sz="0" w:space="0" w:color="000000"/>
              <w:right w:val="single" w:sz="2" w:space="0" w:color="000000"/>
            </w:tcBorders>
            <w:vAlign w:val="center"/>
          </w:tcPr>
          <w:p w14:paraId="0B3E2D12"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6B53C7E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-17505.6</w:t>
            </w:r>
          </w:p>
        </w:tc>
        <w:tc>
          <w:tcPr>
            <w:tcW w:w="904" w:type="dxa"/>
            <w:tcBorders>
              <w:top w:val="none" w:sz="0" w:space="0" w:color="000000"/>
              <w:left w:val="none" w:sz="0" w:space="0" w:color="000000"/>
              <w:bottom w:val="none" w:sz="0" w:space="0" w:color="000000"/>
              <w:right w:val="none" w:sz="0" w:space="0" w:color="000000"/>
            </w:tcBorders>
            <w:vAlign w:val="center"/>
          </w:tcPr>
          <w:p w14:paraId="0829DEB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-21813.5</w:t>
            </w:r>
          </w:p>
        </w:tc>
        <w:tc>
          <w:tcPr>
            <w:tcW w:w="889" w:type="dxa"/>
            <w:tcBorders>
              <w:top w:val="none" w:sz="0" w:space="0" w:color="000000"/>
              <w:left w:val="none" w:sz="0" w:space="0" w:color="000000"/>
              <w:bottom w:val="none" w:sz="0" w:space="0" w:color="000000"/>
              <w:right w:val="none" w:sz="0" w:space="0" w:color="000000"/>
            </w:tcBorders>
            <w:vAlign w:val="center"/>
          </w:tcPr>
          <w:p w14:paraId="4952B41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-30960.6</w:t>
            </w:r>
          </w:p>
        </w:tc>
        <w:tc>
          <w:tcPr>
            <w:tcW w:w="929" w:type="dxa"/>
            <w:tcBorders>
              <w:top w:val="none" w:sz="0" w:space="0" w:color="000000"/>
              <w:left w:val="none" w:sz="0" w:space="0" w:color="000000"/>
              <w:bottom w:val="none" w:sz="0" w:space="0" w:color="000000"/>
              <w:right w:val="none" w:sz="0" w:space="0" w:color="000000"/>
            </w:tcBorders>
            <w:vAlign w:val="center"/>
          </w:tcPr>
          <w:p w14:paraId="04D33EAF"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-44067.6</w:t>
            </w:r>
          </w:p>
        </w:tc>
        <w:tc>
          <w:tcPr>
            <w:tcW w:w="1123" w:type="dxa"/>
            <w:tcBorders>
              <w:top w:val="none" w:sz="0" w:space="0" w:color="000000"/>
              <w:left w:val="none" w:sz="0" w:space="0" w:color="000000"/>
              <w:bottom w:val="none" w:sz="0" w:space="0" w:color="000000"/>
              <w:right w:val="none" w:sz="0" w:space="0" w:color="000000"/>
            </w:tcBorders>
            <w:vAlign w:val="center"/>
          </w:tcPr>
          <w:p w14:paraId="371863C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-49375.6</w:t>
            </w:r>
          </w:p>
        </w:tc>
        <w:tc>
          <w:tcPr>
            <w:tcW w:w="1231" w:type="dxa"/>
            <w:tcBorders>
              <w:top w:val="none" w:sz="0" w:space="0" w:color="000000"/>
              <w:left w:val="none" w:sz="0" w:space="0" w:color="000000"/>
              <w:bottom w:val="none" w:sz="0" w:space="0" w:color="000000"/>
              <w:right w:val="none" w:sz="0" w:space="0" w:color="000000"/>
            </w:tcBorders>
            <w:vAlign w:val="center"/>
          </w:tcPr>
          <w:p w14:paraId="3DB825C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-53197.9</w:t>
            </w:r>
          </w:p>
        </w:tc>
      </w:tr>
      <w:tr w:rsidR="003A20D6" w:rsidRPr="00B80A37" w14:paraId="08ACE4EB"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5270B97D"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4988D8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-14895.8</w:t>
            </w:r>
          </w:p>
        </w:tc>
        <w:tc>
          <w:tcPr>
            <w:tcW w:w="904" w:type="dxa"/>
            <w:tcBorders>
              <w:top w:val="none" w:sz="0" w:space="0" w:color="000000"/>
              <w:left w:val="none" w:sz="0" w:space="0" w:color="000000"/>
              <w:bottom w:val="none" w:sz="0" w:space="0" w:color="000000"/>
              <w:right w:val="none" w:sz="0" w:space="0" w:color="000000"/>
            </w:tcBorders>
            <w:vAlign w:val="center"/>
          </w:tcPr>
          <w:p w14:paraId="21D4B32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-18589.9</w:t>
            </w:r>
          </w:p>
        </w:tc>
        <w:tc>
          <w:tcPr>
            <w:tcW w:w="889" w:type="dxa"/>
            <w:tcBorders>
              <w:top w:val="none" w:sz="0" w:space="0" w:color="000000"/>
              <w:left w:val="none" w:sz="0" w:space="0" w:color="000000"/>
              <w:bottom w:val="none" w:sz="0" w:space="0" w:color="000000"/>
              <w:right w:val="none" w:sz="0" w:space="0" w:color="000000"/>
            </w:tcBorders>
            <w:vAlign w:val="center"/>
          </w:tcPr>
          <w:p w14:paraId="77E8B50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-26553.5</w:t>
            </w:r>
          </w:p>
        </w:tc>
        <w:tc>
          <w:tcPr>
            <w:tcW w:w="929" w:type="dxa"/>
            <w:tcBorders>
              <w:top w:val="none" w:sz="0" w:space="0" w:color="000000"/>
              <w:left w:val="none" w:sz="0" w:space="0" w:color="000000"/>
              <w:bottom w:val="none" w:sz="0" w:space="0" w:color="000000"/>
              <w:right w:val="none" w:sz="0" w:space="0" w:color="000000"/>
            </w:tcBorders>
            <w:vAlign w:val="center"/>
          </w:tcPr>
          <w:p w14:paraId="3574D429"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-37297.9</w:t>
            </w:r>
          </w:p>
        </w:tc>
        <w:tc>
          <w:tcPr>
            <w:tcW w:w="1123" w:type="dxa"/>
            <w:tcBorders>
              <w:top w:val="none" w:sz="0" w:space="0" w:color="000000"/>
              <w:left w:val="none" w:sz="0" w:space="0" w:color="000000"/>
              <w:bottom w:val="none" w:sz="0" w:space="0" w:color="000000"/>
              <w:right w:val="none" w:sz="0" w:space="0" w:color="000000"/>
            </w:tcBorders>
            <w:vAlign w:val="center"/>
          </w:tcPr>
          <w:p w14:paraId="5DFBF8D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-45747.6</w:t>
            </w:r>
          </w:p>
        </w:tc>
        <w:tc>
          <w:tcPr>
            <w:tcW w:w="1231" w:type="dxa"/>
            <w:tcBorders>
              <w:top w:val="none" w:sz="0" w:space="0" w:color="000000"/>
              <w:left w:val="none" w:sz="0" w:space="0" w:color="000000"/>
              <w:bottom w:val="none" w:sz="0" w:space="0" w:color="000000"/>
              <w:right w:val="none" w:sz="0" w:space="0" w:color="000000"/>
            </w:tcBorders>
            <w:vAlign w:val="center"/>
          </w:tcPr>
          <w:p w14:paraId="2686490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-49899.1</w:t>
            </w:r>
          </w:p>
        </w:tc>
      </w:tr>
      <w:tr w:rsidR="003A20D6" w:rsidRPr="00B80A37" w14:paraId="35253C0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6BD6CE81" w14:textId="77777777" w:rsidR="003A20D6" w:rsidRPr="00B80A37" w:rsidRDefault="002B38CB">
            <w:pPr>
              <w:ind w:left="133"/>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3" w:type="dxa"/>
            <w:tcBorders>
              <w:top w:val="none" w:sz="0" w:space="0" w:color="000000"/>
              <w:left w:val="single" w:sz="2" w:space="0" w:color="000000"/>
              <w:bottom w:val="none" w:sz="0" w:space="0" w:color="000000"/>
              <w:right w:val="none" w:sz="0" w:space="0" w:color="000000"/>
            </w:tcBorders>
          </w:tcPr>
          <w:p w14:paraId="2ABD217A"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34BA0D7A"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60A3D816"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08A5AADF"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5698EF8C"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442AB316" w14:textId="77777777" w:rsidR="003A20D6" w:rsidRPr="00B80A37" w:rsidRDefault="003A20D6">
            <w:pPr>
              <w:rPr>
                <w:rFonts w:ascii="Times New Roman" w:hAnsi="Times New Roman"/>
                <w:color w:val="000000"/>
                <w:sz w:val="20"/>
              </w:rPr>
            </w:pPr>
          </w:p>
        </w:tc>
      </w:tr>
      <w:tr w:rsidR="003A20D6" w:rsidRPr="00B80A37" w14:paraId="718F87BE"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707D3ECC"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0FDEF8E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36243.1</w:t>
            </w:r>
          </w:p>
        </w:tc>
        <w:tc>
          <w:tcPr>
            <w:tcW w:w="904" w:type="dxa"/>
            <w:tcBorders>
              <w:top w:val="none" w:sz="0" w:space="0" w:color="000000"/>
              <w:left w:val="none" w:sz="0" w:space="0" w:color="000000"/>
              <w:bottom w:val="none" w:sz="0" w:space="0" w:color="000000"/>
              <w:right w:val="none" w:sz="0" w:space="0" w:color="000000"/>
            </w:tcBorders>
            <w:vAlign w:val="center"/>
          </w:tcPr>
          <w:p w14:paraId="78001CE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44966.9</w:t>
            </w:r>
          </w:p>
        </w:tc>
        <w:tc>
          <w:tcPr>
            <w:tcW w:w="889" w:type="dxa"/>
            <w:tcBorders>
              <w:top w:val="none" w:sz="0" w:space="0" w:color="000000"/>
              <w:left w:val="none" w:sz="0" w:space="0" w:color="000000"/>
              <w:bottom w:val="none" w:sz="0" w:space="0" w:color="000000"/>
              <w:right w:val="none" w:sz="0" w:space="0" w:color="000000"/>
            </w:tcBorders>
            <w:vAlign w:val="center"/>
          </w:tcPr>
          <w:p w14:paraId="376263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63417.1</w:t>
            </w:r>
          </w:p>
        </w:tc>
        <w:tc>
          <w:tcPr>
            <w:tcW w:w="929" w:type="dxa"/>
            <w:tcBorders>
              <w:top w:val="none" w:sz="0" w:space="0" w:color="000000"/>
              <w:left w:val="none" w:sz="0" w:space="0" w:color="000000"/>
              <w:bottom w:val="none" w:sz="0" w:space="0" w:color="000000"/>
              <w:right w:val="none" w:sz="0" w:space="0" w:color="000000"/>
            </w:tcBorders>
            <w:vAlign w:val="center"/>
          </w:tcPr>
          <w:p w14:paraId="548FF05A"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89747.2</w:t>
            </w:r>
          </w:p>
        </w:tc>
        <w:tc>
          <w:tcPr>
            <w:tcW w:w="1123" w:type="dxa"/>
            <w:tcBorders>
              <w:top w:val="none" w:sz="0" w:space="0" w:color="000000"/>
              <w:left w:val="none" w:sz="0" w:space="0" w:color="000000"/>
              <w:bottom w:val="none" w:sz="0" w:space="0" w:color="000000"/>
              <w:right w:val="none" w:sz="0" w:space="0" w:color="000000"/>
            </w:tcBorders>
            <w:vAlign w:val="center"/>
          </w:tcPr>
          <w:p w14:paraId="3104982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100317.13</w:t>
            </w:r>
          </w:p>
        </w:tc>
        <w:tc>
          <w:tcPr>
            <w:tcW w:w="1231" w:type="dxa"/>
            <w:tcBorders>
              <w:top w:val="none" w:sz="0" w:space="0" w:color="000000"/>
              <w:left w:val="none" w:sz="0" w:space="0" w:color="000000"/>
              <w:bottom w:val="none" w:sz="0" w:space="0" w:color="000000"/>
              <w:right w:val="none" w:sz="0" w:space="0" w:color="000000"/>
            </w:tcBorders>
            <w:vAlign w:val="center"/>
          </w:tcPr>
          <w:p w14:paraId="184D89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107963.7</w:t>
            </w:r>
          </w:p>
        </w:tc>
      </w:tr>
      <w:tr w:rsidR="003A20D6" w:rsidRPr="00B80A37" w14:paraId="1803A75E"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2A5783ED"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7A6CF7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31873.6</w:t>
            </w:r>
          </w:p>
        </w:tc>
        <w:tc>
          <w:tcPr>
            <w:tcW w:w="904" w:type="dxa"/>
            <w:tcBorders>
              <w:top w:val="none" w:sz="0" w:space="0" w:color="000000"/>
              <w:left w:val="none" w:sz="0" w:space="0" w:color="000000"/>
              <w:bottom w:val="none" w:sz="0" w:space="0" w:color="000000"/>
              <w:right w:val="none" w:sz="0" w:space="0" w:color="000000"/>
            </w:tcBorders>
            <w:vAlign w:val="center"/>
          </w:tcPr>
          <w:p w14:paraId="415968B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39495.8</w:t>
            </w:r>
          </w:p>
        </w:tc>
        <w:tc>
          <w:tcPr>
            <w:tcW w:w="889" w:type="dxa"/>
            <w:tcBorders>
              <w:top w:val="none" w:sz="0" w:space="0" w:color="000000"/>
              <w:left w:val="none" w:sz="0" w:space="0" w:color="000000"/>
              <w:bottom w:val="none" w:sz="0" w:space="0" w:color="000000"/>
              <w:right w:val="none" w:sz="0" w:space="0" w:color="000000"/>
            </w:tcBorders>
            <w:vAlign w:val="center"/>
          </w:tcPr>
          <w:p w14:paraId="1E1349F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55777.1</w:t>
            </w:r>
          </w:p>
        </w:tc>
        <w:tc>
          <w:tcPr>
            <w:tcW w:w="929" w:type="dxa"/>
            <w:tcBorders>
              <w:top w:val="none" w:sz="0" w:space="0" w:color="000000"/>
              <w:left w:val="none" w:sz="0" w:space="0" w:color="000000"/>
              <w:bottom w:val="none" w:sz="0" w:space="0" w:color="000000"/>
              <w:right w:val="none" w:sz="0" w:space="0" w:color="000000"/>
            </w:tcBorders>
            <w:vAlign w:val="center"/>
          </w:tcPr>
          <w:p w14:paraId="65094A84"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77439.9</w:t>
            </w:r>
          </w:p>
        </w:tc>
        <w:tc>
          <w:tcPr>
            <w:tcW w:w="1123" w:type="dxa"/>
            <w:tcBorders>
              <w:top w:val="none" w:sz="0" w:space="0" w:color="000000"/>
              <w:left w:val="none" w:sz="0" w:space="0" w:color="000000"/>
              <w:bottom w:val="none" w:sz="0" w:space="0" w:color="000000"/>
              <w:right w:val="none" w:sz="0" w:space="0" w:color="000000"/>
            </w:tcBorders>
            <w:vAlign w:val="center"/>
          </w:tcPr>
          <w:p w14:paraId="307C963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94059.1</w:t>
            </w:r>
          </w:p>
        </w:tc>
        <w:tc>
          <w:tcPr>
            <w:tcW w:w="1231" w:type="dxa"/>
            <w:tcBorders>
              <w:top w:val="none" w:sz="0" w:space="0" w:color="000000"/>
              <w:left w:val="none" w:sz="0" w:space="0" w:color="000000"/>
              <w:bottom w:val="none" w:sz="0" w:space="0" w:color="000000"/>
              <w:right w:val="none" w:sz="0" w:space="0" w:color="000000"/>
            </w:tcBorders>
            <w:vAlign w:val="center"/>
          </w:tcPr>
          <w:p w14:paraId="369BF49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102224.3</w:t>
            </w:r>
          </w:p>
        </w:tc>
      </w:tr>
      <w:tr w:rsidR="003A20D6" w:rsidRPr="00B80A37" w14:paraId="79AE919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5F387872"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Test LL</w:t>
            </w:r>
          </w:p>
        </w:tc>
        <w:tc>
          <w:tcPr>
            <w:tcW w:w="903" w:type="dxa"/>
            <w:tcBorders>
              <w:top w:val="none" w:sz="0" w:space="0" w:color="000000"/>
              <w:left w:val="single" w:sz="2" w:space="0" w:color="000000"/>
              <w:bottom w:val="none" w:sz="0" w:space="0" w:color="000000"/>
              <w:right w:val="none" w:sz="0" w:space="0" w:color="000000"/>
            </w:tcBorders>
          </w:tcPr>
          <w:p w14:paraId="14718934"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62A956EC"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15787D12"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4A62CD24"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4B64C15C"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735AB3BF" w14:textId="77777777" w:rsidR="003A20D6" w:rsidRPr="00B80A37" w:rsidRDefault="003A20D6">
            <w:pPr>
              <w:rPr>
                <w:rFonts w:ascii="Times New Roman" w:hAnsi="Times New Roman"/>
                <w:color w:val="000000"/>
                <w:sz w:val="20"/>
              </w:rPr>
            </w:pPr>
          </w:p>
        </w:tc>
      </w:tr>
      <w:tr w:rsidR="003A20D6" w:rsidRPr="00B80A37" w14:paraId="32BAB5D0"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3914E4D0"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2 x (11(UR) -14R))</w:t>
            </w:r>
          </w:p>
        </w:tc>
        <w:tc>
          <w:tcPr>
            <w:tcW w:w="903" w:type="dxa"/>
            <w:tcBorders>
              <w:top w:val="none" w:sz="0" w:space="0" w:color="000000"/>
              <w:left w:val="single" w:sz="2" w:space="0" w:color="000000"/>
              <w:bottom w:val="none" w:sz="0" w:space="0" w:color="000000"/>
              <w:right w:val="none" w:sz="0" w:space="0" w:color="000000"/>
            </w:tcBorders>
            <w:vAlign w:val="center"/>
          </w:tcPr>
          <w:p w14:paraId="719AE2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5219.5</w:t>
            </w:r>
          </w:p>
        </w:tc>
        <w:tc>
          <w:tcPr>
            <w:tcW w:w="904" w:type="dxa"/>
            <w:tcBorders>
              <w:top w:val="none" w:sz="0" w:space="0" w:color="000000"/>
              <w:left w:val="none" w:sz="0" w:space="0" w:color="000000"/>
              <w:bottom w:val="none" w:sz="0" w:space="0" w:color="000000"/>
              <w:right w:val="none" w:sz="0" w:space="0" w:color="000000"/>
            </w:tcBorders>
            <w:vAlign w:val="center"/>
          </w:tcPr>
          <w:p w14:paraId="5E03058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6447.1</w:t>
            </w:r>
          </w:p>
        </w:tc>
        <w:tc>
          <w:tcPr>
            <w:tcW w:w="889" w:type="dxa"/>
            <w:tcBorders>
              <w:top w:val="none" w:sz="0" w:space="0" w:color="000000"/>
              <w:left w:val="none" w:sz="0" w:space="0" w:color="000000"/>
              <w:bottom w:val="none" w:sz="0" w:space="0" w:color="000000"/>
              <w:right w:val="none" w:sz="0" w:space="0" w:color="000000"/>
            </w:tcBorders>
            <w:vAlign w:val="center"/>
          </w:tcPr>
          <w:p w14:paraId="34F83BE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8814.1</w:t>
            </w:r>
          </w:p>
        </w:tc>
        <w:tc>
          <w:tcPr>
            <w:tcW w:w="929" w:type="dxa"/>
            <w:tcBorders>
              <w:top w:val="none" w:sz="0" w:space="0" w:color="000000"/>
              <w:left w:val="none" w:sz="0" w:space="0" w:color="000000"/>
              <w:bottom w:val="none" w:sz="0" w:space="0" w:color="000000"/>
              <w:right w:val="none" w:sz="0" w:space="0" w:color="000000"/>
            </w:tcBorders>
            <w:vAlign w:val="center"/>
          </w:tcPr>
          <w:p w14:paraId="321ECC4F"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13539.4</w:t>
            </w:r>
          </w:p>
        </w:tc>
        <w:tc>
          <w:tcPr>
            <w:tcW w:w="1123" w:type="dxa"/>
            <w:tcBorders>
              <w:top w:val="none" w:sz="0" w:space="0" w:color="000000"/>
              <w:left w:val="none" w:sz="0" w:space="0" w:color="000000"/>
              <w:bottom w:val="none" w:sz="0" w:space="0" w:color="000000"/>
              <w:right w:val="none" w:sz="0" w:space="0" w:color="000000"/>
            </w:tcBorders>
            <w:vAlign w:val="center"/>
          </w:tcPr>
          <w:p w14:paraId="6290BF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7256.0</w:t>
            </w:r>
          </w:p>
        </w:tc>
        <w:tc>
          <w:tcPr>
            <w:tcW w:w="1231" w:type="dxa"/>
            <w:tcBorders>
              <w:top w:val="none" w:sz="0" w:space="0" w:color="000000"/>
              <w:left w:val="none" w:sz="0" w:space="0" w:color="000000"/>
              <w:bottom w:val="none" w:sz="0" w:space="0" w:color="000000"/>
              <w:right w:val="none" w:sz="0" w:space="0" w:color="000000"/>
            </w:tcBorders>
            <w:vAlign w:val="center"/>
          </w:tcPr>
          <w:p w14:paraId="661AF1C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6597.5</w:t>
            </w:r>
          </w:p>
        </w:tc>
      </w:tr>
      <w:tr w:rsidR="003A20D6" w:rsidRPr="00B80A37" w14:paraId="3D97CC7D"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3FDDC7D3" w14:textId="77777777" w:rsidR="003A20D6" w:rsidRPr="00B80A37" w:rsidRDefault="002B38CB">
            <w:pPr>
              <w:ind w:left="133"/>
              <w:rPr>
                <w:rFonts w:ascii="Times New Roman" w:hAnsi="Times New Roman"/>
                <w:color w:val="000000"/>
                <w:spacing w:val="10"/>
                <w:sz w:val="18"/>
              </w:rPr>
            </w:pPr>
            <w:r w:rsidRPr="00B80A37">
              <w:rPr>
                <w:rFonts w:ascii="Times New Roman" w:hAnsi="Times New Roman"/>
                <w:color w:val="000000"/>
                <w:spacing w:val="10"/>
                <w:sz w:val="18"/>
              </w:rPr>
              <w:t># restrictions</w:t>
            </w:r>
          </w:p>
        </w:tc>
        <w:tc>
          <w:tcPr>
            <w:tcW w:w="903" w:type="dxa"/>
            <w:tcBorders>
              <w:top w:val="none" w:sz="0" w:space="0" w:color="000000"/>
              <w:left w:val="single" w:sz="2" w:space="0" w:color="000000"/>
              <w:bottom w:val="none" w:sz="0" w:space="0" w:color="000000"/>
              <w:right w:val="none" w:sz="0" w:space="0" w:color="000000"/>
            </w:tcBorders>
            <w:vAlign w:val="center"/>
          </w:tcPr>
          <w:p w14:paraId="3A47CC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640</w:t>
            </w:r>
          </w:p>
        </w:tc>
        <w:tc>
          <w:tcPr>
            <w:tcW w:w="904" w:type="dxa"/>
            <w:tcBorders>
              <w:top w:val="none" w:sz="0" w:space="0" w:color="000000"/>
              <w:left w:val="none" w:sz="0" w:space="0" w:color="000000"/>
              <w:bottom w:val="none" w:sz="0" w:space="0" w:color="000000"/>
              <w:right w:val="none" w:sz="0" w:space="0" w:color="000000"/>
            </w:tcBorders>
            <w:vAlign w:val="center"/>
          </w:tcPr>
          <w:p w14:paraId="6F823AA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698</w:t>
            </w:r>
          </w:p>
        </w:tc>
        <w:tc>
          <w:tcPr>
            <w:tcW w:w="889" w:type="dxa"/>
            <w:tcBorders>
              <w:top w:val="none" w:sz="0" w:space="0" w:color="000000"/>
              <w:left w:val="none" w:sz="0" w:space="0" w:color="000000"/>
              <w:bottom w:val="none" w:sz="0" w:space="0" w:color="000000"/>
              <w:right w:val="none" w:sz="0" w:space="0" w:color="000000"/>
            </w:tcBorders>
            <w:vAlign w:val="center"/>
          </w:tcPr>
          <w:p w14:paraId="721187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778</w:t>
            </w:r>
          </w:p>
        </w:tc>
        <w:tc>
          <w:tcPr>
            <w:tcW w:w="929" w:type="dxa"/>
            <w:tcBorders>
              <w:top w:val="none" w:sz="0" w:space="0" w:color="000000"/>
              <w:left w:val="none" w:sz="0" w:space="0" w:color="000000"/>
              <w:bottom w:val="none" w:sz="0" w:space="0" w:color="000000"/>
              <w:right w:val="none" w:sz="0" w:space="0" w:color="000000"/>
            </w:tcBorders>
            <w:vAlign w:val="center"/>
          </w:tcPr>
          <w:p w14:paraId="2586B5E0"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833</w:t>
            </w:r>
          </w:p>
        </w:tc>
        <w:tc>
          <w:tcPr>
            <w:tcW w:w="1123" w:type="dxa"/>
            <w:tcBorders>
              <w:top w:val="none" w:sz="0" w:space="0" w:color="000000"/>
              <w:left w:val="none" w:sz="0" w:space="0" w:color="000000"/>
              <w:bottom w:val="none" w:sz="0" w:space="0" w:color="000000"/>
              <w:right w:val="none" w:sz="0" w:space="0" w:color="000000"/>
            </w:tcBorders>
            <w:vAlign w:val="center"/>
          </w:tcPr>
          <w:p w14:paraId="3BFC1D8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824</w:t>
            </w:r>
          </w:p>
        </w:tc>
        <w:tc>
          <w:tcPr>
            <w:tcW w:w="1231" w:type="dxa"/>
            <w:tcBorders>
              <w:top w:val="none" w:sz="0" w:space="0" w:color="000000"/>
              <w:left w:val="none" w:sz="0" w:space="0" w:color="000000"/>
              <w:bottom w:val="none" w:sz="0" w:space="0" w:color="000000"/>
              <w:right w:val="none" w:sz="0" w:space="0" w:color="000000"/>
            </w:tcBorders>
            <w:vAlign w:val="center"/>
          </w:tcPr>
          <w:p w14:paraId="5205A5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818</w:t>
            </w:r>
          </w:p>
        </w:tc>
      </w:tr>
      <w:tr w:rsidR="003A20D6" w:rsidRPr="00B80A37" w14:paraId="63617D31" w14:textId="77777777">
        <w:trPr>
          <w:trHeight w:hRule="exact" w:val="259"/>
        </w:trPr>
        <w:tc>
          <w:tcPr>
            <w:tcW w:w="1649" w:type="dxa"/>
            <w:tcBorders>
              <w:top w:val="none" w:sz="0" w:space="0" w:color="000000"/>
              <w:left w:val="none" w:sz="0" w:space="0" w:color="000000"/>
              <w:bottom w:val="double" w:sz="9" w:space="0" w:color="000000"/>
              <w:right w:val="single" w:sz="2" w:space="0" w:color="000000"/>
            </w:tcBorders>
            <w:vAlign w:val="center"/>
          </w:tcPr>
          <w:p w14:paraId="038CA8F0"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p-value</w:t>
            </w:r>
          </w:p>
        </w:tc>
        <w:tc>
          <w:tcPr>
            <w:tcW w:w="903" w:type="dxa"/>
            <w:tcBorders>
              <w:top w:val="none" w:sz="0" w:space="0" w:color="000000"/>
              <w:left w:val="single" w:sz="2" w:space="0" w:color="000000"/>
              <w:bottom w:val="double" w:sz="9" w:space="0" w:color="000000"/>
              <w:right w:val="none" w:sz="0" w:space="0" w:color="000000"/>
            </w:tcBorders>
            <w:vAlign w:val="center"/>
          </w:tcPr>
          <w:p w14:paraId="4639A44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4" w:type="dxa"/>
            <w:tcBorders>
              <w:top w:val="none" w:sz="0" w:space="0" w:color="000000"/>
              <w:left w:val="none" w:sz="0" w:space="0" w:color="000000"/>
              <w:bottom w:val="double" w:sz="9" w:space="0" w:color="000000"/>
              <w:right w:val="none" w:sz="0" w:space="0" w:color="000000"/>
            </w:tcBorders>
            <w:vAlign w:val="center"/>
          </w:tcPr>
          <w:p w14:paraId="2C600E4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889" w:type="dxa"/>
            <w:tcBorders>
              <w:top w:val="none" w:sz="0" w:space="0" w:color="000000"/>
              <w:left w:val="none" w:sz="0" w:space="0" w:color="000000"/>
              <w:bottom w:val="double" w:sz="9" w:space="0" w:color="000000"/>
              <w:right w:val="none" w:sz="0" w:space="0" w:color="000000"/>
            </w:tcBorders>
            <w:vAlign w:val="center"/>
          </w:tcPr>
          <w:p w14:paraId="7C0FEB5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9" w:type="dxa"/>
            <w:tcBorders>
              <w:top w:val="none" w:sz="0" w:space="0" w:color="000000"/>
              <w:left w:val="none" w:sz="0" w:space="0" w:color="000000"/>
              <w:bottom w:val="double" w:sz="9" w:space="0" w:color="000000"/>
              <w:right w:val="none" w:sz="0" w:space="0" w:color="000000"/>
            </w:tcBorders>
            <w:vAlign w:val="center"/>
          </w:tcPr>
          <w:p w14:paraId="09C461FE"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0.00</w:t>
            </w:r>
          </w:p>
        </w:tc>
        <w:tc>
          <w:tcPr>
            <w:tcW w:w="1123" w:type="dxa"/>
            <w:tcBorders>
              <w:top w:val="none" w:sz="0" w:space="0" w:color="000000"/>
              <w:left w:val="none" w:sz="0" w:space="0" w:color="000000"/>
              <w:bottom w:val="double" w:sz="9" w:space="0" w:color="000000"/>
              <w:right w:val="none" w:sz="0" w:space="0" w:color="000000"/>
            </w:tcBorders>
            <w:vAlign w:val="center"/>
          </w:tcPr>
          <w:p w14:paraId="4DF00A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231" w:type="dxa"/>
            <w:tcBorders>
              <w:top w:val="none" w:sz="0" w:space="0" w:color="000000"/>
              <w:left w:val="none" w:sz="0" w:space="0" w:color="000000"/>
              <w:bottom w:val="double" w:sz="9" w:space="0" w:color="000000"/>
              <w:right w:val="none" w:sz="0" w:space="0" w:color="000000"/>
            </w:tcBorders>
            <w:vAlign w:val="center"/>
          </w:tcPr>
          <w:p w14:paraId="0CD506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r>
    </w:tbl>
    <w:p w14:paraId="2E0C9A1E" w14:textId="77777777" w:rsidR="003A20D6" w:rsidRPr="00B80A37" w:rsidRDefault="003A20D6">
      <w:pPr>
        <w:spacing w:after="136" w:line="20" w:lineRule="exact"/>
      </w:pPr>
    </w:p>
    <w:p w14:paraId="34813828" w14:textId="77777777" w:rsidR="003A20D6" w:rsidRPr="00B80A37" w:rsidRDefault="002B38CB">
      <w:pPr>
        <w:spacing w:line="264" w:lineRule="auto"/>
        <w:ind w:left="72" w:right="144"/>
        <w:jc w:val="both"/>
        <w:rPr>
          <w:rFonts w:ascii="Times New Roman" w:hAnsi="Times New Roman"/>
          <w:color w:val="000000"/>
          <w:spacing w:val="13"/>
          <w:sz w:val="15"/>
        </w:rPr>
      </w:pPr>
      <w:r w:rsidRPr="00B80A37">
        <w:rPr>
          <w:rFonts w:ascii="Times New Roman" w:hAnsi="Times New Roman"/>
          <w:color w:val="000000"/>
          <w:spacing w:val="13"/>
          <w:sz w:val="15"/>
        </w:rPr>
        <w:t xml:space="preserve">Notes: Model (a) = with only ad-valorem transport costs. Model (b) = with additive &amp; ad-valorem </w:t>
      </w:r>
      <w:r w:rsidRPr="00B80A37">
        <w:rPr>
          <w:rFonts w:ascii="Times New Roman" w:hAnsi="Times New Roman"/>
          <w:color w:val="000000"/>
          <w:spacing w:val="14"/>
          <w:sz w:val="15"/>
        </w:rPr>
        <w:t>transport costs. R</w:t>
      </w:r>
      <w:r w:rsidRPr="00B80A37">
        <w:rPr>
          <w:rFonts w:ascii="Times New Roman" w:hAnsi="Times New Roman"/>
          <w:color w:val="000000"/>
          <w:spacing w:val="14"/>
          <w:w w:val="115"/>
          <w:sz w:val="15"/>
          <w:vertAlign w:val="superscript"/>
        </w:rPr>
        <w:t>2</w:t>
      </w:r>
      <w:r w:rsidRPr="00B80A37">
        <w:rPr>
          <w:rFonts w:ascii="Times New Roman" w:hAnsi="Times New Roman"/>
          <w:color w:val="000000"/>
          <w:spacing w:val="14"/>
          <w:sz w:val="15"/>
        </w:rPr>
        <w:t xml:space="preserve"> between the log of predicted ratio and the log of the observed ratio. The number </w:t>
      </w:r>
      <w:r w:rsidRPr="00B80A37">
        <w:rPr>
          <w:rFonts w:ascii="Times New Roman" w:hAnsi="Times New Roman"/>
          <w:color w:val="000000"/>
          <w:spacing w:val="12"/>
          <w:sz w:val="15"/>
        </w:rPr>
        <w:t xml:space="preserve"># of restrictions is equal to the number of parameters estimated, i.e., the number of partner countries </w:t>
      </w:r>
      <w:r w:rsidRPr="00B80A37">
        <w:rPr>
          <w:rFonts w:ascii="Times New Roman" w:hAnsi="Times New Roman"/>
          <w:color w:val="000000"/>
          <w:spacing w:val="14"/>
          <w:sz w:val="15"/>
        </w:rPr>
        <w:t>plus the number of products.</w:t>
      </w:r>
    </w:p>
    <w:p w14:paraId="5C542667" w14:textId="77777777" w:rsidR="003A20D6" w:rsidRPr="00B80A37" w:rsidRDefault="002B38CB">
      <w:pPr>
        <w:spacing w:before="1620"/>
        <w:jc w:val="center"/>
        <w:rPr>
          <w:rFonts w:ascii="Times New Roman" w:hAnsi="Times New Roman"/>
          <w:color w:val="000000"/>
          <w:spacing w:val="9"/>
          <w:sz w:val="21"/>
        </w:rPr>
      </w:pPr>
      <w:r w:rsidRPr="00B80A37">
        <w:rPr>
          <w:rFonts w:ascii="Times New Roman" w:hAnsi="Times New Roman"/>
          <w:color w:val="000000"/>
          <w:spacing w:val="9"/>
          <w:sz w:val="21"/>
        </w:rPr>
        <w:t>Table C.4: Vessel: Measures of Goodness-of-fit, 4-digits</w:t>
      </w:r>
    </w:p>
    <w:tbl>
      <w:tblPr>
        <w:tblW w:w="0" w:type="auto"/>
        <w:tblLayout w:type="fixed"/>
        <w:tblCellMar>
          <w:left w:w="0" w:type="dxa"/>
          <w:right w:w="0" w:type="dxa"/>
        </w:tblCellMar>
        <w:tblLook w:val="0000" w:firstRow="0" w:lastRow="0" w:firstColumn="0" w:lastColumn="0" w:noHBand="0" w:noVBand="0"/>
      </w:tblPr>
      <w:tblGrid>
        <w:gridCol w:w="1649"/>
        <w:gridCol w:w="993"/>
        <w:gridCol w:w="907"/>
        <w:gridCol w:w="843"/>
        <w:gridCol w:w="968"/>
        <w:gridCol w:w="1015"/>
        <w:gridCol w:w="1253"/>
      </w:tblGrid>
      <w:tr w:rsidR="003A20D6" w:rsidRPr="00B80A37" w14:paraId="2118FFB5" w14:textId="77777777">
        <w:trPr>
          <w:trHeight w:hRule="exact" w:val="450"/>
        </w:trPr>
        <w:tc>
          <w:tcPr>
            <w:tcW w:w="1649" w:type="dxa"/>
            <w:tcBorders>
              <w:top w:val="double" w:sz="9" w:space="0" w:color="000000"/>
              <w:left w:val="none" w:sz="0" w:space="0" w:color="000000"/>
              <w:bottom w:val="single" w:sz="2" w:space="0" w:color="000000"/>
              <w:right w:val="single" w:sz="2" w:space="0" w:color="000000"/>
            </w:tcBorders>
          </w:tcPr>
          <w:p w14:paraId="23522F63" w14:textId="77777777" w:rsidR="003A20D6" w:rsidRPr="00B80A37" w:rsidRDefault="003A20D6">
            <w:pPr>
              <w:rPr>
                <w:rFonts w:ascii="Times New Roman" w:hAnsi="Times New Roman"/>
                <w:color w:val="000000"/>
                <w:sz w:val="20"/>
              </w:rPr>
            </w:pPr>
          </w:p>
        </w:tc>
        <w:tc>
          <w:tcPr>
            <w:tcW w:w="993" w:type="dxa"/>
            <w:tcBorders>
              <w:top w:val="double" w:sz="9" w:space="0" w:color="000000"/>
              <w:left w:val="single" w:sz="2" w:space="0" w:color="000000"/>
              <w:bottom w:val="single" w:sz="2" w:space="0" w:color="000000"/>
              <w:right w:val="none" w:sz="0" w:space="0" w:color="000000"/>
            </w:tcBorders>
            <w:vAlign w:val="bottom"/>
          </w:tcPr>
          <w:p w14:paraId="22F0A702"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1974</w:t>
            </w:r>
          </w:p>
        </w:tc>
        <w:tc>
          <w:tcPr>
            <w:tcW w:w="907" w:type="dxa"/>
            <w:tcBorders>
              <w:top w:val="double" w:sz="9" w:space="0" w:color="000000"/>
              <w:left w:val="none" w:sz="0" w:space="0" w:color="000000"/>
              <w:bottom w:val="single" w:sz="2" w:space="0" w:color="000000"/>
              <w:right w:val="none" w:sz="0" w:space="0" w:color="000000"/>
            </w:tcBorders>
            <w:vAlign w:val="bottom"/>
          </w:tcPr>
          <w:p w14:paraId="0543BA7E"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1981</w:t>
            </w:r>
          </w:p>
        </w:tc>
        <w:tc>
          <w:tcPr>
            <w:tcW w:w="843" w:type="dxa"/>
            <w:tcBorders>
              <w:top w:val="double" w:sz="9" w:space="0" w:color="000000"/>
              <w:left w:val="none" w:sz="0" w:space="0" w:color="000000"/>
              <w:bottom w:val="single" w:sz="2" w:space="0" w:color="000000"/>
              <w:right w:val="none" w:sz="0" w:space="0" w:color="000000"/>
            </w:tcBorders>
            <w:vAlign w:val="bottom"/>
          </w:tcPr>
          <w:p w14:paraId="1256212F"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1989</w:t>
            </w:r>
          </w:p>
        </w:tc>
        <w:tc>
          <w:tcPr>
            <w:tcW w:w="968" w:type="dxa"/>
            <w:tcBorders>
              <w:top w:val="double" w:sz="9" w:space="0" w:color="000000"/>
              <w:left w:val="none" w:sz="0" w:space="0" w:color="000000"/>
              <w:bottom w:val="single" w:sz="2" w:space="0" w:color="000000"/>
              <w:right w:val="none" w:sz="0" w:space="0" w:color="000000"/>
            </w:tcBorders>
          </w:tcPr>
          <w:p w14:paraId="0D43BE67" w14:textId="77777777" w:rsidR="003A20D6" w:rsidRPr="00B80A37" w:rsidRDefault="002B38CB">
            <w:pPr>
              <w:spacing w:line="199" w:lineRule="auto"/>
              <w:ind w:right="482"/>
              <w:jc w:val="right"/>
              <w:rPr>
                <w:rFonts w:ascii="Times New Roman" w:hAnsi="Times New Roman"/>
                <w:color w:val="000000"/>
                <w:sz w:val="18"/>
              </w:rPr>
            </w:pPr>
            <w:r w:rsidRPr="00B80A37">
              <w:rPr>
                <w:rFonts w:ascii="Times New Roman" w:hAnsi="Times New Roman"/>
                <w:color w:val="000000"/>
                <w:sz w:val="18"/>
              </w:rPr>
              <w:t>Year</w:t>
            </w:r>
          </w:p>
          <w:p w14:paraId="7AEC1CFA" w14:textId="77777777" w:rsidR="003A20D6" w:rsidRPr="00B80A37" w:rsidRDefault="002B38CB">
            <w:pPr>
              <w:spacing w:before="72" w:line="204" w:lineRule="auto"/>
              <w:ind w:right="212"/>
              <w:jc w:val="right"/>
              <w:rPr>
                <w:rFonts w:ascii="Times New Roman" w:hAnsi="Times New Roman"/>
                <w:color w:val="000000"/>
                <w:sz w:val="18"/>
              </w:rPr>
            </w:pPr>
            <w:r w:rsidRPr="00B80A37">
              <w:rPr>
                <w:rFonts w:ascii="Times New Roman" w:hAnsi="Times New Roman"/>
                <w:color w:val="000000"/>
                <w:sz w:val="18"/>
              </w:rPr>
              <w:t>2001</w:t>
            </w:r>
          </w:p>
        </w:tc>
        <w:tc>
          <w:tcPr>
            <w:tcW w:w="1015" w:type="dxa"/>
            <w:tcBorders>
              <w:top w:val="double" w:sz="9" w:space="0" w:color="000000"/>
              <w:left w:val="none" w:sz="0" w:space="0" w:color="000000"/>
              <w:bottom w:val="single" w:sz="2" w:space="0" w:color="000000"/>
              <w:right w:val="none" w:sz="0" w:space="0" w:color="000000"/>
            </w:tcBorders>
            <w:vAlign w:val="bottom"/>
          </w:tcPr>
          <w:p w14:paraId="4F209F6D"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2009</w:t>
            </w:r>
          </w:p>
        </w:tc>
        <w:tc>
          <w:tcPr>
            <w:tcW w:w="1253" w:type="dxa"/>
            <w:tcBorders>
              <w:top w:val="double" w:sz="9" w:space="0" w:color="000000"/>
              <w:left w:val="none" w:sz="0" w:space="0" w:color="000000"/>
              <w:bottom w:val="single" w:sz="2" w:space="0" w:color="000000"/>
              <w:right w:val="none" w:sz="0" w:space="0" w:color="000000"/>
            </w:tcBorders>
            <w:vAlign w:val="bottom"/>
          </w:tcPr>
          <w:p w14:paraId="3190F523"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2B8FF67B" w14:textId="77777777">
        <w:trPr>
          <w:trHeight w:hRule="exact" w:val="180"/>
        </w:trPr>
        <w:tc>
          <w:tcPr>
            <w:tcW w:w="1649" w:type="dxa"/>
            <w:tcBorders>
              <w:top w:val="single" w:sz="2" w:space="0" w:color="000000"/>
              <w:left w:val="none" w:sz="0" w:space="0" w:color="000000"/>
              <w:bottom w:val="none" w:sz="0" w:space="0" w:color="000000"/>
              <w:right w:val="single" w:sz="2" w:space="0" w:color="000000"/>
            </w:tcBorders>
            <w:vAlign w:val="center"/>
          </w:tcPr>
          <w:p w14:paraId="57167AE0"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R</w:t>
            </w:r>
            <w:r w:rsidRPr="00B80A37">
              <w:rPr>
                <w:rFonts w:ascii="Times New Roman" w:hAnsi="Times New Roman"/>
                <w:b/>
                <w:color w:val="000000"/>
                <w:w w:val="155"/>
                <w:sz w:val="18"/>
                <w:vertAlign w:val="superscript"/>
              </w:rPr>
              <w:t>2</w:t>
            </w:r>
          </w:p>
        </w:tc>
        <w:tc>
          <w:tcPr>
            <w:tcW w:w="993" w:type="dxa"/>
            <w:tcBorders>
              <w:top w:val="single" w:sz="2" w:space="0" w:color="000000"/>
              <w:left w:val="single" w:sz="2" w:space="0" w:color="000000"/>
              <w:bottom w:val="none" w:sz="0" w:space="0" w:color="000000"/>
              <w:right w:val="none" w:sz="0" w:space="0" w:color="000000"/>
            </w:tcBorders>
          </w:tcPr>
          <w:p w14:paraId="1474BF17"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none" w:sz="0" w:space="0" w:color="000000"/>
              <w:right w:val="none" w:sz="0" w:space="0" w:color="000000"/>
            </w:tcBorders>
          </w:tcPr>
          <w:p w14:paraId="5DD3956B" w14:textId="77777777" w:rsidR="003A20D6" w:rsidRPr="00B80A37" w:rsidRDefault="003A20D6">
            <w:pPr>
              <w:rPr>
                <w:rFonts w:ascii="Times New Roman" w:hAnsi="Times New Roman"/>
                <w:color w:val="000000"/>
                <w:sz w:val="20"/>
              </w:rPr>
            </w:pPr>
          </w:p>
        </w:tc>
        <w:tc>
          <w:tcPr>
            <w:tcW w:w="843" w:type="dxa"/>
            <w:tcBorders>
              <w:top w:val="single" w:sz="2" w:space="0" w:color="000000"/>
              <w:left w:val="none" w:sz="0" w:space="0" w:color="000000"/>
              <w:bottom w:val="none" w:sz="0" w:space="0" w:color="000000"/>
              <w:right w:val="none" w:sz="0" w:space="0" w:color="000000"/>
            </w:tcBorders>
          </w:tcPr>
          <w:p w14:paraId="19180F54" w14:textId="77777777" w:rsidR="003A20D6" w:rsidRPr="00B80A37" w:rsidRDefault="003A20D6">
            <w:pPr>
              <w:rPr>
                <w:rFonts w:ascii="Times New Roman" w:hAnsi="Times New Roman"/>
                <w:color w:val="000000"/>
                <w:sz w:val="20"/>
              </w:rPr>
            </w:pPr>
          </w:p>
        </w:tc>
        <w:tc>
          <w:tcPr>
            <w:tcW w:w="968" w:type="dxa"/>
            <w:tcBorders>
              <w:top w:val="single" w:sz="2" w:space="0" w:color="000000"/>
              <w:left w:val="none" w:sz="0" w:space="0" w:color="000000"/>
              <w:bottom w:val="none" w:sz="0" w:space="0" w:color="000000"/>
              <w:right w:val="none" w:sz="0" w:space="0" w:color="000000"/>
            </w:tcBorders>
          </w:tcPr>
          <w:p w14:paraId="4B10BABE" w14:textId="77777777" w:rsidR="003A20D6" w:rsidRPr="00B80A37" w:rsidRDefault="003A20D6">
            <w:pPr>
              <w:rPr>
                <w:rFonts w:ascii="Times New Roman" w:hAnsi="Times New Roman"/>
                <w:color w:val="000000"/>
                <w:sz w:val="20"/>
              </w:rPr>
            </w:pPr>
          </w:p>
        </w:tc>
        <w:tc>
          <w:tcPr>
            <w:tcW w:w="1015" w:type="dxa"/>
            <w:tcBorders>
              <w:top w:val="single" w:sz="2" w:space="0" w:color="000000"/>
              <w:left w:val="none" w:sz="0" w:space="0" w:color="000000"/>
              <w:bottom w:val="none" w:sz="0" w:space="0" w:color="000000"/>
              <w:right w:val="none" w:sz="0" w:space="0" w:color="000000"/>
            </w:tcBorders>
          </w:tcPr>
          <w:p w14:paraId="5BD8F1D3" w14:textId="77777777" w:rsidR="003A20D6" w:rsidRPr="00B80A37" w:rsidRDefault="003A20D6">
            <w:pPr>
              <w:rPr>
                <w:rFonts w:ascii="Times New Roman" w:hAnsi="Times New Roman"/>
                <w:color w:val="000000"/>
                <w:sz w:val="20"/>
              </w:rPr>
            </w:pPr>
          </w:p>
        </w:tc>
        <w:tc>
          <w:tcPr>
            <w:tcW w:w="1253" w:type="dxa"/>
            <w:tcBorders>
              <w:top w:val="single" w:sz="2" w:space="0" w:color="000000"/>
              <w:left w:val="none" w:sz="0" w:space="0" w:color="000000"/>
              <w:bottom w:val="none" w:sz="0" w:space="0" w:color="000000"/>
              <w:right w:val="none" w:sz="0" w:space="0" w:color="000000"/>
            </w:tcBorders>
          </w:tcPr>
          <w:p w14:paraId="2CC20D96" w14:textId="77777777" w:rsidR="003A20D6" w:rsidRPr="00B80A37" w:rsidRDefault="003A20D6">
            <w:pPr>
              <w:rPr>
                <w:rFonts w:ascii="Times New Roman" w:hAnsi="Times New Roman"/>
                <w:color w:val="000000"/>
                <w:sz w:val="20"/>
              </w:rPr>
            </w:pPr>
          </w:p>
        </w:tc>
      </w:tr>
      <w:tr w:rsidR="003A20D6" w:rsidRPr="00B80A37" w14:paraId="45C2169E"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4CEF8EFF" w14:textId="77777777" w:rsidR="003A20D6" w:rsidRPr="00B80A37" w:rsidRDefault="002B38CB">
            <w:pPr>
              <w:ind w:left="133"/>
              <w:rPr>
                <w:rFonts w:ascii="Times New Roman" w:hAnsi="Times New Roman"/>
                <w:color w:val="000000"/>
                <w:spacing w:val="8"/>
                <w:sz w:val="18"/>
              </w:rPr>
            </w:pPr>
            <w:r w:rsidRPr="00B80A37">
              <w:rPr>
                <w:rFonts w:ascii="Times New Roman" w:hAnsi="Times New Roman"/>
                <w:color w:val="000000"/>
                <w:spacing w:val="8"/>
                <w:sz w:val="18"/>
              </w:rPr>
              <w:t>Term I only</w:t>
            </w:r>
          </w:p>
        </w:tc>
        <w:tc>
          <w:tcPr>
            <w:tcW w:w="993" w:type="dxa"/>
            <w:tcBorders>
              <w:top w:val="none" w:sz="0" w:space="0" w:color="000000"/>
              <w:left w:val="single" w:sz="2" w:space="0" w:color="000000"/>
              <w:bottom w:val="none" w:sz="0" w:space="0" w:color="000000"/>
              <w:right w:val="none" w:sz="0" w:space="0" w:color="000000"/>
            </w:tcBorders>
            <w:vAlign w:val="center"/>
          </w:tcPr>
          <w:p w14:paraId="1D4D9CF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0.50</w:t>
            </w:r>
          </w:p>
        </w:tc>
        <w:tc>
          <w:tcPr>
            <w:tcW w:w="907" w:type="dxa"/>
            <w:tcBorders>
              <w:top w:val="none" w:sz="0" w:space="0" w:color="000000"/>
              <w:left w:val="none" w:sz="0" w:space="0" w:color="000000"/>
              <w:bottom w:val="none" w:sz="0" w:space="0" w:color="000000"/>
              <w:right w:val="none" w:sz="0" w:space="0" w:color="000000"/>
            </w:tcBorders>
            <w:vAlign w:val="center"/>
          </w:tcPr>
          <w:p w14:paraId="458B586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843" w:type="dxa"/>
            <w:tcBorders>
              <w:top w:val="none" w:sz="0" w:space="0" w:color="000000"/>
              <w:left w:val="none" w:sz="0" w:space="0" w:color="000000"/>
              <w:bottom w:val="none" w:sz="0" w:space="0" w:color="000000"/>
              <w:right w:val="none" w:sz="0" w:space="0" w:color="000000"/>
            </w:tcBorders>
            <w:vAlign w:val="center"/>
          </w:tcPr>
          <w:p w14:paraId="0DCBCC8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0.47</w:t>
            </w:r>
          </w:p>
        </w:tc>
        <w:tc>
          <w:tcPr>
            <w:tcW w:w="968" w:type="dxa"/>
            <w:tcBorders>
              <w:top w:val="none" w:sz="0" w:space="0" w:color="000000"/>
              <w:left w:val="none" w:sz="0" w:space="0" w:color="000000"/>
              <w:bottom w:val="none" w:sz="0" w:space="0" w:color="000000"/>
              <w:right w:val="none" w:sz="0" w:space="0" w:color="000000"/>
            </w:tcBorders>
            <w:vAlign w:val="center"/>
          </w:tcPr>
          <w:p w14:paraId="5E73023B"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0.41</w:t>
            </w:r>
          </w:p>
        </w:tc>
        <w:tc>
          <w:tcPr>
            <w:tcW w:w="1015" w:type="dxa"/>
            <w:tcBorders>
              <w:top w:val="none" w:sz="0" w:space="0" w:color="000000"/>
              <w:left w:val="none" w:sz="0" w:space="0" w:color="000000"/>
              <w:bottom w:val="none" w:sz="0" w:space="0" w:color="000000"/>
              <w:right w:val="none" w:sz="0" w:space="0" w:color="000000"/>
            </w:tcBorders>
            <w:vAlign w:val="center"/>
          </w:tcPr>
          <w:p w14:paraId="7D29766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0.37</w:t>
            </w:r>
          </w:p>
        </w:tc>
        <w:tc>
          <w:tcPr>
            <w:tcW w:w="1253" w:type="dxa"/>
            <w:tcBorders>
              <w:top w:val="none" w:sz="0" w:space="0" w:color="000000"/>
              <w:left w:val="none" w:sz="0" w:space="0" w:color="000000"/>
              <w:bottom w:val="none" w:sz="0" w:space="0" w:color="000000"/>
              <w:right w:val="none" w:sz="0" w:space="0" w:color="000000"/>
            </w:tcBorders>
            <w:vAlign w:val="center"/>
          </w:tcPr>
          <w:p w14:paraId="3AB17AD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r>
      <w:tr w:rsidR="003A20D6" w:rsidRPr="00B80A37" w14:paraId="2B8FC077"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41EA920D" w14:textId="77777777" w:rsidR="003A20D6" w:rsidRPr="00B80A37" w:rsidRDefault="002B38CB">
            <w:pPr>
              <w:ind w:left="133"/>
              <w:rPr>
                <w:rFonts w:ascii="Times New Roman" w:hAnsi="Times New Roman"/>
                <w:color w:val="000000"/>
                <w:spacing w:val="8"/>
                <w:sz w:val="18"/>
              </w:rPr>
            </w:pPr>
            <w:r w:rsidRPr="00B80A37">
              <w:rPr>
                <w:rFonts w:ascii="Times New Roman" w:hAnsi="Times New Roman"/>
                <w:color w:val="000000"/>
                <w:spacing w:val="8"/>
                <w:sz w:val="18"/>
              </w:rPr>
              <w:t xml:space="preserve">Terms A </w:t>
            </w:r>
            <w:r w:rsidRPr="00B80A37">
              <w:rPr>
                <w:rFonts w:ascii="Times New Roman" w:hAnsi="Times New Roman"/>
                <w:i/>
                <w:color w:val="000000"/>
                <w:spacing w:val="8"/>
                <w:sz w:val="19"/>
              </w:rPr>
              <w:t xml:space="preserve">&amp; </w:t>
            </w:r>
            <w:r w:rsidRPr="00B80A37">
              <w:rPr>
                <w:rFonts w:ascii="Times New Roman" w:hAnsi="Times New Roman"/>
                <w:i/>
                <w:color w:val="000000"/>
                <w:spacing w:val="8"/>
                <w:w w:val="75"/>
                <w:sz w:val="18"/>
              </w:rPr>
              <w:t>I</w:t>
            </w:r>
          </w:p>
        </w:tc>
        <w:tc>
          <w:tcPr>
            <w:tcW w:w="993" w:type="dxa"/>
            <w:tcBorders>
              <w:top w:val="none" w:sz="0" w:space="0" w:color="000000"/>
              <w:left w:val="single" w:sz="2" w:space="0" w:color="000000"/>
              <w:bottom w:val="none" w:sz="0" w:space="0" w:color="000000"/>
              <w:right w:val="none" w:sz="0" w:space="0" w:color="000000"/>
            </w:tcBorders>
            <w:vAlign w:val="center"/>
          </w:tcPr>
          <w:p w14:paraId="5EF1D0B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907" w:type="dxa"/>
            <w:tcBorders>
              <w:top w:val="none" w:sz="0" w:space="0" w:color="000000"/>
              <w:left w:val="none" w:sz="0" w:space="0" w:color="000000"/>
              <w:bottom w:val="none" w:sz="0" w:space="0" w:color="000000"/>
              <w:right w:val="none" w:sz="0" w:space="0" w:color="000000"/>
            </w:tcBorders>
            <w:vAlign w:val="center"/>
          </w:tcPr>
          <w:p w14:paraId="7DE0EE1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843" w:type="dxa"/>
            <w:tcBorders>
              <w:top w:val="none" w:sz="0" w:space="0" w:color="000000"/>
              <w:left w:val="none" w:sz="0" w:space="0" w:color="000000"/>
              <w:bottom w:val="none" w:sz="0" w:space="0" w:color="000000"/>
              <w:right w:val="none" w:sz="0" w:space="0" w:color="000000"/>
            </w:tcBorders>
            <w:vAlign w:val="center"/>
          </w:tcPr>
          <w:p w14:paraId="391A107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968" w:type="dxa"/>
            <w:tcBorders>
              <w:top w:val="none" w:sz="0" w:space="0" w:color="000000"/>
              <w:left w:val="none" w:sz="0" w:space="0" w:color="000000"/>
              <w:bottom w:val="none" w:sz="0" w:space="0" w:color="000000"/>
              <w:right w:val="none" w:sz="0" w:space="0" w:color="000000"/>
            </w:tcBorders>
            <w:vAlign w:val="center"/>
          </w:tcPr>
          <w:p w14:paraId="37F67CAC"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0.58</w:t>
            </w:r>
          </w:p>
        </w:tc>
        <w:tc>
          <w:tcPr>
            <w:tcW w:w="1015" w:type="dxa"/>
            <w:tcBorders>
              <w:top w:val="none" w:sz="0" w:space="0" w:color="000000"/>
              <w:left w:val="none" w:sz="0" w:space="0" w:color="000000"/>
              <w:bottom w:val="none" w:sz="0" w:space="0" w:color="000000"/>
              <w:right w:val="none" w:sz="0" w:space="0" w:color="000000"/>
            </w:tcBorders>
            <w:vAlign w:val="center"/>
          </w:tcPr>
          <w:p w14:paraId="0619AB5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1253" w:type="dxa"/>
            <w:tcBorders>
              <w:top w:val="none" w:sz="0" w:space="0" w:color="000000"/>
              <w:left w:val="none" w:sz="0" w:space="0" w:color="000000"/>
              <w:bottom w:val="none" w:sz="0" w:space="0" w:color="000000"/>
              <w:right w:val="none" w:sz="0" w:space="0" w:color="000000"/>
            </w:tcBorders>
            <w:vAlign w:val="center"/>
          </w:tcPr>
          <w:p w14:paraId="21CF5F8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r>
      <w:tr w:rsidR="003A20D6" w:rsidRPr="00B80A37" w14:paraId="646FFC8A" w14:textId="77777777">
        <w:trPr>
          <w:trHeight w:hRule="exact" w:val="216"/>
        </w:trPr>
        <w:tc>
          <w:tcPr>
            <w:tcW w:w="1649" w:type="dxa"/>
            <w:tcBorders>
              <w:top w:val="none" w:sz="0" w:space="0" w:color="000000"/>
              <w:left w:val="none" w:sz="0" w:space="0" w:color="000000"/>
              <w:bottom w:val="none" w:sz="0" w:space="0" w:color="000000"/>
              <w:right w:val="single" w:sz="2" w:space="0" w:color="000000"/>
            </w:tcBorders>
            <w:vAlign w:val="center"/>
          </w:tcPr>
          <w:p w14:paraId="44D75E96"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SER</w:t>
            </w:r>
          </w:p>
        </w:tc>
        <w:tc>
          <w:tcPr>
            <w:tcW w:w="993" w:type="dxa"/>
            <w:tcBorders>
              <w:top w:val="none" w:sz="0" w:space="0" w:color="000000"/>
              <w:left w:val="single" w:sz="2" w:space="0" w:color="000000"/>
              <w:bottom w:val="none" w:sz="0" w:space="0" w:color="000000"/>
              <w:right w:val="none" w:sz="0" w:space="0" w:color="000000"/>
            </w:tcBorders>
          </w:tcPr>
          <w:p w14:paraId="155473AA"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63E60C0F"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0B698A59"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6AED2536"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26B98141"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35A05F2C" w14:textId="77777777" w:rsidR="003A20D6" w:rsidRPr="00B80A37" w:rsidRDefault="003A20D6">
            <w:pPr>
              <w:rPr>
                <w:rFonts w:ascii="Times New Roman" w:hAnsi="Times New Roman"/>
                <w:color w:val="000000"/>
                <w:sz w:val="20"/>
              </w:rPr>
            </w:pPr>
          </w:p>
        </w:tc>
      </w:tr>
      <w:tr w:rsidR="003A20D6" w:rsidRPr="00B80A37" w14:paraId="7FFD613A"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37382701"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003D284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07" w:type="dxa"/>
            <w:tcBorders>
              <w:top w:val="none" w:sz="0" w:space="0" w:color="000000"/>
              <w:left w:val="none" w:sz="0" w:space="0" w:color="000000"/>
              <w:bottom w:val="none" w:sz="0" w:space="0" w:color="000000"/>
              <w:right w:val="none" w:sz="0" w:space="0" w:color="000000"/>
            </w:tcBorders>
            <w:vAlign w:val="center"/>
          </w:tcPr>
          <w:p w14:paraId="453F209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0.64</w:t>
            </w:r>
          </w:p>
        </w:tc>
        <w:tc>
          <w:tcPr>
            <w:tcW w:w="843" w:type="dxa"/>
            <w:tcBorders>
              <w:top w:val="none" w:sz="0" w:space="0" w:color="000000"/>
              <w:left w:val="none" w:sz="0" w:space="0" w:color="000000"/>
              <w:bottom w:val="none" w:sz="0" w:space="0" w:color="000000"/>
              <w:right w:val="none" w:sz="0" w:space="0" w:color="000000"/>
            </w:tcBorders>
            <w:vAlign w:val="center"/>
          </w:tcPr>
          <w:p w14:paraId="21D2BA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0.61</w:t>
            </w:r>
          </w:p>
        </w:tc>
        <w:tc>
          <w:tcPr>
            <w:tcW w:w="968" w:type="dxa"/>
            <w:tcBorders>
              <w:top w:val="none" w:sz="0" w:space="0" w:color="000000"/>
              <w:left w:val="none" w:sz="0" w:space="0" w:color="000000"/>
              <w:bottom w:val="none" w:sz="0" w:space="0" w:color="000000"/>
              <w:right w:val="none" w:sz="0" w:space="0" w:color="000000"/>
            </w:tcBorders>
            <w:vAlign w:val="center"/>
          </w:tcPr>
          <w:p w14:paraId="2C5B8A18"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0.0.72</w:t>
            </w:r>
          </w:p>
        </w:tc>
        <w:tc>
          <w:tcPr>
            <w:tcW w:w="1015" w:type="dxa"/>
            <w:tcBorders>
              <w:top w:val="none" w:sz="0" w:space="0" w:color="000000"/>
              <w:left w:val="none" w:sz="0" w:space="0" w:color="000000"/>
              <w:bottom w:val="none" w:sz="0" w:space="0" w:color="000000"/>
              <w:right w:val="none" w:sz="0" w:space="0" w:color="000000"/>
            </w:tcBorders>
            <w:vAlign w:val="center"/>
          </w:tcPr>
          <w:p w14:paraId="4ECD97E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1253" w:type="dxa"/>
            <w:tcBorders>
              <w:top w:val="none" w:sz="0" w:space="0" w:color="000000"/>
              <w:left w:val="none" w:sz="0" w:space="0" w:color="000000"/>
              <w:bottom w:val="none" w:sz="0" w:space="0" w:color="000000"/>
              <w:right w:val="none" w:sz="0" w:space="0" w:color="000000"/>
            </w:tcBorders>
            <w:vAlign w:val="center"/>
          </w:tcPr>
          <w:p w14:paraId="404A5D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0.82</w:t>
            </w:r>
          </w:p>
        </w:tc>
      </w:tr>
      <w:tr w:rsidR="003A20D6" w:rsidRPr="00B80A37" w14:paraId="1FFC5BEC"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3687F385"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1895FC2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7" w:type="dxa"/>
            <w:tcBorders>
              <w:top w:val="none" w:sz="0" w:space="0" w:color="000000"/>
              <w:left w:val="none" w:sz="0" w:space="0" w:color="000000"/>
              <w:bottom w:val="none" w:sz="0" w:space="0" w:color="000000"/>
              <w:right w:val="none" w:sz="0" w:space="0" w:color="000000"/>
            </w:tcBorders>
            <w:vAlign w:val="center"/>
          </w:tcPr>
          <w:p w14:paraId="4CF624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0.53</w:t>
            </w:r>
          </w:p>
        </w:tc>
        <w:tc>
          <w:tcPr>
            <w:tcW w:w="843" w:type="dxa"/>
            <w:tcBorders>
              <w:top w:val="none" w:sz="0" w:space="0" w:color="000000"/>
              <w:left w:val="none" w:sz="0" w:space="0" w:color="000000"/>
              <w:bottom w:val="none" w:sz="0" w:space="0" w:color="000000"/>
              <w:right w:val="none" w:sz="0" w:space="0" w:color="000000"/>
            </w:tcBorders>
            <w:vAlign w:val="center"/>
          </w:tcPr>
          <w:p w14:paraId="19D1EB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68" w:type="dxa"/>
            <w:tcBorders>
              <w:top w:val="none" w:sz="0" w:space="0" w:color="000000"/>
              <w:left w:val="none" w:sz="0" w:space="0" w:color="000000"/>
              <w:bottom w:val="none" w:sz="0" w:space="0" w:color="000000"/>
              <w:right w:val="none" w:sz="0" w:space="0" w:color="000000"/>
            </w:tcBorders>
            <w:vAlign w:val="center"/>
          </w:tcPr>
          <w:p w14:paraId="253333E1"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0.61</w:t>
            </w:r>
          </w:p>
        </w:tc>
        <w:tc>
          <w:tcPr>
            <w:tcW w:w="1015" w:type="dxa"/>
            <w:tcBorders>
              <w:top w:val="none" w:sz="0" w:space="0" w:color="000000"/>
              <w:left w:val="none" w:sz="0" w:space="0" w:color="000000"/>
              <w:bottom w:val="none" w:sz="0" w:space="0" w:color="000000"/>
              <w:right w:val="none" w:sz="0" w:space="0" w:color="000000"/>
            </w:tcBorders>
            <w:vAlign w:val="center"/>
          </w:tcPr>
          <w:p w14:paraId="385A16A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0.69</w:t>
            </w:r>
          </w:p>
        </w:tc>
        <w:tc>
          <w:tcPr>
            <w:tcW w:w="1253" w:type="dxa"/>
            <w:tcBorders>
              <w:top w:val="none" w:sz="0" w:space="0" w:color="000000"/>
              <w:left w:val="none" w:sz="0" w:space="0" w:color="000000"/>
              <w:bottom w:val="none" w:sz="0" w:space="0" w:color="000000"/>
              <w:right w:val="none" w:sz="0" w:space="0" w:color="000000"/>
            </w:tcBorders>
            <w:vAlign w:val="center"/>
          </w:tcPr>
          <w:p w14:paraId="7322FA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0.75</w:t>
            </w:r>
          </w:p>
        </w:tc>
      </w:tr>
      <w:tr w:rsidR="003A20D6" w:rsidRPr="00B80A37" w14:paraId="394555AC"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2F5F314C" w14:textId="77777777" w:rsidR="003A20D6" w:rsidRPr="00B80A37" w:rsidRDefault="002B38CB">
            <w:pPr>
              <w:ind w:left="133"/>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93" w:type="dxa"/>
            <w:tcBorders>
              <w:top w:val="none" w:sz="0" w:space="0" w:color="000000"/>
              <w:left w:val="single" w:sz="2" w:space="0" w:color="000000"/>
              <w:bottom w:val="none" w:sz="0" w:space="0" w:color="000000"/>
              <w:right w:val="none" w:sz="0" w:space="0" w:color="000000"/>
            </w:tcBorders>
          </w:tcPr>
          <w:p w14:paraId="71F2EBCD"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0F4D0459"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18AC7AF7"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2BF604C9"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18226F8F"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7C1E80EF" w14:textId="77777777" w:rsidR="003A20D6" w:rsidRPr="00B80A37" w:rsidRDefault="003A20D6">
            <w:pPr>
              <w:rPr>
                <w:rFonts w:ascii="Times New Roman" w:hAnsi="Times New Roman"/>
                <w:color w:val="000000"/>
                <w:sz w:val="20"/>
              </w:rPr>
            </w:pPr>
          </w:p>
        </w:tc>
      </w:tr>
      <w:tr w:rsidR="003A20D6" w:rsidRPr="00B80A37" w14:paraId="2B97969F"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33F48346"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465CDB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-16460.1</w:t>
            </w:r>
          </w:p>
        </w:tc>
        <w:tc>
          <w:tcPr>
            <w:tcW w:w="907" w:type="dxa"/>
            <w:tcBorders>
              <w:top w:val="none" w:sz="0" w:space="0" w:color="000000"/>
              <w:left w:val="none" w:sz="0" w:space="0" w:color="000000"/>
              <w:bottom w:val="none" w:sz="0" w:space="0" w:color="000000"/>
              <w:right w:val="none" w:sz="0" w:space="0" w:color="000000"/>
            </w:tcBorders>
            <w:vAlign w:val="center"/>
          </w:tcPr>
          <w:p w14:paraId="735C1F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-16951.6</w:t>
            </w:r>
          </w:p>
        </w:tc>
        <w:tc>
          <w:tcPr>
            <w:tcW w:w="843" w:type="dxa"/>
            <w:tcBorders>
              <w:top w:val="none" w:sz="0" w:space="0" w:color="000000"/>
              <w:left w:val="none" w:sz="0" w:space="0" w:color="000000"/>
              <w:bottom w:val="none" w:sz="0" w:space="0" w:color="000000"/>
              <w:right w:val="none" w:sz="0" w:space="0" w:color="000000"/>
            </w:tcBorders>
            <w:vAlign w:val="center"/>
          </w:tcPr>
          <w:p w14:paraId="3025BF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-26771.4</w:t>
            </w:r>
          </w:p>
        </w:tc>
        <w:tc>
          <w:tcPr>
            <w:tcW w:w="968" w:type="dxa"/>
            <w:tcBorders>
              <w:top w:val="none" w:sz="0" w:space="0" w:color="000000"/>
              <w:left w:val="none" w:sz="0" w:space="0" w:color="000000"/>
              <w:bottom w:val="none" w:sz="0" w:space="0" w:color="000000"/>
              <w:right w:val="none" w:sz="0" w:space="0" w:color="000000"/>
            </w:tcBorders>
            <w:vAlign w:val="center"/>
          </w:tcPr>
          <w:p w14:paraId="33302834"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-39008.3</w:t>
            </w:r>
          </w:p>
        </w:tc>
        <w:tc>
          <w:tcPr>
            <w:tcW w:w="1015" w:type="dxa"/>
            <w:tcBorders>
              <w:top w:val="none" w:sz="0" w:space="0" w:color="000000"/>
              <w:left w:val="none" w:sz="0" w:space="0" w:color="000000"/>
              <w:bottom w:val="none" w:sz="0" w:space="0" w:color="000000"/>
              <w:right w:val="none" w:sz="0" w:space="0" w:color="000000"/>
            </w:tcBorders>
            <w:vAlign w:val="center"/>
          </w:tcPr>
          <w:p w14:paraId="59832E2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-43888.9</w:t>
            </w:r>
          </w:p>
        </w:tc>
        <w:tc>
          <w:tcPr>
            <w:tcW w:w="1253" w:type="dxa"/>
            <w:tcBorders>
              <w:top w:val="none" w:sz="0" w:space="0" w:color="000000"/>
              <w:left w:val="none" w:sz="0" w:space="0" w:color="000000"/>
              <w:bottom w:val="none" w:sz="0" w:space="0" w:color="000000"/>
              <w:right w:val="none" w:sz="0" w:space="0" w:color="000000"/>
            </w:tcBorders>
            <w:vAlign w:val="center"/>
          </w:tcPr>
          <w:p w14:paraId="188E712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-47161.6</w:t>
            </w:r>
          </w:p>
        </w:tc>
      </w:tr>
      <w:tr w:rsidR="003A20D6" w:rsidRPr="00B80A37" w14:paraId="532DFCB4"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717A271A"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763B0C6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-12743.65</w:t>
            </w:r>
          </w:p>
        </w:tc>
        <w:tc>
          <w:tcPr>
            <w:tcW w:w="907" w:type="dxa"/>
            <w:tcBorders>
              <w:top w:val="none" w:sz="0" w:space="0" w:color="000000"/>
              <w:left w:val="none" w:sz="0" w:space="0" w:color="000000"/>
              <w:bottom w:val="none" w:sz="0" w:space="0" w:color="000000"/>
              <w:right w:val="none" w:sz="0" w:space="0" w:color="000000"/>
            </w:tcBorders>
            <w:vAlign w:val="center"/>
          </w:tcPr>
          <w:p w14:paraId="5256A9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-13546.9</w:t>
            </w:r>
          </w:p>
        </w:tc>
        <w:tc>
          <w:tcPr>
            <w:tcW w:w="843" w:type="dxa"/>
            <w:tcBorders>
              <w:top w:val="none" w:sz="0" w:space="0" w:color="000000"/>
              <w:left w:val="none" w:sz="0" w:space="0" w:color="000000"/>
              <w:bottom w:val="none" w:sz="0" w:space="0" w:color="000000"/>
              <w:right w:val="none" w:sz="0" w:space="0" w:color="000000"/>
            </w:tcBorders>
            <w:vAlign w:val="center"/>
          </w:tcPr>
          <w:p w14:paraId="61B1594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-21752.8</w:t>
            </w:r>
          </w:p>
        </w:tc>
        <w:tc>
          <w:tcPr>
            <w:tcW w:w="968" w:type="dxa"/>
            <w:tcBorders>
              <w:top w:val="none" w:sz="0" w:space="0" w:color="000000"/>
              <w:left w:val="none" w:sz="0" w:space="0" w:color="000000"/>
              <w:bottom w:val="none" w:sz="0" w:space="0" w:color="000000"/>
              <w:right w:val="none" w:sz="0" w:space="0" w:color="000000"/>
            </w:tcBorders>
            <w:vAlign w:val="center"/>
          </w:tcPr>
          <w:p w14:paraId="6BBA16EF"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-33281.0</w:t>
            </w:r>
          </w:p>
        </w:tc>
        <w:tc>
          <w:tcPr>
            <w:tcW w:w="1015" w:type="dxa"/>
            <w:tcBorders>
              <w:top w:val="none" w:sz="0" w:space="0" w:color="000000"/>
              <w:left w:val="none" w:sz="0" w:space="0" w:color="000000"/>
              <w:bottom w:val="none" w:sz="0" w:space="0" w:color="000000"/>
              <w:right w:val="none" w:sz="0" w:space="0" w:color="000000"/>
            </w:tcBorders>
            <w:vAlign w:val="center"/>
          </w:tcPr>
          <w:p w14:paraId="5D0EC67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-39078.9</w:t>
            </w:r>
          </w:p>
        </w:tc>
        <w:tc>
          <w:tcPr>
            <w:tcW w:w="1253" w:type="dxa"/>
            <w:tcBorders>
              <w:top w:val="none" w:sz="0" w:space="0" w:color="000000"/>
              <w:left w:val="none" w:sz="0" w:space="0" w:color="000000"/>
              <w:bottom w:val="none" w:sz="0" w:space="0" w:color="000000"/>
              <w:right w:val="none" w:sz="0" w:space="0" w:color="000000"/>
            </w:tcBorders>
            <w:vAlign w:val="center"/>
          </w:tcPr>
          <w:p w14:paraId="1AE160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-43399.2</w:t>
            </w:r>
          </w:p>
        </w:tc>
      </w:tr>
      <w:tr w:rsidR="003A20D6" w:rsidRPr="00B80A37" w14:paraId="3260037C"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26447184" w14:textId="77777777" w:rsidR="003A20D6" w:rsidRPr="00B80A37" w:rsidRDefault="002B38CB">
            <w:pPr>
              <w:ind w:left="133"/>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93" w:type="dxa"/>
            <w:tcBorders>
              <w:top w:val="none" w:sz="0" w:space="0" w:color="000000"/>
              <w:left w:val="single" w:sz="2" w:space="0" w:color="000000"/>
              <w:bottom w:val="none" w:sz="0" w:space="0" w:color="000000"/>
              <w:right w:val="none" w:sz="0" w:space="0" w:color="000000"/>
            </w:tcBorders>
          </w:tcPr>
          <w:p w14:paraId="2AC38C8D"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2AF3CE85"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6646A13A"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3EA410E7"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372937CC"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434E6AB2" w14:textId="77777777" w:rsidR="003A20D6" w:rsidRPr="00B80A37" w:rsidRDefault="003A20D6">
            <w:pPr>
              <w:rPr>
                <w:rFonts w:ascii="Times New Roman" w:hAnsi="Times New Roman"/>
                <w:color w:val="000000"/>
                <w:sz w:val="20"/>
              </w:rPr>
            </w:pPr>
          </w:p>
        </w:tc>
      </w:tr>
      <w:tr w:rsidR="003A20D6" w:rsidRPr="00B80A37" w14:paraId="5725D119"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28727734"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4A53C07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34464.2</w:t>
            </w:r>
          </w:p>
        </w:tc>
        <w:tc>
          <w:tcPr>
            <w:tcW w:w="907" w:type="dxa"/>
            <w:tcBorders>
              <w:top w:val="none" w:sz="0" w:space="0" w:color="000000"/>
              <w:left w:val="none" w:sz="0" w:space="0" w:color="000000"/>
              <w:bottom w:val="none" w:sz="0" w:space="0" w:color="000000"/>
              <w:right w:val="none" w:sz="0" w:space="0" w:color="000000"/>
            </w:tcBorders>
            <w:vAlign w:val="center"/>
          </w:tcPr>
          <w:p w14:paraId="0A0C308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35491.2</w:t>
            </w:r>
          </w:p>
        </w:tc>
        <w:tc>
          <w:tcPr>
            <w:tcW w:w="843" w:type="dxa"/>
            <w:tcBorders>
              <w:top w:val="none" w:sz="0" w:space="0" w:color="000000"/>
              <w:left w:val="none" w:sz="0" w:space="0" w:color="000000"/>
              <w:bottom w:val="none" w:sz="0" w:space="0" w:color="000000"/>
              <w:right w:val="none" w:sz="0" w:space="0" w:color="000000"/>
            </w:tcBorders>
            <w:vAlign w:val="center"/>
          </w:tcPr>
          <w:p w14:paraId="10AEC94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55272.9</w:t>
            </w:r>
          </w:p>
        </w:tc>
        <w:tc>
          <w:tcPr>
            <w:tcW w:w="968" w:type="dxa"/>
            <w:tcBorders>
              <w:top w:val="none" w:sz="0" w:space="0" w:color="000000"/>
              <w:left w:val="none" w:sz="0" w:space="0" w:color="000000"/>
              <w:bottom w:val="none" w:sz="0" w:space="0" w:color="000000"/>
              <w:right w:val="none" w:sz="0" w:space="0" w:color="000000"/>
            </w:tcBorders>
            <w:vAlign w:val="center"/>
          </w:tcPr>
          <w:p w14:paraId="1C6D0DB4"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79800.7</w:t>
            </w:r>
          </w:p>
        </w:tc>
        <w:tc>
          <w:tcPr>
            <w:tcW w:w="1015" w:type="dxa"/>
            <w:tcBorders>
              <w:top w:val="none" w:sz="0" w:space="0" w:color="000000"/>
              <w:left w:val="none" w:sz="0" w:space="0" w:color="000000"/>
              <w:bottom w:val="none" w:sz="0" w:space="0" w:color="000000"/>
              <w:right w:val="none" w:sz="0" w:space="0" w:color="000000"/>
            </w:tcBorders>
            <w:vAlign w:val="center"/>
          </w:tcPr>
          <w:p w14:paraId="1EB362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89459.8</w:t>
            </w:r>
          </w:p>
        </w:tc>
        <w:tc>
          <w:tcPr>
            <w:tcW w:w="1253" w:type="dxa"/>
            <w:tcBorders>
              <w:top w:val="none" w:sz="0" w:space="0" w:color="000000"/>
              <w:left w:val="none" w:sz="0" w:space="0" w:color="000000"/>
              <w:bottom w:val="none" w:sz="0" w:space="0" w:color="000000"/>
              <w:right w:val="none" w:sz="0" w:space="0" w:color="000000"/>
            </w:tcBorders>
            <w:vAlign w:val="center"/>
          </w:tcPr>
          <w:p w14:paraId="62D66D2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95987.2</w:t>
            </w:r>
          </w:p>
        </w:tc>
      </w:tr>
      <w:tr w:rsidR="003A20D6" w:rsidRPr="00B80A37" w14:paraId="07B3279E"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60D38FCF"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2F40EF5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28271.3</w:t>
            </w:r>
          </w:p>
        </w:tc>
        <w:tc>
          <w:tcPr>
            <w:tcW w:w="907" w:type="dxa"/>
            <w:tcBorders>
              <w:top w:val="none" w:sz="0" w:space="0" w:color="000000"/>
              <w:left w:val="none" w:sz="0" w:space="0" w:color="000000"/>
              <w:bottom w:val="none" w:sz="0" w:space="0" w:color="000000"/>
              <w:right w:val="none" w:sz="0" w:space="0" w:color="000000"/>
            </w:tcBorders>
            <w:vAlign w:val="center"/>
          </w:tcPr>
          <w:p w14:paraId="692A88B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29877.8</w:t>
            </w:r>
          </w:p>
        </w:tc>
        <w:tc>
          <w:tcPr>
            <w:tcW w:w="843" w:type="dxa"/>
            <w:tcBorders>
              <w:top w:val="none" w:sz="0" w:space="0" w:color="000000"/>
              <w:left w:val="none" w:sz="0" w:space="0" w:color="000000"/>
              <w:bottom w:val="none" w:sz="0" w:space="0" w:color="000000"/>
              <w:right w:val="none" w:sz="0" w:space="0" w:color="000000"/>
            </w:tcBorders>
            <w:vAlign w:val="center"/>
          </w:tcPr>
          <w:p w14:paraId="1FCC93F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46595.6</w:t>
            </w:r>
          </w:p>
        </w:tc>
        <w:tc>
          <w:tcPr>
            <w:tcW w:w="968" w:type="dxa"/>
            <w:tcBorders>
              <w:top w:val="none" w:sz="0" w:space="0" w:color="000000"/>
              <w:left w:val="none" w:sz="0" w:space="0" w:color="000000"/>
              <w:bottom w:val="none" w:sz="0" w:space="0" w:color="000000"/>
              <w:right w:val="none" w:sz="0" w:space="0" w:color="000000"/>
            </w:tcBorders>
            <w:vAlign w:val="center"/>
          </w:tcPr>
          <w:p w14:paraId="0655A515"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69743.9</w:t>
            </w:r>
          </w:p>
        </w:tc>
        <w:tc>
          <w:tcPr>
            <w:tcW w:w="1015" w:type="dxa"/>
            <w:tcBorders>
              <w:top w:val="none" w:sz="0" w:space="0" w:color="000000"/>
              <w:left w:val="none" w:sz="0" w:space="0" w:color="000000"/>
              <w:bottom w:val="none" w:sz="0" w:space="0" w:color="000000"/>
              <w:right w:val="none" w:sz="0" w:space="0" w:color="000000"/>
            </w:tcBorders>
            <w:vAlign w:val="center"/>
          </w:tcPr>
          <w:p w14:paraId="1EAAC02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81155.7</w:t>
            </w:r>
          </w:p>
        </w:tc>
        <w:tc>
          <w:tcPr>
            <w:tcW w:w="1253" w:type="dxa"/>
            <w:tcBorders>
              <w:top w:val="none" w:sz="0" w:space="0" w:color="000000"/>
              <w:left w:val="none" w:sz="0" w:space="0" w:color="000000"/>
              <w:bottom w:val="none" w:sz="0" w:space="0" w:color="000000"/>
              <w:right w:val="none" w:sz="0" w:space="0" w:color="000000"/>
            </w:tcBorders>
            <w:vAlign w:val="center"/>
          </w:tcPr>
          <w:p w14:paraId="1799F0A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89692.4</w:t>
            </w:r>
          </w:p>
        </w:tc>
      </w:tr>
      <w:tr w:rsidR="003A20D6" w:rsidRPr="00B80A37" w14:paraId="1066E520"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7F039B28"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Test LL</w:t>
            </w:r>
          </w:p>
        </w:tc>
        <w:tc>
          <w:tcPr>
            <w:tcW w:w="993" w:type="dxa"/>
            <w:tcBorders>
              <w:top w:val="none" w:sz="0" w:space="0" w:color="000000"/>
              <w:left w:val="single" w:sz="2" w:space="0" w:color="000000"/>
              <w:bottom w:val="none" w:sz="0" w:space="0" w:color="000000"/>
              <w:right w:val="none" w:sz="0" w:space="0" w:color="000000"/>
            </w:tcBorders>
          </w:tcPr>
          <w:p w14:paraId="486447AA"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4A1E2198"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00FBA016"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503913A1"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38B2E4B3"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41FC8AD5" w14:textId="77777777" w:rsidR="003A20D6" w:rsidRPr="00B80A37" w:rsidRDefault="003A20D6">
            <w:pPr>
              <w:rPr>
                <w:rFonts w:ascii="Times New Roman" w:hAnsi="Times New Roman"/>
                <w:color w:val="000000"/>
                <w:sz w:val="20"/>
              </w:rPr>
            </w:pPr>
          </w:p>
        </w:tc>
      </w:tr>
      <w:tr w:rsidR="003A20D6" w:rsidRPr="00B80A37" w14:paraId="6EB52015" w14:textId="77777777">
        <w:trPr>
          <w:trHeight w:hRule="exact" w:val="244"/>
        </w:trPr>
        <w:tc>
          <w:tcPr>
            <w:tcW w:w="1649" w:type="dxa"/>
            <w:tcBorders>
              <w:top w:val="none" w:sz="0" w:space="0" w:color="000000"/>
              <w:left w:val="none" w:sz="0" w:space="0" w:color="000000"/>
              <w:bottom w:val="none" w:sz="0" w:space="0" w:color="000000"/>
              <w:right w:val="single" w:sz="2" w:space="0" w:color="000000"/>
            </w:tcBorders>
            <w:vAlign w:val="center"/>
          </w:tcPr>
          <w:p w14:paraId="5670A4A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2 x (11(UR) -14R))</w:t>
            </w:r>
          </w:p>
        </w:tc>
        <w:tc>
          <w:tcPr>
            <w:tcW w:w="993" w:type="dxa"/>
            <w:tcBorders>
              <w:top w:val="none" w:sz="0" w:space="0" w:color="000000"/>
              <w:left w:val="single" w:sz="2" w:space="0" w:color="000000"/>
              <w:bottom w:val="none" w:sz="0" w:space="0" w:color="000000"/>
              <w:right w:val="none" w:sz="0" w:space="0" w:color="000000"/>
            </w:tcBorders>
            <w:vAlign w:val="center"/>
          </w:tcPr>
          <w:p w14:paraId="3A68DAE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12385.80</w:t>
            </w:r>
          </w:p>
        </w:tc>
        <w:tc>
          <w:tcPr>
            <w:tcW w:w="907" w:type="dxa"/>
            <w:tcBorders>
              <w:top w:val="none" w:sz="0" w:space="0" w:color="000000"/>
              <w:left w:val="none" w:sz="0" w:space="0" w:color="000000"/>
              <w:bottom w:val="none" w:sz="0" w:space="0" w:color="000000"/>
              <w:right w:val="none" w:sz="0" w:space="0" w:color="000000"/>
            </w:tcBorders>
            <w:vAlign w:val="center"/>
          </w:tcPr>
          <w:p w14:paraId="63A2BA0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11226.8</w:t>
            </w:r>
          </w:p>
        </w:tc>
        <w:tc>
          <w:tcPr>
            <w:tcW w:w="843" w:type="dxa"/>
            <w:tcBorders>
              <w:top w:val="none" w:sz="0" w:space="0" w:color="000000"/>
              <w:left w:val="none" w:sz="0" w:space="0" w:color="000000"/>
              <w:bottom w:val="none" w:sz="0" w:space="0" w:color="000000"/>
              <w:right w:val="none" w:sz="0" w:space="0" w:color="000000"/>
            </w:tcBorders>
            <w:vAlign w:val="center"/>
          </w:tcPr>
          <w:p w14:paraId="74C70D1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17354.7</w:t>
            </w:r>
          </w:p>
        </w:tc>
        <w:tc>
          <w:tcPr>
            <w:tcW w:w="968" w:type="dxa"/>
            <w:tcBorders>
              <w:top w:val="none" w:sz="0" w:space="0" w:color="000000"/>
              <w:left w:val="none" w:sz="0" w:space="0" w:color="000000"/>
              <w:bottom w:val="none" w:sz="0" w:space="0" w:color="000000"/>
              <w:right w:val="none" w:sz="0" w:space="0" w:color="000000"/>
            </w:tcBorders>
            <w:vAlign w:val="center"/>
          </w:tcPr>
          <w:p w14:paraId="134DD279"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20113.5</w:t>
            </w:r>
          </w:p>
        </w:tc>
        <w:tc>
          <w:tcPr>
            <w:tcW w:w="1015" w:type="dxa"/>
            <w:tcBorders>
              <w:top w:val="none" w:sz="0" w:space="0" w:color="000000"/>
              <w:left w:val="none" w:sz="0" w:space="0" w:color="000000"/>
              <w:bottom w:val="none" w:sz="0" w:space="0" w:color="000000"/>
              <w:right w:val="none" w:sz="0" w:space="0" w:color="000000"/>
            </w:tcBorders>
            <w:vAlign w:val="center"/>
          </w:tcPr>
          <w:p w14:paraId="2B90188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16608.2</w:t>
            </w:r>
          </w:p>
        </w:tc>
        <w:tc>
          <w:tcPr>
            <w:tcW w:w="1253" w:type="dxa"/>
            <w:tcBorders>
              <w:top w:val="none" w:sz="0" w:space="0" w:color="000000"/>
              <w:left w:val="none" w:sz="0" w:space="0" w:color="000000"/>
              <w:bottom w:val="none" w:sz="0" w:space="0" w:color="000000"/>
              <w:right w:val="none" w:sz="0" w:space="0" w:color="000000"/>
            </w:tcBorders>
            <w:vAlign w:val="center"/>
          </w:tcPr>
          <w:p w14:paraId="520A42E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12589.6</w:t>
            </w:r>
          </w:p>
        </w:tc>
      </w:tr>
      <w:tr w:rsidR="003A20D6" w:rsidRPr="00B80A37" w14:paraId="750D6FA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359CBE1D" w14:textId="77777777" w:rsidR="003A20D6" w:rsidRPr="00B80A37" w:rsidRDefault="002B38CB">
            <w:pPr>
              <w:ind w:left="133"/>
              <w:rPr>
                <w:rFonts w:ascii="Times New Roman" w:hAnsi="Times New Roman"/>
                <w:color w:val="000000"/>
                <w:spacing w:val="10"/>
                <w:sz w:val="18"/>
              </w:rPr>
            </w:pPr>
            <w:r w:rsidRPr="00B80A37">
              <w:rPr>
                <w:rFonts w:ascii="Times New Roman" w:hAnsi="Times New Roman"/>
                <w:color w:val="000000"/>
                <w:spacing w:val="10"/>
                <w:sz w:val="18"/>
              </w:rPr>
              <w:t># restrictions</w:t>
            </w:r>
          </w:p>
        </w:tc>
        <w:tc>
          <w:tcPr>
            <w:tcW w:w="993" w:type="dxa"/>
            <w:tcBorders>
              <w:top w:val="none" w:sz="0" w:space="0" w:color="000000"/>
              <w:left w:val="single" w:sz="2" w:space="0" w:color="000000"/>
              <w:bottom w:val="none" w:sz="0" w:space="0" w:color="000000"/>
              <w:right w:val="none" w:sz="0" w:space="0" w:color="000000"/>
            </w:tcBorders>
            <w:vAlign w:val="center"/>
          </w:tcPr>
          <w:p w14:paraId="59363B5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797</w:t>
            </w:r>
          </w:p>
        </w:tc>
        <w:tc>
          <w:tcPr>
            <w:tcW w:w="907" w:type="dxa"/>
            <w:tcBorders>
              <w:top w:val="none" w:sz="0" w:space="0" w:color="000000"/>
              <w:left w:val="none" w:sz="0" w:space="0" w:color="000000"/>
              <w:bottom w:val="none" w:sz="0" w:space="0" w:color="000000"/>
              <w:right w:val="none" w:sz="0" w:space="0" w:color="000000"/>
            </w:tcBorders>
            <w:vAlign w:val="center"/>
          </w:tcPr>
          <w:p w14:paraId="1090876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814</w:t>
            </w:r>
          </w:p>
        </w:tc>
        <w:tc>
          <w:tcPr>
            <w:tcW w:w="843" w:type="dxa"/>
            <w:tcBorders>
              <w:top w:val="none" w:sz="0" w:space="0" w:color="000000"/>
              <w:left w:val="none" w:sz="0" w:space="0" w:color="000000"/>
              <w:bottom w:val="none" w:sz="0" w:space="0" w:color="000000"/>
              <w:right w:val="none" w:sz="0" w:space="0" w:color="000000"/>
            </w:tcBorders>
            <w:vAlign w:val="center"/>
          </w:tcPr>
          <w:p w14:paraId="13A63BE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w:t>
            </w:r>
          </w:p>
        </w:tc>
        <w:tc>
          <w:tcPr>
            <w:tcW w:w="968" w:type="dxa"/>
            <w:tcBorders>
              <w:top w:val="none" w:sz="0" w:space="0" w:color="000000"/>
              <w:left w:val="none" w:sz="0" w:space="0" w:color="000000"/>
              <w:bottom w:val="none" w:sz="0" w:space="0" w:color="000000"/>
              <w:right w:val="none" w:sz="0" w:space="0" w:color="000000"/>
            </w:tcBorders>
            <w:vAlign w:val="center"/>
          </w:tcPr>
          <w:p w14:paraId="6B53DD95" w14:textId="77777777" w:rsidR="003A20D6" w:rsidRPr="00B80A37" w:rsidRDefault="002B38CB">
            <w:pPr>
              <w:ind w:right="302"/>
              <w:jc w:val="right"/>
              <w:rPr>
                <w:rFonts w:ascii="Times New Roman" w:hAnsi="Times New Roman"/>
                <w:color w:val="000000"/>
                <w:sz w:val="18"/>
              </w:rPr>
            </w:pPr>
            <w:r w:rsidRPr="00B80A37">
              <w:rPr>
                <w:rFonts w:ascii="Times New Roman" w:hAnsi="Times New Roman"/>
                <w:color w:val="000000"/>
                <w:sz w:val="18"/>
              </w:rPr>
              <w:t>910</w:t>
            </w:r>
          </w:p>
        </w:tc>
        <w:tc>
          <w:tcPr>
            <w:tcW w:w="1015" w:type="dxa"/>
            <w:tcBorders>
              <w:top w:val="none" w:sz="0" w:space="0" w:color="000000"/>
              <w:left w:val="none" w:sz="0" w:space="0" w:color="000000"/>
              <w:bottom w:val="none" w:sz="0" w:space="0" w:color="000000"/>
              <w:right w:val="none" w:sz="0" w:space="0" w:color="000000"/>
            </w:tcBorders>
            <w:vAlign w:val="center"/>
          </w:tcPr>
          <w:p w14:paraId="0B689BD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886</w:t>
            </w:r>
          </w:p>
        </w:tc>
        <w:tc>
          <w:tcPr>
            <w:tcW w:w="1253" w:type="dxa"/>
            <w:tcBorders>
              <w:top w:val="none" w:sz="0" w:space="0" w:color="000000"/>
              <w:left w:val="none" w:sz="0" w:space="0" w:color="000000"/>
              <w:bottom w:val="none" w:sz="0" w:space="0" w:color="000000"/>
              <w:right w:val="none" w:sz="0" w:space="0" w:color="000000"/>
            </w:tcBorders>
            <w:vAlign w:val="center"/>
          </w:tcPr>
          <w:p w14:paraId="472F1A3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874</w:t>
            </w:r>
          </w:p>
        </w:tc>
      </w:tr>
      <w:tr w:rsidR="003A20D6" w:rsidRPr="00B80A37" w14:paraId="144BFA15" w14:textId="77777777">
        <w:trPr>
          <w:trHeight w:hRule="exact" w:val="259"/>
        </w:trPr>
        <w:tc>
          <w:tcPr>
            <w:tcW w:w="1649" w:type="dxa"/>
            <w:tcBorders>
              <w:top w:val="none" w:sz="0" w:space="0" w:color="000000"/>
              <w:left w:val="none" w:sz="0" w:space="0" w:color="000000"/>
              <w:bottom w:val="double" w:sz="9" w:space="0" w:color="000000"/>
              <w:right w:val="single" w:sz="2" w:space="0" w:color="000000"/>
            </w:tcBorders>
            <w:vAlign w:val="center"/>
          </w:tcPr>
          <w:p w14:paraId="1F81DC19"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p-value</w:t>
            </w:r>
          </w:p>
        </w:tc>
        <w:tc>
          <w:tcPr>
            <w:tcW w:w="993" w:type="dxa"/>
            <w:tcBorders>
              <w:top w:val="none" w:sz="0" w:space="0" w:color="000000"/>
              <w:left w:val="single" w:sz="2" w:space="0" w:color="000000"/>
              <w:bottom w:val="double" w:sz="9" w:space="0" w:color="000000"/>
              <w:right w:val="none" w:sz="0" w:space="0" w:color="000000"/>
            </w:tcBorders>
            <w:vAlign w:val="center"/>
          </w:tcPr>
          <w:p w14:paraId="53E570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907" w:type="dxa"/>
            <w:tcBorders>
              <w:top w:val="none" w:sz="0" w:space="0" w:color="000000"/>
              <w:left w:val="none" w:sz="0" w:space="0" w:color="000000"/>
              <w:bottom w:val="double" w:sz="9" w:space="0" w:color="000000"/>
              <w:right w:val="none" w:sz="0" w:space="0" w:color="000000"/>
            </w:tcBorders>
            <w:vAlign w:val="center"/>
          </w:tcPr>
          <w:p w14:paraId="242C85C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843" w:type="dxa"/>
            <w:tcBorders>
              <w:top w:val="none" w:sz="0" w:space="0" w:color="000000"/>
              <w:left w:val="none" w:sz="0" w:space="0" w:color="000000"/>
              <w:bottom w:val="double" w:sz="9" w:space="0" w:color="000000"/>
              <w:right w:val="none" w:sz="0" w:space="0" w:color="000000"/>
            </w:tcBorders>
            <w:vAlign w:val="center"/>
          </w:tcPr>
          <w:p w14:paraId="5B161F4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968" w:type="dxa"/>
            <w:tcBorders>
              <w:top w:val="none" w:sz="0" w:space="0" w:color="000000"/>
              <w:left w:val="none" w:sz="0" w:space="0" w:color="000000"/>
              <w:bottom w:val="double" w:sz="9" w:space="0" w:color="000000"/>
              <w:right w:val="none" w:sz="0" w:space="0" w:color="000000"/>
            </w:tcBorders>
            <w:vAlign w:val="center"/>
          </w:tcPr>
          <w:p w14:paraId="7AB9DE45"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0.000</w:t>
            </w:r>
          </w:p>
        </w:tc>
        <w:tc>
          <w:tcPr>
            <w:tcW w:w="1015" w:type="dxa"/>
            <w:tcBorders>
              <w:top w:val="none" w:sz="0" w:space="0" w:color="000000"/>
              <w:left w:val="none" w:sz="0" w:space="0" w:color="000000"/>
              <w:bottom w:val="double" w:sz="9" w:space="0" w:color="000000"/>
              <w:right w:val="none" w:sz="0" w:space="0" w:color="000000"/>
            </w:tcBorders>
            <w:vAlign w:val="center"/>
          </w:tcPr>
          <w:p w14:paraId="4790FF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1253" w:type="dxa"/>
            <w:tcBorders>
              <w:top w:val="none" w:sz="0" w:space="0" w:color="000000"/>
              <w:left w:val="none" w:sz="0" w:space="0" w:color="000000"/>
              <w:bottom w:val="double" w:sz="9" w:space="0" w:color="000000"/>
              <w:right w:val="none" w:sz="0" w:space="0" w:color="000000"/>
            </w:tcBorders>
            <w:vAlign w:val="center"/>
          </w:tcPr>
          <w:p w14:paraId="209BCE7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r>
    </w:tbl>
    <w:p w14:paraId="41C5A51C" w14:textId="77777777" w:rsidR="003A20D6" w:rsidRPr="00B80A37" w:rsidRDefault="003A20D6">
      <w:pPr>
        <w:spacing w:after="136" w:line="20" w:lineRule="exact"/>
      </w:pPr>
    </w:p>
    <w:p w14:paraId="565C06D3" w14:textId="77777777" w:rsidR="003A20D6" w:rsidRPr="00B80A37" w:rsidRDefault="002B38CB">
      <w:pPr>
        <w:spacing w:line="264" w:lineRule="auto"/>
        <w:ind w:left="72" w:right="144"/>
        <w:jc w:val="both"/>
        <w:rPr>
          <w:rFonts w:ascii="Times New Roman" w:hAnsi="Times New Roman"/>
          <w:color w:val="000000"/>
          <w:spacing w:val="13"/>
          <w:sz w:val="15"/>
        </w:rPr>
      </w:pPr>
      <w:r w:rsidRPr="00B80A37">
        <w:rPr>
          <w:rFonts w:ascii="Times New Roman" w:hAnsi="Times New Roman"/>
          <w:color w:val="000000"/>
          <w:spacing w:val="13"/>
          <w:sz w:val="15"/>
        </w:rPr>
        <w:t xml:space="preserve">Notes: Model (a) = with only ad-valorem transport costs. Model (b) = with additive &amp; ad-valorem </w:t>
      </w:r>
      <w:r w:rsidRPr="00B80A37">
        <w:rPr>
          <w:rFonts w:ascii="Times New Roman" w:hAnsi="Times New Roman"/>
          <w:color w:val="000000"/>
          <w:spacing w:val="14"/>
          <w:sz w:val="15"/>
        </w:rPr>
        <w:t>transport costs. R</w:t>
      </w:r>
      <w:r w:rsidRPr="00B80A37">
        <w:rPr>
          <w:rFonts w:ascii="Times New Roman" w:hAnsi="Times New Roman"/>
          <w:color w:val="000000"/>
          <w:spacing w:val="14"/>
          <w:w w:val="115"/>
          <w:sz w:val="15"/>
          <w:vertAlign w:val="superscript"/>
        </w:rPr>
        <w:t>2</w:t>
      </w:r>
      <w:r w:rsidRPr="00B80A37">
        <w:rPr>
          <w:rFonts w:ascii="Times New Roman" w:hAnsi="Times New Roman"/>
          <w:color w:val="000000"/>
          <w:spacing w:val="14"/>
          <w:sz w:val="15"/>
        </w:rPr>
        <w:t xml:space="preserve"> between the log of predicted ratio and the log of the observed ratio. The number </w:t>
      </w:r>
      <w:r w:rsidRPr="00B80A37">
        <w:rPr>
          <w:rFonts w:ascii="Times New Roman" w:hAnsi="Times New Roman"/>
          <w:color w:val="000000"/>
          <w:spacing w:val="12"/>
          <w:sz w:val="15"/>
        </w:rPr>
        <w:t xml:space="preserve"># of restrictions is equal to the number of parameters estimated, i.e., the number of partner countries </w:t>
      </w:r>
      <w:r w:rsidRPr="00B80A37">
        <w:rPr>
          <w:rFonts w:ascii="Times New Roman" w:hAnsi="Times New Roman"/>
          <w:color w:val="000000"/>
          <w:spacing w:val="14"/>
          <w:sz w:val="15"/>
        </w:rPr>
        <w:t>plus the number of products.</w:t>
      </w:r>
    </w:p>
    <w:p w14:paraId="237EBCD2"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01E9AE8" w14:textId="1737C070" w:rsidR="003A20D6" w:rsidRPr="00B80A37" w:rsidRDefault="002B38CB">
      <w:pPr>
        <w:rPr>
          <w:rFonts w:ascii="Times New Roman" w:hAnsi="Times New Roman"/>
          <w:b/>
          <w:color w:val="000000"/>
          <w:spacing w:val="26"/>
          <w:w w:val="110"/>
          <w:sz w:val="29"/>
        </w:rPr>
      </w:pPr>
      <w:r w:rsidRPr="00B80A37">
        <w:rPr>
          <w:rFonts w:ascii="Times New Roman" w:hAnsi="Times New Roman"/>
          <w:b/>
          <w:color w:val="000000"/>
          <w:spacing w:val="26"/>
          <w:w w:val="110"/>
          <w:sz w:val="29"/>
        </w:rPr>
        <w:lastRenderedPageBreak/>
        <w:t xml:space="preserve">D </w:t>
      </w:r>
      <w:r w:rsidRPr="00B80A37">
        <w:rPr>
          <w:rFonts w:ascii="Times New Roman" w:hAnsi="Times New Roman"/>
          <w:b/>
          <w:color w:val="000000"/>
          <w:spacing w:val="26"/>
          <w:sz w:val="28"/>
        </w:rPr>
        <w:t xml:space="preserve">Eliminating the composition effects: </w:t>
      </w:r>
      <w:ins w:id="1275" w:author="David Quin" w:date="2018-12-06T13:39:00Z">
        <w:r w:rsidR="00613525" w:rsidRPr="00B80A37">
          <w:rPr>
            <w:rFonts w:ascii="Times New Roman" w:hAnsi="Times New Roman"/>
            <w:b/>
            <w:color w:val="000000"/>
            <w:spacing w:val="26"/>
            <w:sz w:val="28"/>
          </w:rPr>
          <w:t>m</w:t>
        </w:r>
      </w:ins>
      <w:del w:id="1276" w:author="David Quin" w:date="2018-12-06T13:39:00Z">
        <w:r w:rsidRPr="00B80A37" w:rsidDel="00613525">
          <w:rPr>
            <w:rFonts w:ascii="Times New Roman" w:hAnsi="Times New Roman"/>
            <w:b/>
            <w:color w:val="000000"/>
            <w:spacing w:val="26"/>
            <w:sz w:val="28"/>
          </w:rPr>
          <w:delText>M</w:delText>
        </w:r>
      </w:del>
      <w:r w:rsidRPr="00B80A37">
        <w:rPr>
          <w:rFonts w:ascii="Times New Roman" w:hAnsi="Times New Roman"/>
          <w:b/>
          <w:color w:val="000000"/>
          <w:spacing w:val="26"/>
          <w:sz w:val="28"/>
        </w:rPr>
        <w:t>ore details</w:t>
      </w:r>
    </w:p>
    <w:p w14:paraId="41298F39" w14:textId="318A0B5B" w:rsidR="003A20D6" w:rsidRPr="00B80A37" w:rsidRDefault="002B38CB">
      <w:pPr>
        <w:spacing w:before="216" w:line="324" w:lineRule="auto"/>
        <w:ind w:right="72"/>
        <w:rPr>
          <w:rFonts w:ascii="Times New Roman" w:hAnsi="Times New Roman"/>
          <w:color w:val="000000"/>
          <w:spacing w:val="10"/>
          <w:sz w:val="21"/>
        </w:rPr>
      </w:pPr>
      <w:r w:rsidRPr="00B80A37">
        <w:rPr>
          <w:rFonts w:ascii="Times New Roman" w:hAnsi="Times New Roman"/>
          <w:color w:val="000000"/>
          <w:spacing w:val="10"/>
          <w:sz w:val="21"/>
        </w:rPr>
        <w:t xml:space="preserve">In this section, we explain in more </w:t>
      </w:r>
      <w:del w:id="1277" w:author="David Quin" w:date="2018-12-06T13:39:00Z">
        <w:r w:rsidRPr="00B80A37" w:rsidDel="00613525">
          <w:rPr>
            <w:rFonts w:ascii="Times New Roman" w:hAnsi="Times New Roman"/>
            <w:color w:val="000000"/>
            <w:spacing w:val="10"/>
            <w:sz w:val="21"/>
          </w:rPr>
          <w:delText xml:space="preserve">details </w:delText>
        </w:r>
      </w:del>
      <w:ins w:id="1278" w:author="David Quin" w:date="2018-12-06T13:39:00Z">
        <w:r w:rsidR="00613525" w:rsidRPr="00B80A37">
          <w:rPr>
            <w:rFonts w:ascii="Times New Roman" w:hAnsi="Times New Roman"/>
            <w:color w:val="000000"/>
            <w:spacing w:val="10"/>
            <w:sz w:val="21"/>
          </w:rPr>
          <w:t xml:space="preserve">detail </w:t>
        </w:r>
      </w:ins>
      <w:r w:rsidRPr="00B80A37">
        <w:rPr>
          <w:rFonts w:ascii="Times New Roman" w:hAnsi="Times New Roman"/>
          <w:color w:val="000000"/>
          <w:spacing w:val="10"/>
          <w:sz w:val="21"/>
        </w:rPr>
        <w:t xml:space="preserve">the method employed to eliminate the </w:t>
      </w:r>
      <w:ins w:id="1279" w:author="David Quin" w:date="2018-12-06T13:40:00Z">
        <w:r w:rsidR="00613525" w:rsidRPr="00B80A37">
          <w:rPr>
            <w:rFonts w:ascii="Times New Roman" w:hAnsi="Times New Roman"/>
            <w:color w:val="000000"/>
            <w:spacing w:val="10"/>
            <w:sz w:val="21"/>
          </w:rPr>
          <w:t xml:space="preserve">country </w:t>
        </w:r>
        <w:r w:rsidR="00613525" w:rsidRPr="00B80A37">
          <w:rPr>
            <w:rFonts w:ascii="Times New Roman" w:hAnsi="Times New Roman"/>
            <w:color w:val="000000"/>
            <w:spacing w:val="12"/>
            <w:sz w:val="21"/>
          </w:rPr>
          <w:t xml:space="preserve">and product dimensions </w:t>
        </w:r>
      </w:ins>
      <w:del w:id="1280" w:author="David Quin" w:date="2018-12-06T13:40:00Z">
        <w:r w:rsidRPr="00B80A37" w:rsidDel="00613525">
          <w:rPr>
            <w:rFonts w:ascii="Times New Roman" w:hAnsi="Times New Roman"/>
            <w:color w:val="000000"/>
            <w:spacing w:val="10"/>
            <w:sz w:val="21"/>
          </w:rPr>
          <w:delText>country</w:delText>
        </w:r>
      </w:del>
      <w:del w:id="1281" w:author="David Quin" w:date="2018-12-06T13:39:00Z">
        <w:r w:rsidRPr="00B80A37" w:rsidDel="00613525">
          <w:rPr>
            <w:rFonts w:ascii="Times New Roman" w:hAnsi="Times New Roman"/>
            <w:color w:val="000000"/>
            <w:spacing w:val="10"/>
            <w:sz w:val="21"/>
          </w:rPr>
          <w:delText>-</w:delText>
        </w:r>
      </w:del>
      <w:del w:id="1282" w:author="David Quin" w:date="2018-12-06T13:40:00Z">
        <w:r w:rsidRPr="00B80A37" w:rsidDel="00613525">
          <w:rPr>
            <w:rFonts w:ascii="Times New Roman" w:hAnsi="Times New Roman"/>
            <w:color w:val="000000"/>
            <w:spacing w:val="12"/>
            <w:sz w:val="21"/>
          </w:rPr>
          <w:delText>and product</w:delText>
        </w:r>
      </w:del>
      <w:del w:id="1283" w:author="David Quin" w:date="2018-12-06T13:39:00Z">
        <w:r w:rsidRPr="00B80A37" w:rsidDel="00613525">
          <w:rPr>
            <w:rFonts w:ascii="Times New Roman" w:hAnsi="Times New Roman"/>
            <w:color w:val="000000"/>
            <w:spacing w:val="12"/>
            <w:sz w:val="21"/>
          </w:rPr>
          <w:delText>-</w:delText>
        </w:r>
      </w:del>
      <w:del w:id="1284" w:author="David Quin" w:date="2018-12-06T13:40:00Z">
        <w:r w:rsidRPr="00B80A37" w:rsidDel="00613525">
          <w:rPr>
            <w:rFonts w:ascii="Times New Roman" w:hAnsi="Times New Roman"/>
            <w:color w:val="000000"/>
            <w:spacing w:val="12"/>
            <w:sz w:val="21"/>
          </w:rPr>
          <w:delText xml:space="preserve"> dimensions </w:delText>
        </w:r>
      </w:del>
      <w:r w:rsidRPr="00B80A37">
        <w:rPr>
          <w:rFonts w:ascii="Times New Roman" w:hAnsi="Times New Roman"/>
          <w:color w:val="000000"/>
          <w:spacing w:val="12"/>
          <w:sz w:val="21"/>
        </w:rPr>
        <w:t>of the estimated transport cost.</w:t>
      </w:r>
    </w:p>
    <w:p w14:paraId="7268487C" w14:textId="77777777" w:rsidR="003A20D6" w:rsidRPr="00B80A37" w:rsidRDefault="002B38CB">
      <w:pPr>
        <w:spacing w:before="324"/>
        <w:rPr>
          <w:rFonts w:ascii="Times New Roman" w:hAnsi="Times New Roman"/>
          <w:b/>
          <w:color w:val="000000"/>
          <w:spacing w:val="28"/>
          <w:sz w:val="23"/>
        </w:rPr>
      </w:pPr>
      <w:r w:rsidRPr="00B80A37">
        <w:rPr>
          <w:rFonts w:ascii="Times New Roman" w:hAnsi="Times New Roman"/>
          <w:b/>
          <w:color w:val="000000"/>
          <w:spacing w:val="28"/>
          <w:sz w:val="23"/>
        </w:rPr>
        <w:t>D.1 More on our methodology</w:t>
      </w:r>
    </w:p>
    <w:p w14:paraId="25B1A187" w14:textId="4EB4090F" w:rsidR="003A20D6" w:rsidRPr="00B80A37" w:rsidRDefault="002B38CB">
      <w:pPr>
        <w:spacing w:before="216" w:line="324" w:lineRule="auto"/>
        <w:ind w:left="864" w:right="72" w:hanging="864"/>
        <w:rPr>
          <w:rFonts w:ascii="Times New Roman" w:hAnsi="Times New Roman"/>
          <w:b/>
          <w:color w:val="000000"/>
          <w:spacing w:val="22"/>
          <w:sz w:val="21"/>
        </w:rPr>
      </w:pPr>
      <w:r w:rsidRPr="00B80A37">
        <w:rPr>
          <w:rFonts w:ascii="Times New Roman" w:hAnsi="Times New Roman"/>
          <w:b/>
          <w:color w:val="000000"/>
          <w:spacing w:val="22"/>
          <w:sz w:val="21"/>
        </w:rPr>
        <w:t xml:space="preserve">D.1.1 Additive and ad-valorem transport costs: </w:t>
      </w:r>
      <w:ins w:id="1285" w:author="David Quin" w:date="2018-12-06T13:40:00Z">
        <w:r w:rsidR="00613525" w:rsidRPr="00B80A37">
          <w:rPr>
            <w:rFonts w:ascii="Times New Roman" w:hAnsi="Times New Roman"/>
            <w:b/>
            <w:color w:val="000000"/>
            <w:spacing w:val="22"/>
            <w:sz w:val="21"/>
          </w:rPr>
          <w:t>e</w:t>
        </w:r>
      </w:ins>
      <w:del w:id="1286" w:author="David Quin" w:date="2018-12-06T13:40:00Z">
        <w:r w:rsidRPr="00B80A37" w:rsidDel="00613525">
          <w:rPr>
            <w:rFonts w:ascii="Times New Roman" w:hAnsi="Times New Roman"/>
            <w:b/>
            <w:color w:val="000000"/>
            <w:spacing w:val="22"/>
            <w:sz w:val="21"/>
          </w:rPr>
          <w:delText>E</w:delText>
        </w:r>
      </w:del>
      <w:r w:rsidRPr="00B80A37">
        <w:rPr>
          <w:rFonts w:ascii="Times New Roman" w:hAnsi="Times New Roman"/>
          <w:b/>
          <w:color w:val="000000"/>
          <w:spacing w:val="22"/>
          <w:sz w:val="21"/>
        </w:rPr>
        <w:t xml:space="preserve">xcluding the composition </w:t>
      </w:r>
      <w:r w:rsidRPr="00B80A37">
        <w:rPr>
          <w:rFonts w:ascii="Times New Roman" w:hAnsi="Times New Roman"/>
          <w:b/>
          <w:color w:val="000000"/>
          <w:sz w:val="21"/>
        </w:rPr>
        <w:t>effects</w:t>
      </w:r>
    </w:p>
    <w:p w14:paraId="2A8E81D9" w14:textId="43FD64B0" w:rsidR="003A20D6" w:rsidRPr="00B80A37" w:rsidRDefault="002B38CB">
      <w:pPr>
        <w:spacing w:before="180" w:line="324" w:lineRule="auto"/>
        <w:ind w:right="72"/>
        <w:rPr>
          <w:rFonts w:ascii="Times New Roman" w:hAnsi="Times New Roman"/>
          <w:color w:val="000000"/>
          <w:spacing w:val="8"/>
          <w:sz w:val="21"/>
        </w:rPr>
      </w:pPr>
      <w:r w:rsidRPr="00B80A37">
        <w:rPr>
          <w:rFonts w:ascii="Times New Roman" w:hAnsi="Times New Roman"/>
          <w:color w:val="000000"/>
          <w:spacing w:val="8"/>
          <w:sz w:val="21"/>
        </w:rPr>
        <w:t xml:space="preserve">In this section, we detail our methodology to extract the time trend in the pure (or fitted) </w:t>
      </w:r>
      <w:r w:rsidRPr="00B80A37">
        <w:rPr>
          <w:rFonts w:ascii="Times New Roman" w:hAnsi="Times New Roman"/>
          <w:color w:val="000000"/>
          <w:spacing w:val="12"/>
          <w:sz w:val="21"/>
        </w:rPr>
        <w:t xml:space="preserve">transport cost component, for </w:t>
      </w:r>
      <w:del w:id="1287" w:author="David Quin" w:date="2018-12-06T13:40:00Z">
        <w:r w:rsidRPr="00B80A37" w:rsidDel="00613525">
          <w:rPr>
            <w:rFonts w:ascii="Times New Roman" w:hAnsi="Times New Roman"/>
            <w:color w:val="000000"/>
            <w:spacing w:val="12"/>
            <w:sz w:val="21"/>
          </w:rPr>
          <w:delText xml:space="preserve">each </w:delText>
        </w:r>
      </w:del>
      <w:ins w:id="1288" w:author="David Quin" w:date="2018-12-06T13:40:00Z">
        <w:r w:rsidR="00613525" w:rsidRPr="00B80A37">
          <w:rPr>
            <w:rFonts w:ascii="Times New Roman" w:hAnsi="Times New Roman"/>
            <w:color w:val="000000"/>
            <w:spacing w:val="12"/>
            <w:sz w:val="21"/>
          </w:rPr>
          <w:t xml:space="preserve">both </w:t>
        </w:r>
      </w:ins>
      <w:r w:rsidRPr="00B80A37">
        <w:rPr>
          <w:rFonts w:ascii="Times New Roman" w:hAnsi="Times New Roman"/>
          <w:color w:val="000000"/>
          <w:spacing w:val="12"/>
          <w:sz w:val="21"/>
        </w:rPr>
        <w:t>the ad-valorem and the additive component.</w:t>
      </w:r>
    </w:p>
    <w:p w14:paraId="38183873" w14:textId="2E76744E" w:rsidR="003A20D6" w:rsidRPr="00B80A37" w:rsidRDefault="002B38CB">
      <w:pPr>
        <w:spacing w:before="252" w:after="396" w:line="321" w:lineRule="auto"/>
        <w:ind w:right="72"/>
        <w:rPr>
          <w:rFonts w:ascii="Times New Roman" w:hAnsi="Times New Roman"/>
          <w:b/>
          <w:color w:val="000000"/>
          <w:spacing w:val="13"/>
          <w:sz w:val="21"/>
        </w:rPr>
      </w:pPr>
      <w:r w:rsidRPr="00B80A37">
        <w:rPr>
          <w:rFonts w:ascii="Times New Roman" w:hAnsi="Times New Roman"/>
          <w:b/>
          <w:color w:val="000000"/>
          <w:spacing w:val="13"/>
          <w:sz w:val="21"/>
        </w:rPr>
        <w:t xml:space="preserve">For the ad-valorem component </w:t>
      </w:r>
      <w:ins w:id="1289" w:author="David Quin" w:date="2018-12-06T13:41:00Z">
        <w:r w:rsidR="00613525" w:rsidRPr="00B80A37">
          <w:rPr>
            <w:rFonts w:ascii="Times New Roman" w:hAnsi="Times New Roman"/>
            <w:b/>
            <w:color w:val="000000"/>
            <w:spacing w:val="13"/>
            <w:sz w:val="21"/>
          </w:rPr>
          <w:t xml:space="preserve">– </w:t>
        </w:r>
      </w:ins>
      <w:r w:rsidRPr="00B80A37">
        <w:rPr>
          <w:rFonts w:ascii="Times New Roman" w:hAnsi="Times New Roman"/>
          <w:color w:val="000000"/>
          <w:spacing w:val="13"/>
          <w:sz w:val="21"/>
        </w:rPr>
        <w:t>Consider first the multiplicative transport cost com</w:t>
      </w:r>
      <w:r w:rsidRPr="00B80A37">
        <w:rPr>
          <w:rFonts w:ascii="Times New Roman" w:hAnsi="Times New Roman"/>
          <w:color w:val="000000"/>
          <w:spacing w:val="13"/>
          <w:sz w:val="21"/>
        </w:rPr>
        <w:softHyphen/>
      </w:r>
      <w:r w:rsidRPr="00B80A37">
        <w:rPr>
          <w:rFonts w:ascii="Times New Roman" w:hAnsi="Times New Roman"/>
          <w:color w:val="000000"/>
          <w:spacing w:val="12"/>
          <w:sz w:val="21"/>
        </w:rPr>
        <w:t>ponent. Rewriting Equation (9) by taking the exponential, we get:</w:t>
      </w:r>
    </w:p>
    <w:p w14:paraId="143A6CB8" w14:textId="77777777" w:rsidR="003A20D6" w:rsidRPr="00B80A37" w:rsidRDefault="002B38CB">
      <w:pPr>
        <w:spacing w:before="72" w:line="467" w:lineRule="exact"/>
        <w:ind w:left="1872"/>
        <w:rPr>
          <w:rFonts w:ascii="Arial" w:hAnsi="Arial"/>
          <w:i/>
          <w:color w:val="000000"/>
          <w:sz w:val="6"/>
        </w:rPr>
      </w:pPr>
      <w:r w:rsidRPr="00B80A37">
        <w:rPr>
          <w:rFonts w:ascii="Arial" w:hAnsi="Arial"/>
          <w:i/>
          <w:color w:val="000000"/>
          <w:sz w:val="6"/>
        </w:rPr>
        <w:t>(</w:t>
      </w:r>
    </w:p>
    <w:p w14:paraId="206999A0" w14:textId="77777777" w:rsidR="003A20D6" w:rsidRPr="00B80A37" w:rsidRDefault="002B38CB">
      <w:pPr>
        <w:ind w:left="792"/>
        <w:rPr>
          <w:rFonts w:ascii="Times New Roman" w:hAnsi="Times New Roman"/>
          <w:i/>
          <w:color w:val="000000"/>
          <w:spacing w:val="21"/>
          <w:sz w:val="18"/>
        </w:rPr>
      </w:pPr>
      <w:r w:rsidRPr="00B80A37">
        <w:rPr>
          <w:rFonts w:ascii="Times New Roman" w:hAnsi="Times New Roman"/>
          <w:i/>
          <w:color w:val="000000"/>
          <w:spacing w:val="21"/>
          <w:sz w:val="18"/>
        </w:rPr>
        <w:t xml:space="preserve">Tikt = </w:t>
      </w:r>
      <w:r w:rsidRPr="00B80A37">
        <w:rPr>
          <w:rFonts w:ascii="Times New Roman" w:hAnsi="Times New Roman"/>
          <w:color w:val="000000"/>
          <w:spacing w:val="21"/>
          <w:sz w:val="21"/>
        </w:rPr>
        <w:t xml:space="preserve">exp 8 + </w:t>
      </w:r>
      <w:r w:rsidRPr="00B80A37">
        <w:rPr>
          <w:rFonts w:ascii="Arial" w:hAnsi="Arial"/>
          <w:color w:val="000000"/>
          <w:spacing w:val="21"/>
          <w:w w:val="130"/>
          <w:sz w:val="42"/>
        </w:rPr>
        <w:t xml:space="preserve">E </w:t>
      </w:r>
      <w:r w:rsidRPr="00B80A37">
        <w:rPr>
          <w:rFonts w:ascii="Times New Roman" w:hAnsi="Times New Roman"/>
          <w:color w:val="000000"/>
          <w:spacing w:val="21"/>
          <w:sz w:val="21"/>
        </w:rPr>
        <w:t xml:space="preserve">ai. l i + </w:t>
      </w:r>
      <w:r w:rsidRPr="00B80A37">
        <w:rPr>
          <w:rFonts w:ascii="Arial" w:hAnsi="Arial"/>
          <w:color w:val="000000"/>
          <w:spacing w:val="21"/>
          <w:w w:val="130"/>
          <w:sz w:val="42"/>
        </w:rPr>
        <w:t xml:space="preserve">E </w:t>
      </w:r>
      <w:r w:rsidRPr="00B80A37">
        <w:rPr>
          <w:rFonts w:ascii="Times New Roman" w:hAnsi="Times New Roman"/>
          <w:b/>
          <w:color w:val="000000"/>
          <w:spacing w:val="21"/>
          <w:sz w:val="23"/>
        </w:rPr>
        <w:t>fii</w:t>
      </w:r>
      <w:r w:rsidRPr="00B80A37">
        <w:rPr>
          <w:rFonts w:ascii="Times New Roman" w:hAnsi="Times New Roman"/>
          <w:b/>
          <w:color w:val="000000"/>
          <w:spacing w:val="21"/>
          <w:w w:val="90"/>
          <w:sz w:val="23"/>
          <w:vertAlign w:val="subscript"/>
        </w:rPr>
        <w:t>k</w:t>
      </w:r>
      <w:r w:rsidRPr="00B80A37">
        <w:rPr>
          <w:rFonts w:ascii="Times New Roman" w:hAnsi="Times New Roman"/>
          <w:b/>
          <w:color w:val="000000"/>
          <w:spacing w:val="21"/>
          <w:sz w:val="23"/>
        </w:rPr>
        <w:t xml:space="preserve">. </w:t>
      </w:r>
      <w:r w:rsidRPr="00B80A37">
        <w:rPr>
          <w:rFonts w:ascii="Times New Roman" w:hAnsi="Times New Roman"/>
          <w:i/>
          <w:color w:val="000000"/>
          <w:spacing w:val="21"/>
          <w:sz w:val="18"/>
        </w:rPr>
        <w:t xml:space="preserve">1k . </w:t>
      </w:r>
      <w:r w:rsidRPr="00B80A37">
        <w:rPr>
          <w:rFonts w:ascii="Times New Roman" w:hAnsi="Times New Roman"/>
          <w:color w:val="000000"/>
          <w:spacing w:val="21"/>
          <w:sz w:val="21"/>
        </w:rPr>
        <w:t xml:space="preserve">exp </w:t>
      </w:r>
      <w:r w:rsidRPr="00B80A37">
        <w:rPr>
          <w:rFonts w:ascii="Arial" w:hAnsi="Arial"/>
          <w:color w:val="000000"/>
          <w:spacing w:val="21"/>
          <w:w w:val="130"/>
          <w:sz w:val="42"/>
        </w:rPr>
        <w:t xml:space="preserve">E </w:t>
      </w:r>
      <w:r w:rsidRPr="00B80A37">
        <w:rPr>
          <w:rFonts w:ascii="Times New Roman" w:hAnsi="Times New Roman"/>
          <w:color w:val="000000"/>
          <w:spacing w:val="21"/>
          <w:sz w:val="21"/>
        </w:rPr>
        <w:t>,.i</w:t>
      </w:r>
      <w:r w:rsidRPr="00B80A37">
        <w:rPr>
          <w:rFonts w:ascii="Times New Roman" w:hAnsi="Times New Roman"/>
          <w:color w:val="000000"/>
          <w:spacing w:val="21"/>
          <w:w w:val="125"/>
          <w:sz w:val="21"/>
          <w:vertAlign w:val="subscript"/>
        </w:rPr>
        <w:t>t</w:t>
      </w:r>
      <w:r w:rsidRPr="00B80A37">
        <w:rPr>
          <w:rFonts w:ascii="Times New Roman" w:hAnsi="Times New Roman"/>
          <w:color w:val="000000"/>
          <w:spacing w:val="21"/>
          <w:sz w:val="21"/>
        </w:rPr>
        <w:t xml:space="preserve"> . exp</w:t>
      </w:r>
    </w:p>
    <w:p w14:paraId="0E374D3E" w14:textId="77777777" w:rsidR="003A20D6" w:rsidRPr="00B80A37" w:rsidRDefault="002B38CB">
      <w:pPr>
        <w:spacing w:line="2" w:lineRule="exact"/>
        <w:ind w:left="7344"/>
        <w:rPr>
          <w:rFonts w:ascii="Times New Roman" w:hAnsi="Times New Roman"/>
          <w:i/>
          <w:color w:val="000000"/>
          <w:sz w:val="18"/>
        </w:rPr>
      </w:pPr>
      <w:r w:rsidRPr="00B80A37">
        <w:rPr>
          <w:rFonts w:ascii="Times New Roman" w:hAnsi="Times New Roman"/>
          <w:i/>
          <w:color w:val="000000"/>
          <w:sz w:val="18"/>
        </w:rPr>
        <w:t>(Eikt)</w:t>
      </w:r>
    </w:p>
    <w:p w14:paraId="7A9B0D40" w14:textId="77777777" w:rsidR="003A20D6" w:rsidRPr="00B80A37" w:rsidRDefault="002B38CB">
      <w:pPr>
        <w:tabs>
          <w:tab w:val="left" w:pos="3706"/>
          <w:tab w:val="right" w:pos="7785"/>
        </w:tabs>
        <w:spacing w:line="327" w:lineRule="exact"/>
        <w:ind w:left="2376"/>
        <w:rPr>
          <w:rFonts w:ascii="Times New Roman" w:hAnsi="Times New Roman"/>
          <w:color w:val="000000"/>
          <w:sz w:val="16"/>
        </w:rPr>
      </w:pPr>
      <w:r w:rsidRPr="00B80A37">
        <w:rPr>
          <w:rFonts w:ascii="Times New Roman" w:hAnsi="Times New Roman"/>
          <w:color w:val="000000"/>
          <w:sz w:val="16"/>
        </w:rPr>
        <w:t>i0AFG</w:t>
      </w:r>
      <w:r w:rsidRPr="00B80A37">
        <w:rPr>
          <w:rFonts w:ascii="Times New Roman" w:hAnsi="Times New Roman"/>
          <w:color w:val="000000"/>
          <w:sz w:val="16"/>
        </w:rPr>
        <w:tab/>
        <w:t>k0011</w:t>
      </w:r>
      <w:r w:rsidRPr="00B80A37">
        <w:rPr>
          <w:rFonts w:ascii="Times New Roman" w:hAnsi="Times New Roman"/>
          <w:color w:val="000000"/>
          <w:sz w:val="16"/>
        </w:rPr>
        <w:tab/>
      </w:r>
      <w:r w:rsidRPr="00B80A37">
        <w:rPr>
          <w:rFonts w:ascii="Times New Roman" w:hAnsi="Times New Roman"/>
          <w:color w:val="000000"/>
          <w:spacing w:val="226"/>
          <w:sz w:val="16"/>
        </w:rPr>
        <w:t>t01974</w:t>
      </w:r>
    </w:p>
    <w:p w14:paraId="29584644" w14:textId="77777777" w:rsidR="003A20D6" w:rsidRPr="00B80A37" w:rsidRDefault="002B38CB">
      <w:pPr>
        <w:spacing w:before="180" w:line="253" w:lineRule="exact"/>
        <w:ind w:left="360"/>
        <w:rPr>
          <w:rFonts w:ascii="Times New Roman" w:hAnsi="Times New Roman"/>
          <w:color w:val="000000"/>
          <w:spacing w:val="10"/>
          <w:sz w:val="21"/>
        </w:rPr>
      </w:pPr>
      <w:r w:rsidRPr="00B80A37">
        <w:rPr>
          <w:rFonts w:ascii="Times New Roman" w:hAnsi="Times New Roman"/>
          <w:color w:val="000000"/>
          <w:spacing w:val="10"/>
          <w:sz w:val="21"/>
        </w:rPr>
        <w:t>Based on this equation, we deduce after estimation that:</w:t>
      </w:r>
    </w:p>
    <w:p w14:paraId="3A8C557A" w14:textId="77777777" w:rsidR="003A20D6" w:rsidRPr="00B80A37" w:rsidRDefault="005E1B5A">
      <w:pPr>
        <w:tabs>
          <w:tab w:val="right" w:pos="6453"/>
        </w:tabs>
        <w:spacing w:line="712" w:lineRule="auto"/>
        <w:ind w:left="1296"/>
        <w:rPr>
          <w:rFonts w:ascii="Times New Roman" w:hAnsi="Times New Roman"/>
          <w:color w:val="000000"/>
          <w:spacing w:val="6"/>
          <w:sz w:val="21"/>
        </w:rPr>
      </w:pPr>
      <w:r w:rsidRPr="00B80A37">
        <w:rPr>
          <w:noProof/>
        </w:rPr>
        <mc:AlternateContent>
          <mc:Choice Requires="wps">
            <w:drawing>
              <wp:anchor distT="0" distB="0" distL="0" distR="0" simplePos="0" relativeHeight="251947520" behindDoc="1" locked="0" layoutInCell="1" allowOverlap="1" wp14:anchorId="53A0DE9D" wp14:editId="4ADE751D">
                <wp:simplePos x="0" y="0"/>
                <wp:positionH relativeFrom="column">
                  <wp:posOffset>981710</wp:posOffset>
                </wp:positionH>
                <wp:positionV relativeFrom="paragraph">
                  <wp:posOffset>261620</wp:posOffset>
                </wp:positionV>
                <wp:extent cx="1387475" cy="130175"/>
                <wp:effectExtent l="0" t="0" r="0" b="0"/>
                <wp:wrapSquare wrapText="bothSides"/>
                <wp:docPr id="665"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8747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08877" w14:textId="77777777" w:rsidR="00DC28EF" w:rsidRDefault="00DC28EF">
                            <w:pPr>
                              <w:spacing w:line="194" w:lineRule="exact"/>
                              <w:rPr>
                                <w:rFonts w:ascii="Times New Roman" w:hAnsi="Times New Roman"/>
                                <w:color w:val="000000"/>
                                <w:spacing w:val="5"/>
                                <w:sz w:val="21"/>
                              </w:rPr>
                            </w:pPr>
                            <w:r>
                              <w:rPr>
                                <w:rFonts w:ascii="Times New Roman" w:hAnsi="Times New Roman"/>
                                <w:color w:val="000000"/>
                                <w:spacing w:val="5"/>
                                <w:sz w:val="21"/>
                              </w:rPr>
                              <w:t xml:space="preserve">For any year </w:t>
                            </w:r>
                            <w:r>
                              <w:rPr>
                                <w:rFonts w:ascii="Times New Roman" w:hAnsi="Times New Roman"/>
                                <w:i/>
                                <w:color w:val="000000"/>
                                <w:spacing w:val="5"/>
                                <w:w w:val="115"/>
                                <w:sz w:val="24"/>
                              </w:rPr>
                              <w:t xml:space="preserve">t </w:t>
                            </w:r>
                            <w:r>
                              <w:rPr>
                                <w:rFonts w:ascii="Times New Roman" w:hAnsi="Times New Roman"/>
                                <w:color w:val="000000"/>
                                <w:spacing w:val="5"/>
                                <w:sz w:val="21"/>
                              </w:rPr>
                              <w:t>&gt; 1974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0DE9D" id="Text Box 647" o:spid="_x0000_s1077" type="#_x0000_t202" style="position:absolute;left:0;text-align:left;margin-left:77.3pt;margin-top:20.6pt;width:109.25pt;height:10.25pt;z-index:-25136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o1owIAAJ4FAAAOAAAAZHJzL2Uyb0RvYy54bWysVG1vmzAQ/j5p/8HydwokhAAqqZoQpknd&#13;&#10;i9TuBzhggjWwme0Eumn/fWcT0rTVpGkbH6zDPj93z93ju74Z2gYdqVRM8BT7Vx5GlBeiZHyf4i8P&#13;&#10;uRNhpDThJWkEpyl+pArfrN6+ue67hM5ELZqSSgQgXCV9l+Ja6y5xXVXUtCXqSnSUw2ElZEs0/Mq9&#13;&#10;W0rSA3rbuDPPC91eyLKToqBKwW42HuKVxa8qWuhPVaWoRk2KITdtV2nXnVnd1TVJ9pJ0NStOaZC/&#13;&#10;yKIljEPQM1RGNEEHyV5BtayQQolKXxWidUVVsYJaDsDG916wua9JRy0XKI7qzmVS/w+2+Hj8LBEr&#13;&#10;UxyGC4w4aaFJD3TQaC0GFAZLU6G+Uwk43nfgqgc4gE5btqq7E8VXBS7uhc94QRnvXf9BlIBIDlrY&#13;&#10;G0MlW1MnYI4ABlryeG6DiVoY7Hm0DJaQTQFn/tzzwTYhSDLd7qTS76hokTFSLKHNFp0c75QeXScX&#13;&#10;E4yLnDUN7JOk4c82AHPcgdhw1ZyZLGznfsRevI22UeAEs3DrBF6WObf5JnDCHDLK5tlmk/k/TVw/&#13;&#10;SGpWlpSbMJOK/ODPunTS89j/s46UaFhp4ExKSu53m0aiIwEV5/Y7FeTCzX2ehq0XcHlByZ8F3noW&#13;&#10;O3kYLZ0gDxZOvPQix/PjdRx6QRxk+XNKd4zTf6eE+hTHi9liVM1vuXn2e82NJC3TMCca1qY4OjuR&#13;&#10;pKak3PLStlYT1oz2RSlM+k+lgHZPjbaCNRod1aqH3WCfwcKfFL8T5SNIWApQGOgUhhwYtZDfMeph&#13;&#10;YKRYfTsQSTFq3nN4kWa6TIacjN1kEF7A1RRrjEZzo8cpdOgk29eAPL4oLm7hqVTMqti8qTGL0wOD&#13;&#10;IWDJnAaWmTKX/9braayufgEAAP//AwBQSwMEFAAGAAgAAAAhAGj92wXiAAAADgEAAA8AAABkcnMv&#13;&#10;ZG93bnJldi54bWxMT89LwzAUvgv+D+EJ3lzabmulazpkY3iQHTYVPGbNsyk2SWmyLvvvfTvp5cHH&#13;&#10;+35W62h6NuHoO2cFpLMEGNrGqc62Aj7ed0/PwHyQVsneWRRwRQ/r+v6ukqVyF3vA6RhaRibWl1KA&#13;&#10;DmEoOfeNRiP9zA1o6fftRiMDwbHlapQXMjc9z5Ik50Z2lhK0HHCjsfk5no2Az82we4tfWu6npXrd&#13;&#10;ZsXhOjZRiMeHuF3ReVkBCxjDnwJuG6g/1FTs5M5WedYTXi5yogpYpBkwIsyLeQrsJCBPC+B1xf/P&#13;&#10;qH8BAAD//wMAUEsBAi0AFAAGAAgAAAAhALaDOJL+AAAA4QEAABMAAAAAAAAAAAAAAAAAAAAAAFtD&#13;&#10;b250ZW50X1R5cGVzXS54bWxQSwECLQAUAAYACAAAACEAOP0h/9YAAACUAQAACwAAAAAAAAAAAAAA&#13;&#10;AAAvAQAAX3JlbHMvLnJlbHNQSwECLQAUAAYACAAAACEAf/V6NaMCAACeBQAADgAAAAAAAAAAAAAA&#13;&#10;AAAuAgAAZHJzL2Uyb0RvYy54bWxQSwECLQAUAAYACAAAACEAaP3bBeIAAAAOAQAADwAAAAAAAAAA&#13;&#10;AAAAAAD9BAAAZHJzL2Rvd25yZXYueG1sUEsFBgAAAAAEAAQA8wAAAAwGAAAAAA==&#13;&#10;" filled="f" stroked="f">
                <v:path arrowok="t"/>
                <v:textbox inset="0,0,0,0">
                  <w:txbxContent>
                    <w:p w14:paraId="57D08877" w14:textId="77777777" w:rsidR="00DC28EF" w:rsidRDefault="00DC28EF">
                      <w:pPr>
                        <w:spacing w:line="194" w:lineRule="exact"/>
                        <w:rPr>
                          <w:rFonts w:ascii="Times New Roman" w:hAnsi="Times New Roman"/>
                          <w:color w:val="000000"/>
                          <w:spacing w:val="5"/>
                          <w:sz w:val="21"/>
                        </w:rPr>
                      </w:pPr>
                      <w:r>
                        <w:rPr>
                          <w:rFonts w:ascii="Times New Roman" w:hAnsi="Times New Roman"/>
                          <w:color w:val="000000"/>
                          <w:spacing w:val="5"/>
                          <w:sz w:val="21"/>
                        </w:rPr>
                        <w:t xml:space="preserve">For any year </w:t>
                      </w:r>
                      <w:r>
                        <w:rPr>
                          <w:rFonts w:ascii="Times New Roman" w:hAnsi="Times New Roman"/>
                          <w:i/>
                          <w:color w:val="000000"/>
                          <w:spacing w:val="5"/>
                          <w:w w:val="115"/>
                          <w:sz w:val="24"/>
                        </w:rPr>
                        <w:t xml:space="preserve">t </w:t>
                      </w:r>
                      <w:r>
                        <w:rPr>
                          <w:rFonts w:ascii="Times New Roman" w:hAnsi="Times New Roman"/>
                          <w:color w:val="000000"/>
                          <w:spacing w:val="5"/>
                          <w:sz w:val="21"/>
                        </w:rPr>
                        <w:t>&gt; 1974 :</w:t>
                      </w:r>
                    </w:p>
                  </w:txbxContent>
                </v:textbox>
                <w10:wrap type="square"/>
              </v:shape>
            </w:pict>
          </mc:Fallback>
        </mc:AlternateContent>
      </w:r>
      <w:r w:rsidRPr="00B80A37">
        <w:rPr>
          <w:noProof/>
        </w:rPr>
        <mc:AlternateContent>
          <mc:Choice Requires="wps">
            <w:drawing>
              <wp:anchor distT="0" distB="0" distL="0" distR="0" simplePos="0" relativeHeight="251950592" behindDoc="1" locked="0" layoutInCell="1" allowOverlap="1" wp14:anchorId="4255BFDB" wp14:editId="7A6362AF">
                <wp:simplePos x="0" y="0"/>
                <wp:positionH relativeFrom="column">
                  <wp:posOffset>2632075</wp:posOffset>
                </wp:positionH>
                <wp:positionV relativeFrom="paragraph">
                  <wp:posOffset>254635</wp:posOffset>
                </wp:positionV>
                <wp:extent cx="2854325" cy="144145"/>
                <wp:effectExtent l="0" t="0" r="0" b="0"/>
                <wp:wrapSquare wrapText="bothSides"/>
                <wp:docPr id="664"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432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F861F" w14:textId="77777777" w:rsidR="00DC28EF" w:rsidRDefault="00DC28EF">
                            <w:pPr>
                              <w:tabs>
                                <w:tab w:val="right" w:pos="3085"/>
                              </w:tabs>
                              <w:spacing w:line="225" w:lineRule="auto"/>
                              <w:rPr>
                                <w:rFonts w:ascii="Arial" w:hAnsi="Arial"/>
                                <w:i/>
                                <w:color w:val="000000"/>
                                <w:spacing w:val="12"/>
                                <w:sz w:val="14"/>
                              </w:rPr>
                            </w:pPr>
                            <w:r>
                              <w:rPr>
                                <w:rFonts w:ascii="Arial" w:hAnsi="Arial"/>
                                <w:i/>
                                <w:color w:val="000000"/>
                                <w:spacing w:val="12"/>
                                <w:sz w:val="14"/>
                              </w:rPr>
                              <w:t xml:space="preserve">Tist </w:t>
                            </w:r>
                            <w:r>
                              <w:rPr>
                                <w:rFonts w:ascii="Times New Roman" w:hAnsi="Times New Roman"/>
                                <w:color w:val="000000"/>
                                <w:spacing w:val="12"/>
                                <w:sz w:val="21"/>
                              </w:rPr>
                              <w:t>= exp(8</w:t>
                            </w:r>
                            <w:r>
                              <w:rPr>
                                <w:rFonts w:ascii="Times New Roman" w:hAnsi="Times New Roman"/>
                                <w:color w:val="000000"/>
                                <w:spacing w:val="12"/>
                                <w:sz w:val="21"/>
                              </w:rPr>
                              <w:tab/>
                            </w:r>
                            <w:r>
                              <w:rPr>
                                <w:rFonts w:ascii="Times New Roman" w:hAnsi="Times New Roman"/>
                                <w:color w:val="000000"/>
                                <w:spacing w:val="4"/>
                                <w:sz w:val="21"/>
                              </w:rPr>
                              <w:t>,Q</w:t>
                            </w:r>
                            <w:r>
                              <w:rPr>
                                <w:rFonts w:ascii="Times New Roman" w:hAnsi="Times New Roman"/>
                                <w:color w:val="000000"/>
                                <w:spacing w:val="4"/>
                                <w:sz w:val="21"/>
                                <w:vertAlign w:val="subscript"/>
                              </w:rPr>
                              <w:t>s</w:t>
                            </w:r>
                            <w:r>
                              <w:rPr>
                                <w:rFonts w:ascii="Times New Roman" w:hAnsi="Times New Roman"/>
                                <w:color w:val="000000"/>
                                <w:spacing w:val="4"/>
                                <w:sz w:val="21"/>
                              </w:rPr>
                              <w:t>) x exp(7</w:t>
                            </w:r>
                            <w:r>
                              <w:rPr>
                                <w:rFonts w:ascii="Times New Roman" w:hAnsi="Times New Roman"/>
                                <w:color w:val="000000"/>
                                <w:spacing w:val="4"/>
                                <w:sz w:val="21"/>
                                <w:vertAlign w:val="subscript"/>
                              </w:rPr>
                              <w:t>t</w:t>
                            </w:r>
                            <w:r>
                              <w:rPr>
                                <w:rFonts w:ascii="Times New Roman" w:hAnsi="Times New Roman"/>
                                <w:color w:val="000000"/>
                                <w:spacing w:val="4"/>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BFDB" id="Text Box 646" o:spid="_x0000_s1078" type="#_x0000_t202" style="position:absolute;left:0;text-align:left;margin-left:207.25pt;margin-top:20.05pt;width:224.75pt;height:11.35pt;z-index:-25136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28HpQIAAJ4FAAAOAAAAZHJzL2Uyb0RvYy54bWysVG1vmzAQ/j5p/8Hyd8pLHRpQSdWGME3q&#13;&#10;XqR2P8ABE6yBzWwnpJv233c2IU1aTZq28cE67PPje+6eu+ubfdeiHVOaS5Hh8CLAiIlSVlxsMvzl&#13;&#10;sfDmGGlDRUVbKViGn5jGN4u3b66HPmWRbGRbMYUAROh06DPcGNOnvq/LhnVUX8ieCTispeqogV+1&#13;&#10;8StFB0DvWj8KgtgfpKp6JUumNezm4yFeOPy6ZqX5VNeaGdRmGGIzblVuXdvVX1zTdKNo3/DyEAb9&#13;&#10;iyg6ygU8eoTKqaFoq/grqI6XSmpZm4tSdr6sa14yxwHYhMELNg8N7ZnjAsnR/TFN+v/Blh93nxXi&#13;&#10;VYbjmGAkaAdFemR7g+7kHsUkthkaep2C40MPrmYPB1Bpx1b397L8qsHFP/EZL2jrvR4+yAoQ6dZI&#13;&#10;d2Nfq87mCZgjgIGSPB3LYF8tYTOaz8hlNMOohLOQkJDMbBQ+TafbvdLmHZMdskaGFZTZodPdvTaj&#13;&#10;6+RiHxOy4G0L+zRtxdkGYI478DZctWc2Cle5H0mQrOarOfFIFK88EuS5d1ssiRcX4dUsv8yXyzz8&#13;&#10;ad8NSdrwqmLCPjOpKCR/VqWDnsf6H3WkZcsrC2dD0mqzXrYK7SiouHDfISEnbv55GC5fwOUFpTAi&#13;&#10;wV2UeEU8v/JIQWZechXMvSBM7pI4IAnJi3NK91ywf6eEhgwnM6ipo/NbboH7XnOjaccNzImWdxme&#13;&#10;H51o2jBarUTlSmsob0f7JBU2/OdUQLmnQjvBWo2OajX79d61wSyaFL+W1RNIWElQGOgUhhwYjVTf&#13;&#10;MRpgYGRYf9tSxTBq3wvoSDtdJkNNxnoyqCjhaoYNRqO5NOMU2vaKbxpAHjtKyFtolZo7FdueGqM4&#13;&#10;NBgMAUfmMLDslDn9d17PY3XxCwAA//8DAFBLAwQUAAYACAAAACEAuUBrNeQAAAAOAQAADwAAAGRy&#13;&#10;cy9kb3ducmV2LnhtbEyPQU/DMAyF70j8h8hI3FjaqitV13RCmyYOiMMGSByzxjQVTVI1WZf9e7zT&#13;&#10;uFi2/Pz8vnodzcBmnHzvrIB0kQBD2zrV207A58fuqQTmg7RKDs6igAt6WDf3d7WslDvbPc6H0DEy&#13;&#10;sb6SAnQIY8W5bzUa6RduREu7HzcZGWicOq4meSZzM/AsSQpuZG/pg5YjbjS2v4eTEfC1GXdv8VvL&#13;&#10;93mpXrfZ8/4ytVGIx4e4XVF5WQELGMPtAq4MlB8aCnZ0J6s8GwTkab4kKTVJCowEZZET4VFAkZXA&#13;&#10;m5r/x2j+AAAA//8DAFBLAQItABQABgAIAAAAIQC2gziS/gAAAOEBAAATAAAAAAAAAAAAAAAAAAAA&#13;&#10;AABbQ29udGVudF9UeXBlc10ueG1sUEsBAi0AFAAGAAgAAAAhADj9If/WAAAAlAEAAAsAAAAAAAAA&#13;&#10;AAAAAAAALwEAAF9yZWxzLy5yZWxzUEsBAi0AFAAGAAgAAAAhAOcvbwelAgAAngUAAA4AAAAAAAAA&#13;&#10;AAAAAAAALgIAAGRycy9lMm9Eb2MueG1sUEsBAi0AFAAGAAgAAAAhALlAazXkAAAADgEAAA8AAAAA&#13;&#10;AAAAAAAAAAAA/wQAAGRycy9kb3ducmV2LnhtbFBLBQYAAAAABAAEAPMAAAAQBgAAAAA=&#13;&#10;" filled="f" stroked="f">
                <v:path arrowok="t"/>
                <v:textbox inset="0,0,0,0">
                  <w:txbxContent>
                    <w:p w14:paraId="647F861F" w14:textId="77777777" w:rsidR="00DC28EF" w:rsidRDefault="00DC28EF">
                      <w:pPr>
                        <w:tabs>
                          <w:tab w:val="right" w:pos="3085"/>
                        </w:tabs>
                        <w:spacing w:line="225" w:lineRule="auto"/>
                        <w:rPr>
                          <w:rFonts w:ascii="Arial" w:hAnsi="Arial"/>
                          <w:i/>
                          <w:color w:val="000000"/>
                          <w:spacing w:val="12"/>
                          <w:sz w:val="14"/>
                        </w:rPr>
                      </w:pPr>
                      <w:r>
                        <w:rPr>
                          <w:rFonts w:ascii="Arial" w:hAnsi="Arial"/>
                          <w:i/>
                          <w:color w:val="000000"/>
                          <w:spacing w:val="12"/>
                          <w:sz w:val="14"/>
                        </w:rPr>
                        <w:t xml:space="preserve">Tist </w:t>
                      </w:r>
                      <w:r>
                        <w:rPr>
                          <w:rFonts w:ascii="Times New Roman" w:hAnsi="Times New Roman"/>
                          <w:color w:val="000000"/>
                          <w:spacing w:val="12"/>
                          <w:sz w:val="21"/>
                        </w:rPr>
                        <w:t>= exp(8</w:t>
                      </w:r>
                      <w:r>
                        <w:rPr>
                          <w:rFonts w:ascii="Times New Roman" w:hAnsi="Times New Roman"/>
                          <w:color w:val="000000"/>
                          <w:spacing w:val="12"/>
                          <w:sz w:val="21"/>
                        </w:rPr>
                        <w:tab/>
                      </w:r>
                      <w:r>
                        <w:rPr>
                          <w:rFonts w:ascii="Times New Roman" w:hAnsi="Times New Roman"/>
                          <w:color w:val="000000"/>
                          <w:spacing w:val="4"/>
                          <w:sz w:val="21"/>
                        </w:rPr>
                        <w:t>,Q</w:t>
                      </w:r>
                      <w:r>
                        <w:rPr>
                          <w:rFonts w:ascii="Times New Roman" w:hAnsi="Times New Roman"/>
                          <w:color w:val="000000"/>
                          <w:spacing w:val="4"/>
                          <w:sz w:val="21"/>
                          <w:vertAlign w:val="subscript"/>
                        </w:rPr>
                        <w:t>s</w:t>
                      </w:r>
                      <w:r>
                        <w:rPr>
                          <w:rFonts w:ascii="Times New Roman" w:hAnsi="Times New Roman"/>
                          <w:color w:val="000000"/>
                          <w:spacing w:val="4"/>
                          <w:sz w:val="21"/>
                        </w:rPr>
                        <w:t>) x exp(7</w:t>
                      </w:r>
                      <w:r>
                        <w:rPr>
                          <w:rFonts w:ascii="Times New Roman" w:hAnsi="Times New Roman"/>
                          <w:color w:val="000000"/>
                          <w:spacing w:val="4"/>
                          <w:sz w:val="21"/>
                          <w:vertAlign w:val="subscript"/>
                        </w:rPr>
                        <w:t>t</w:t>
                      </w:r>
                      <w:r>
                        <w:rPr>
                          <w:rFonts w:ascii="Times New Roman" w:hAnsi="Times New Roman"/>
                          <w:color w:val="000000"/>
                          <w:spacing w:val="4"/>
                          <w:sz w:val="21"/>
                        </w:rPr>
                        <w:t>)</w:t>
                      </w:r>
                    </w:p>
                  </w:txbxContent>
                </v:textbox>
                <w10:wrap type="square"/>
              </v:shape>
            </w:pict>
          </mc:Fallback>
        </mc:AlternateContent>
      </w:r>
      <w:r w:rsidR="002B38CB" w:rsidRPr="00B80A37">
        <w:rPr>
          <w:rFonts w:ascii="Times New Roman" w:hAnsi="Times New Roman"/>
          <w:color w:val="000000"/>
          <w:spacing w:val="6"/>
          <w:sz w:val="21"/>
        </w:rPr>
        <w:t>{ For the year 1974:</w:t>
      </w:r>
      <w:r w:rsidR="002B38CB" w:rsidRPr="00B80A37">
        <w:rPr>
          <w:rFonts w:ascii="Times New Roman" w:hAnsi="Times New Roman"/>
          <w:color w:val="000000"/>
          <w:spacing w:val="6"/>
          <w:sz w:val="21"/>
        </w:rPr>
        <w:tab/>
      </w:r>
      <w:r w:rsidR="002B38CB" w:rsidRPr="00B80A37">
        <w:rPr>
          <w:rFonts w:ascii="Times New Roman" w:hAnsi="Times New Roman"/>
          <w:i/>
          <w:color w:val="000000"/>
          <w:spacing w:val="10"/>
          <w:sz w:val="18"/>
        </w:rPr>
        <w:t xml:space="preserve">Tis74 = </w:t>
      </w:r>
      <w:r w:rsidR="002B38CB" w:rsidRPr="00B80A37">
        <w:rPr>
          <w:rFonts w:ascii="Times New Roman" w:hAnsi="Times New Roman"/>
          <w:color w:val="000000"/>
          <w:spacing w:val="10"/>
          <w:sz w:val="21"/>
        </w:rPr>
        <w:t>exp(8 + ai +13</w:t>
      </w:r>
      <w:r w:rsidR="002B38CB" w:rsidRPr="00B80A37">
        <w:rPr>
          <w:rFonts w:ascii="Times New Roman" w:hAnsi="Times New Roman"/>
          <w:color w:val="000000"/>
          <w:spacing w:val="10"/>
          <w:sz w:val="21"/>
          <w:vertAlign w:val="subscript"/>
        </w:rPr>
        <w:t>s</w:t>
      </w:r>
      <w:r w:rsidR="002B38CB" w:rsidRPr="00B80A37">
        <w:rPr>
          <w:rFonts w:ascii="Times New Roman" w:hAnsi="Times New Roman"/>
          <w:color w:val="000000"/>
          <w:spacing w:val="10"/>
          <w:sz w:val="21"/>
        </w:rPr>
        <w:t>),</w:t>
      </w:r>
    </w:p>
    <w:p w14:paraId="34B7FAB2" w14:textId="77777777" w:rsidR="003A20D6" w:rsidRPr="00B80A37" w:rsidRDefault="002B38CB">
      <w:pPr>
        <w:spacing w:line="298" w:lineRule="exact"/>
        <w:ind w:right="288" w:firstLine="360"/>
        <w:rPr>
          <w:rFonts w:ascii="Times New Roman" w:hAnsi="Times New Roman"/>
          <w:color w:val="000000"/>
          <w:spacing w:val="8"/>
          <w:sz w:val="21"/>
        </w:rPr>
      </w:pPr>
      <w:r w:rsidRPr="00B80A37">
        <w:rPr>
          <w:rFonts w:ascii="Times New Roman" w:hAnsi="Times New Roman"/>
          <w:color w:val="000000"/>
          <w:spacing w:val="8"/>
          <w:sz w:val="21"/>
        </w:rPr>
        <w:t xml:space="preserve">From this, we obtain the following recursive link: Tist = </w:t>
      </w:r>
      <w:r w:rsidRPr="00B80A37">
        <w:rPr>
          <w:rFonts w:ascii="Times New Roman" w:hAnsi="Times New Roman"/>
          <w:color w:val="000000"/>
          <w:spacing w:val="8"/>
          <w:sz w:val="16"/>
        </w:rPr>
        <w:t xml:space="preserve">Tis74 </w:t>
      </w:r>
      <w:r w:rsidRPr="00B80A37">
        <w:rPr>
          <w:rFonts w:ascii="Times New Roman" w:hAnsi="Times New Roman"/>
          <w:color w:val="000000"/>
          <w:spacing w:val="8"/>
          <w:sz w:val="21"/>
        </w:rPr>
        <w:t>exp(y</w:t>
      </w:r>
      <w:r w:rsidRPr="00B80A37">
        <w:rPr>
          <w:rFonts w:ascii="Times New Roman" w:hAnsi="Times New Roman"/>
          <w:color w:val="000000"/>
          <w:spacing w:val="8"/>
          <w:sz w:val="21"/>
          <w:vertAlign w:val="subscript"/>
        </w:rPr>
        <w:t>t</w:t>
      </w:r>
      <w:r w:rsidRPr="00B80A37">
        <w:rPr>
          <w:rFonts w:ascii="Times New Roman" w:hAnsi="Times New Roman"/>
          <w:color w:val="000000"/>
          <w:spacing w:val="8"/>
          <w:sz w:val="21"/>
        </w:rPr>
        <w:t xml:space="preserve">). Given that </w:t>
      </w:r>
      <w:r w:rsidRPr="00B80A37">
        <w:rPr>
          <w:rFonts w:ascii="Times New Roman" w:hAnsi="Times New Roman"/>
          <w:i/>
          <w:color w:val="000000"/>
          <w:spacing w:val="8"/>
          <w:sz w:val="18"/>
        </w:rPr>
        <w:t xml:space="preserve">T &gt; </w:t>
      </w:r>
      <w:r w:rsidRPr="00B80A37">
        <w:rPr>
          <w:rFonts w:ascii="Times New Roman" w:hAnsi="Times New Roman"/>
          <w:color w:val="000000"/>
          <w:spacing w:val="10"/>
          <w:sz w:val="21"/>
        </w:rPr>
        <w:t xml:space="preserve">we can rewrite to get the percentage change between year 1974 and any year </w:t>
      </w:r>
      <w:r w:rsidRPr="00B80A37">
        <w:rPr>
          <w:rFonts w:ascii="Times New Roman" w:hAnsi="Times New Roman"/>
          <w:i/>
          <w:color w:val="000000"/>
          <w:spacing w:val="10"/>
          <w:w w:val="115"/>
          <w:sz w:val="24"/>
        </w:rPr>
        <w:t xml:space="preserve">t </w:t>
      </w:r>
      <w:r w:rsidRPr="00B80A37">
        <w:rPr>
          <w:rFonts w:ascii="Times New Roman" w:hAnsi="Times New Roman"/>
          <w:color w:val="000000"/>
          <w:spacing w:val="10"/>
          <w:sz w:val="21"/>
        </w:rPr>
        <w:t>&gt; 1974:</w:t>
      </w:r>
    </w:p>
    <w:p w14:paraId="11193C2F" w14:textId="77777777" w:rsidR="003A20D6" w:rsidRPr="00B80A37" w:rsidRDefault="002B38CB">
      <w:pPr>
        <w:tabs>
          <w:tab w:val="right" w:pos="6327"/>
        </w:tabs>
        <w:spacing w:before="144" w:line="220" w:lineRule="exact"/>
        <w:ind w:left="3312"/>
        <w:rPr>
          <w:rFonts w:ascii="Times New Roman" w:hAnsi="Times New Roman"/>
          <w:color w:val="000000"/>
          <w:spacing w:val="-4"/>
          <w:sz w:val="21"/>
        </w:rPr>
      </w:pPr>
      <w:r w:rsidRPr="00B80A37">
        <w:rPr>
          <w:rFonts w:ascii="Times New Roman" w:hAnsi="Times New Roman"/>
          <w:color w:val="000000"/>
          <w:spacing w:val="-4"/>
          <w:sz w:val="21"/>
        </w:rPr>
        <w:t>'ist — 1</w:t>
      </w:r>
      <w:r w:rsidRPr="00B80A37">
        <w:rPr>
          <w:rFonts w:ascii="Times New Roman" w:hAnsi="Times New Roman"/>
          <w:color w:val="000000"/>
          <w:spacing w:val="-4"/>
          <w:sz w:val="21"/>
        </w:rPr>
        <w:tab/>
      </w:r>
      <w:r w:rsidRPr="00B80A37">
        <w:rPr>
          <w:rFonts w:ascii="Times New Roman" w:hAnsi="Times New Roman"/>
          <w:color w:val="000000"/>
          <w:spacing w:val="-4"/>
          <w:sz w:val="20"/>
          <w:u w:val="single"/>
        </w:rPr>
        <w:t>Tis</w:t>
      </w:r>
      <w:r w:rsidRPr="00B80A37">
        <w:rPr>
          <w:rFonts w:ascii="Times New Roman" w:hAnsi="Times New Roman"/>
          <w:i/>
          <w:color w:val="000000"/>
          <w:spacing w:val="-4"/>
          <w:w w:val="115"/>
          <w:sz w:val="16"/>
          <w:u w:val="single"/>
        </w:rPr>
        <w:t xml:space="preserve">74 </w:t>
      </w:r>
      <w:r w:rsidRPr="00B80A37">
        <w:rPr>
          <w:rFonts w:ascii="Times New Roman" w:hAnsi="Times New Roman"/>
          <w:color w:val="000000"/>
          <w:spacing w:val="-4"/>
          <w:sz w:val="20"/>
          <w:u w:val="single"/>
        </w:rPr>
        <w:t xml:space="preserve">exP('Yt) </w:t>
      </w:r>
      <w:r w:rsidRPr="00B80A37">
        <w:rPr>
          <w:rFonts w:ascii="Times New Roman" w:hAnsi="Times New Roman"/>
          <w:color w:val="000000"/>
          <w:spacing w:val="-4"/>
          <w:sz w:val="21"/>
        </w:rPr>
        <w:t>— 1</w:t>
      </w:r>
    </w:p>
    <w:p w14:paraId="10268F6C" w14:textId="77777777" w:rsidR="003A20D6" w:rsidRPr="00B80A37" w:rsidRDefault="002B38CB">
      <w:pPr>
        <w:tabs>
          <w:tab w:val="right" w:leader="underscore" w:pos="4790"/>
        </w:tabs>
        <w:spacing w:line="89" w:lineRule="exact"/>
        <w:ind w:left="2232"/>
        <w:rPr>
          <w:rFonts w:ascii="Times New Roman" w:hAnsi="Times New Roman"/>
          <w:color w:val="000000"/>
          <w:spacing w:val="12"/>
          <w:sz w:val="21"/>
        </w:rPr>
      </w:pPr>
      <w:r w:rsidRPr="00B80A37">
        <w:rPr>
          <w:rFonts w:ascii="Times New Roman" w:hAnsi="Times New Roman"/>
          <w:color w:val="000000"/>
          <w:spacing w:val="12"/>
          <w:sz w:val="21"/>
        </w:rPr>
        <w:t>Fi</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t = 100._</w:t>
      </w:r>
      <w:r w:rsidRPr="00B80A37">
        <w:rPr>
          <w:rFonts w:ascii="Times New Roman" w:hAnsi="Times New Roman"/>
          <w:color w:val="000000"/>
          <w:spacing w:val="12"/>
          <w:sz w:val="21"/>
        </w:rPr>
        <w:tab/>
      </w:r>
      <w:r w:rsidRPr="00B80A37">
        <w:rPr>
          <w:rFonts w:ascii="Times New Roman" w:hAnsi="Times New Roman"/>
          <w:color w:val="000000"/>
          <w:sz w:val="21"/>
        </w:rPr>
        <w:t xml:space="preserve"> </w:t>
      </w:r>
      <w:r w:rsidRPr="00B80A37">
        <w:rPr>
          <w:rFonts w:ascii="Verdana" w:hAnsi="Verdana"/>
          <w:color w:val="000000"/>
          <w:sz w:val="20"/>
        </w:rPr>
        <w:t>=100.</w:t>
      </w:r>
    </w:p>
    <w:p w14:paraId="3258EC7D" w14:textId="77777777" w:rsidR="003A20D6" w:rsidRPr="00B80A37" w:rsidRDefault="002B38CB">
      <w:pPr>
        <w:spacing w:line="29" w:lineRule="exact"/>
        <w:ind w:left="5184"/>
        <w:rPr>
          <w:rFonts w:ascii="Arial" w:hAnsi="Arial"/>
          <w:i/>
          <w:color w:val="000000"/>
          <w:sz w:val="6"/>
        </w:rPr>
      </w:pPr>
      <w:r w:rsidRPr="00B80A37">
        <w:rPr>
          <w:rFonts w:ascii="Arial" w:hAnsi="Arial"/>
          <w:i/>
          <w:color w:val="000000"/>
          <w:sz w:val="6"/>
        </w:rPr>
        <w:t>„</w:t>
      </w:r>
    </w:p>
    <w:p w14:paraId="1875517A" w14:textId="77777777" w:rsidR="003A20D6" w:rsidRPr="00B80A37" w:rsidRDefault="002B38CB">
      <w:pPr>
        <w:tabs>
          <w:tab w:val="right" w:pos="5963"/>
        </w:tabs>
        <w:spacing w:line="217" w:lineRule="exact"/>
        <w:ind w:left="3312"/>
        <w:rPr>
          <w:rFonts w:ascii="Times New Roman" w:hAnsi="Times New Roman"/>
          <w:i/>
          <w:color w:val="000000"/>
          <w:spacing w:val="-8"/>
          <w:sz w:val="18"/>
        </w:rPr>
      </w:pPr>
      <w:r w:rsidRPr="00B80A37">
        <w:rPr>
          <w:rFonts w:ascii="Times New Roman" w:hAnsi="Times New Roman"/>
          <w:i/>
          <w:color w:val="000000"/>
          <w:spacing w:val="-8"/>
          <w:sz w:val="18"/>
        </w:rPr>
        <w:t xml:space="preserve">Tis74 — </w:t>
      </w:r>
      <w:r w:rsidRPr="00B80A37">
        <w:rPr>
          <w:rFonts w:ascii="Times New Roman" w:hAnsi="Times New Roman"/>
          <w:i/>
          <w:color w:val="000000"/>
          <w:spacing w:val="-8"/>
          <w:sz w:val="18"/>
          <w:vertAlign w:val="superscript"/>
        </w:rPr>
        <w:t>1</w:t>
      </w:r>
      <w:r w:rsidRPr="00B80A37">
        <w:rPr>
          <w:rFonts w:ascii="Times New Roman" w:hAnsi="Times New Roman"/>
          <w:i/>
          <w:color w:val="000000"/>
          <w:spacing w:val="-8"/>
          <w:sz w:val="18"/>
        </w:rPr>
        <w:tab/>
      </w:r>
      <w:r w:rsidRPr="00B80A37">
        <w:rPr>
          <w:rFonts w:ascii="Times New Roman" w:hAnsi="Times New Roman"/>
          <w:i/>
          <w:color w:val="000000"/>
          <w:sz w:val="18"/>
        </w:rPr>
        <w:t>Tis74 — 1</w:t>
      </w:r>
    </w:p>
    <w:p w14:paraId="67C37588" w14:textId="77777777" w:rsidR="003A20D6" w:rsidRPr="00B80A37" w:rsidRDefault="002B38CB">
      <w:pPr>
        <w:spacing w:before="180" w:line="295" w:lineRule="exact"/>
        <w:ind w:right="72" w:firstLine="360"/>
        <w:jc w:val="both"/>
        <w:rPr>
          <w:rFonts w:ascii="Times New Roman" w:hAnsi="Times New Roman"/>
          <w:color w:val="000000"/>
          <w:spacing w:val="13"/>
          <w:sz w:val="21"/>
        </w:rPr>
      </w:pPr>
      <w:r w:rsidRPr="00B80A37">
        <w:rPr>
          <w:rFonts w:ascii="Times New Roman" w:hAnsi="Times New Roman"/>
          <w:color w:val="000000"/>
          <w:spacing w:val="13"/>
          <w:sz w:val="21"/>
        </w:rPr>
        <w:t xml:space="preserve">As such, the index of transport costs in year </w:t>
      </w:r>
      <w:r w:rsidRPr="00B80A37">
        <w:rPr>
          <w:rFonts w:ascii="Times New Roman" w:hAnsi="Times New Roman"/>
          <w:i/>
          <w:color w:val="000000"/>
          <w:spacing w:val="13"/>
          <w:w w:val="115"/>
          <w:sz w:val="24"/>
        </w:rPr>
        <w:t xml:space="preserve">t </w:t>
      </w:r>
      <w:r w:rsidRPr="00B80A37">
        <w:rPr>
          <w:rFonts w:ascii="Times New Roman" w:hAnsi="Times New Roman"/>
          <w:color w:val="000000"/>
          <w:spacing w:val="13"/>
          <w:sz w:val="21"/>
        </w:rPr>
        <w:t>(relative to the reference year 1974) Fi</w:t>
      </w:r>
      <w:r w:rsidRPr="00B80A37">
        <w:rPr>
          <w:rFonts w:ascii="Times New Roman" w:hAnsi="Times New Roman"/>
          <w:color w:val="000000"/>
          <w:spacing w:val="13"/>
          <w:sz w:val="21"/>
          <w:vertAlign w:val="subscript"/>
        </w:rPr>
        <w:t>st</w:t>
      </w:r>
      <w:r w:rsidRPr="00B80A37">
        <w:rPr>
          <w:rFonts w:ascii="Times New Roman" w:hAnsi="Times New Roman"/>
          <w:color w:val="000000"/>
          <w:spacing w:val="13"/>
          <w:sz w:val="21"/>
        </w:rPr>
        <w:t xml:space="preserve"> only depends on the cost observed in 1974 and the time trend. At this stage though, </w:t>
      </w:r>
      <w:r w:rsidRPr="00B80A37">
        <w:rPr>
          <w:rFonts w:ascii="Times New Roman" w:hAnsi="Times New Roman"/>
          <w:color w:val="000000"/>
          <w:spacing w:val="12"/>
          <w:sz w:val="21"/>
        </w:rPr>
        <w:t xml:space="preserve">it remains specific to a product-origin country pair. Next step is to build the index </w:t>
      </w:r>
      <w:r w:rsidRPr="00B80A37">
        <w:rPr>
          <w:rFonts w:ascii="Times New Roman" w:hAnsi="Times New Roman"/>
          <w:color w:val="000000"/>
          <w:spacing w:val="12"/>
          <w:sz w:val="19"/>
        </w:rPr>
        <w:t xml:space="preserve">Ft iv </w:t>
      </w:r>
      <w:r w:rsidRPr="00B80A37">
        <w:rPr>
          <w:rFonts w:ascii="Times New Roman" w:hAnsi="Times New Roman"/>
          <w:color w:val="000000"/>
          <w:spacing w:val="12"/>
          <w:sz w:val="21"/>
        </w:rPr>
        <w:t>such that:</w:t>
      </w:r>
    </w:p>
    <w:p w14:paraId="5080D5CC" w14:textId="77777777" w:rsidR="003A20D6" w:rsidRPr="00B80A37" w:rsidRDefault="002B38CB">
      <w:pPr>
        <w:spacing w:line="262" w:lineRule="exact"/>
        <w:jc w:val="center"/>
        <w:rPr>
          <w:rFonts w:ascii="Times New Roman" w:hAnsi="Times New Roman"/>
          <w:i/>
          <w:color w:val="000000"/>
          <w:spacing w:val="14"/>
          <w:sz w:val="18"/>
        </w:rPr>
      </w:pPr>
      <w:r w:rsidRPr="00B80A37">
        <w:rPr>
          <w:rFonts w:ascii="Times New Roman" w:hAnsi="Times New Roman"/>
          <w:i/>
          <w:color w:val="000000"/>
          <w:spacing w:val="14"/>
          <w:sz w:val="18"/>
        </w:rPr>
        <w:t xml:space="preserve">pry 100 </w:t>
      </w:r>
      <w:r w:rsidRPr="00B80A37">
        <w:rPr>
          <w:rFonts w:ascii="Times New Roman" w:hAnsi="Times New Roman"/>
          <w:color w:val="000000"/>
          <w:spacing w:val="14"/>
          <w:w w:val="180"/>
          <w:sz w:val="18"/>
          <w:u w:val="single"/>
          <w:vertAlign w:val="superscript"/>
        </w:rPr>
        <w:t>7</w:t>
      </w:r>
      <w:r w:rsidRPr="00B80A37">
        <w:rPr>
          <w:rFonts w:ascii="Times New Roman" w:hAnsi="Times New Roman"/>
          <w:color w:val="000000"/>
          <w:spacing w:val="14"/>
          <w:w w:val="120"/>
          <w:sz w:val="15"/>
          <w:u w:val="single"/>
        </w:rPr>
        <w:t xml:space="preserve">1974. </w:t>
      </w:r>
      <w:r w:rsidRPr="00B80A37">
        <w:rPr>
          <w:rFonts w:ascii="Times New Roman" w:hAnsi="Times New Roman"/>
          <w:color w:val="000000"/>
          <w:spacing w:val="14"/>
          <w:sz w:val="20"/>
          <w:u w:val="single"/>
        </w:rPr>
        <w:t xml:space="preserve">exPeTt) — </w:t>
      </w:r>
      <w:r w:rsidRPr="00B80A37">
        <w:rPr>
          <w:rFonts w:ascii="Times New Roman" w:hAnsi="Times New Roman"/>
          <w:color w:val="000000"/>
          <w:spacing w:val="14"/>
          <w:sz w:val="21"/>
        </w:rPr>
        <w:t>1</w:t>
      </w:r>
    </w:p>
    <w:p w14:paraId="7996C275" w14:textId="77777777" w:rsidR="003A20D6" w:rsidRPr="00B80A37" w:rsidRDefault="002B38CB">
      <w:pPr>
        <w:spacing w:line="84" w:lineRule="exact"/>
        <w:ind w:right="108"/>
        <w:jc w:val="right"/>
        <w:rPr>
          <w:rFonts w:ascii="Times New Roman" w:hAnsi="Times New Roman"/>
          <w:color w:val="000000"/>
          <w:sz w:val="21"/>
        </w:rPr>
      </w:pPr>
      <w:r w:rsidRPr="00B80A37">
        <w:rPr>
          <w:rFonts w:ascii="Times New Roman" w:hAnsi="Times New Roman"/>
          <w:color w:val="000000"/>
          <w:sz w:val="21"/>
        </w:rPr>
        <w:t>(13)</w:t>
      </w:r>
    </w:p>
    <w:p w14:paraId="27AEEA0E" w14:textId="77777777" w:rsidR="003A20D6" w:rsidRPr="00B80A37" w:rsidRDefault="002B38CB">
      <w:pPr>
        <w:spacing w:line="445" w:lineRule="exact"/>
        <w:rPr>
          <w:rFonts w:ascii="Times New Roman" w:hAnsi="Times New Roman"/>
          <w:color w:val="000000"/>
          <w:spacing w:val="8"/>
          <w:sz w:val="21"/>
        </w:rPr>
      </w:pPr>
      <w:r w:rsidRPr="00B80A37">
        <w:rPr>
          <w:rFonts w:ascii="Times New Roman" w:hAnsi="Times New Roman"/>
          <w:color w:val="000000"/>
          <w:spacing w:val="8"/>
          <w:sz w:val="21"/>
        </w:rPr>
        <w:t xml:space="preserve">that is, Equation (11) with </w:t>
      </w:r>
      <w:r w:rsidRPr="00B80A37">
        <w:rPr>
          <w:rFonts w:ascii="Times New Roman" w:hAnsi="Times New Roman"/>
          <w:color w:val="000000"/>
          <w:spacing w:val="8"/>
          <w:sz w:val="16"/>
        </w:rPr>
        <w:t xml:space="preserve">T1974 = </w:t>
      </w:r>
      <w:r w:rsidRPr="00B80A37">
        <w:rPr>
          <w:rFonts w:ascii="Times New Roman" w:hAnsi="Times New Roman"/>
          <w:color w:val="000000"/>
          <w:spacing w:val="8"/>
          <w:sz w:val="21"/>
        </w:rPr>
        <w:t>exp(8±E</w:t>
      </w:r>
      <w:r w:rsidRPr="00B80A37">
        <w:rPr>
          <w:rFonts w:ascii="Times New Roman" w:hAnsi="Times New Roman"/>
          <w:color w:val="000000"/>
          <w:spacing w:val="8"/>
          <w:sz w:val="21"/>
          <w:vertAlign w:val="subscript"/>
        </w:rPr>
        <w:t>i</w:t>
      </w:r>
      <w:r w:rsidRPr="00B80A37">
        <w:rPr>
          <w:rFonts w:ascii="Times New Roman" w:hAnsi="Times New Roman"/>
          <w:color w:val="000000"/>
          <w:spacing w:val="8"/>
          <w:sz w:val="21"/>
        </w:rPr>
        <w:t xml:space="preserve"> a</w:t>
      </w:r>
      <w:r w:rsidRPr="00B80A37">
        <w:rPr>
          <w:rFonts w:ascii="Times New Roman" w:hAnsi="Times New Roman"/>
          <w:color w:val="000000"/>
          <w:spacing w:val="8"/>
          <w:sz w:val="21"/>
          <w:vertAlign w:val="superscript"/>
        </w:rPr>
        <w:t>r</w:t>
      </w:r>
      <w:r w:rsidRPr="00B80A37">
        <w:rPr>
          <w:rFonts w:ascii="Times New Roman" w:hAnsi="Times New Roman"/>
          <w:color w:val="000000"/>
          <w:spacing w:val="8"/>
          <w:sz w:val="21"/>
        </w:rPr>
        <w:t>i</w:t>
      </w:r>
      <w:r w:rsidRPr="00B80A37">
        <w:rPr>
          <w:rFonts w:ascii="Times New Roman" w:hAnsi="Times New Roman"/>
          <w:color w:val="000000"/>
          <w:spacing w:val="8"/>
          <w:sz w:val="21"/>
          <w:vertAlign w:val="superscript"/>
        </w:rPr>
        <w:t>1</w:t>
      </w:r>
      <w:r w:rsidRPr="00B80A37">
        <w:rPr>
          <w:rFonts w:ascii="Times New Roman" w:hAnsi="Times New Roman"/>
          <w:color w:val="000000"/>
          <w:spacing w:val="8"/>
          <w:sz w:val="21"/>
        </w:rPr>
        <w:t>+</w:t>
      </w:r>
      <w:r w:rsidRPr="00B80A37">
        <w:rPr>
          <w:rFonts w:ascii="Times New Roman" w:hAnsi="Times New Roman"/>
          <w:color w:val="000000"/>
          <w:spacing w:val="8"/>
          <w:sz w:val="21"/>
          <w:vertAlign w:val="superscript"/>
        </w:rPr>
        <w:t>97</w:t>
      </w:r>
      <w:r w:rsidRPr="00B80A37">
        <w:rPr>
          <w:rFonts w:ascii="Times New Roman" w:hAnsi="Times New Roman"/>
          <w:color w:val="000000"/>
          <w:spacing w:val="8"/>
          <w:sz w:val="21"/>
        </w:rPr>
        <w:t>E</w:t>
      </w:r>
      <w:r w:rsidRPr="00B80A37">
        <w:rPr>
          <w:rFonts w:ascii="Times New Roman" w:hAnsi="Times New Roman"/>
          <w:color w:val="000000"/>
          <w:spacing w:val="8"/>
          <w:sz w:val="21"/>
          <w:vertAlign w:val="superscript"/>
        </w:rPr>
        <w:t>4</w:t>
      </w:r>
      <w:r w:rsidRPr="00B80A37">
        <w:rPr>
          <w:rFonts w:ascii="Times New Roman" w:hAnsi="Times New Roman"/>
          <w:i/>
          <w:color w:val="000000"/>
          <w:spacing w:val="8"/>
          <w:sz w:val="21"/>
          <w:vertAlign w:val="superscript"/>
        </w:rPr>
        <w:t xml:space="preserve"> 1</w:t>
      </w:r>
    </w:p>
    <w:p w14:paraId="7C55F61F" w14:textId="77777777" w:rsidR="003A20D6" w:rsidRPr="00B80A37" w:rsidRDefault="002B38CB">
      <w:pPr>
        <w:spacing w:before="180" w:line="135" w:lineRule="exact"/>
        <w:ind w:right="108"/>
        <w:jc w:val="right"/>
        <w:rPr>
          <w:rFonts w:ascii="Times New Roman" w:hAnsi="Times New Roman"/>
          <w:i/>
          <w:color w:val="000000"/>
          <w:spacing w:val="8"/>
          <w:sz w:val="18"/>
        </w:rPr>
      </w:pPr>
      <w:r w:rsidRPr="00B80A37">
        <w:rPr>
          <w:rFonts w:ascii="Times New Roman" w:hAnsi="Times New Roman"/>
          <w:i/>
          <w:color w:val="000000"/>
          <w:spacing w:val="8"/>
          <w:sz w:val="18"/>
        </w:rPr>
        <w:t>1</w:t>
      </w:r>
      <w:r w:rsidRPr="00B80A37">
        <w:rPr>
          <w:rFonts w:ascii="Times New Roman" w:hAnsi="Times New Roman"/>
          <w:i/>
          <w:color w:val="000000"/>
          <w:spacing w:val="8"/>
          <w:sz w:val="18"/>
          <w:vertAlign w:val="superscript"/>
        </w:rPr>
        <w:t>3</w:t>
      </w:r>
      <w:r w:rsidRPr="00B80A37">
        <w:rPr>
          <w:rFonts w:ascii="Times New Roman" w:hAnsi="Times New Roman"/>
          <w:i/>
          <w:color w:val="000000"/>
          <w:spacing w:val="8"/>
          <w:sz w:val="18"/>
        </w:rPr>
        <w:t xml:space="preserve"> k) </w:t>
      </w:r>
      <w:r w:rsidRPr="00B80A37">
        <w:rPr>
          <w:rFonts w:ascii="Times New Roman" w:hAnsi="Times New Roman"/>
          <w:color w:val="000000"/>
          <w:spacing w:val="8"/>
          <w:sz w:val="21"/>
        </w:rPr>
        <w:t>the mean (ad-valorem) transport</w:t>
      </w:r>
    </w:p>
    <w:p w14:paraId="08CFF7B4" w14:textId="77777777" w:rsidR="003A20D6" w:rsidRPr="00B80A37" w:rsidRDefault="002B38CB">
      <w:pPr>
        <w:spacing w:before="36" w:line="217" w:lineRule="exact"/>
        <w:rPr>
          <w:rFonts w:ascii="Times New Roman" w:hAnsi="Times New Roman"/>
          <w:color w:val="000000"/>
          <w:spacing w:val="6"/>
          <w:sz w:val="21"/>
        </w:rPr>
      </w:pPr>
      <w:r w:rsidRPr="00B80A37">
        <w:rPr>
          <w:rFonts w:ascii="Times New Roman" w:hAnsi="Times New Roman"/>
          <w:color w:val="000000"/>
          <w:spacing w:val="6"/>
          <w:sz w:val="21"/>
        </w:rPr>
        <w:t>cost in 1974.</w:t>
      </w:r>
    </w:p>
    <w:p w14:paraId="2D5E725C" w14:textId="20F56D72" w:rsidR="003A20D6" w:rsidRPr="00B80A37" w:rsidRDefault="002B38CB">
      <w:pPr>
        <w:spacing w:before="288" w:after="216" w:line="296" w:lineRule="exact"/>
        <w:ind w:right="72"/>
        <w:rPr>
          <w:rFonts w:ascii="Times New Roman" w:hAnsi="Times New Roman"/>
          <w:b/>
          <w:color w:val="000000"/>
          <w:spacing w:val="17"/>
          <w:sz w:val="21"/>
        </w:rPr>
      </w:pPr>
      <w:r w:rsidRPr="00B80A37">
        <w:rPr>
          <w:rFonts w:ascii="Times New Roman" w:hAnsi="Times New Roman"/>
          <w:b/>
          <w:color w:val="000000"/>
          <w:spacing w:val="17"/>
          <w:sz w:val="21"/>
        </w:rPr>
        <w:t xml:space="preserve">For the additive component </w:t>
      </w:r>
      <w:ins w:id="1290" w:author="David Quin" w:date="2018-12-06T13:41:00Z">
        <w:r w:rsidR="00613525" w:rsidRPr="00B80A37">
          <w:rPr>
            <w:rFonts w:ascii="Times New Roman" w:hAnsi="Times New Roman"/>
            <w:b/>
            <w:color w:val="000000"/>
            <w:spacing w:val="17"/>
            <w:sz w:val="21"/>
          </w:rPr>
          <w:t xml:space="preserve">– </w:t>
        </w:r>
      </w:ins>
      <w:r w:rsidRPr="00B80A37">
        <w:rPr>
          <w:rFonts w:ascii="Times New Roman" w:hAnsi="Times New Roman"/>
          <w:color w:val="000000"/>
          <w:spacing w:val="17"/>
          <w:sz w:val="21"/>
        </w:rPr>
        <w:t xml:space="preserve">After estimating Equation (10), we can </w:t>
      </w:r>
      <w:ins w:id="1291" w:author="David Quin" w:date="2018-12-06T13:41:00Z">
        <w:r w:rsidR="00613525" w:rsidRPr="00B80A37">
          <w:rPr>
            <w:rFonts w:ascii="Times New Roman" w:hAnsi="Times New Roman"/>
            <w:color w:val="000000"/>
            <w:spacing w:val="17"/>
            <w:sz w:val="21"/>
          </w:rPr>
          <w:t>rebuild</w:t>
        </w:r>
      </w:ins>
      <w:del w:id="1292" w:author="David Quin" w:date="2018-12-06T13:41:00Z">
        <w:r w:rsidRPr="00B80A37" w:rsidDel="00613525">
          <w:rPr>
            <w:rFonts w:ascii="Times New Roman" w:hAnsi="Times New Roman"/>
            <w:color w:val="000000"/>
            <w:spacing w:val="17"/>
            <w:sz w:val="21"/>
          </w:rPr>
          <w:delText>re-build</w:delText>
        </w:r>
      </w:del>
      <w:r w:rsidRPr="00B80A37">
        <w:rPr>
          <w:rFonts w:ascii="Times New Roman" w:hAnsi="Times New Roman"/>
          <w:color w:val="000000"/>
          <w:spacing w:val="17"/>
          <w:sz w:val="21"/>
        </w:rPr>
        <w:t xml:space="preserve"> the </w:t>
      </w:r>
      <w:r w:rsidRPr="00B80A37">
        <w:rPr>
          <w:rFonts w:ascii="Times New Roman" w:hAnsi="Times New Roman"/>
          <w:color w:val="000000"/>
          <w:spacing w:val="10"/>
          <w:sz w:val="21"/>
        </w:rPr>
        <w:t>additive component according to:</w:t>
      </w:r>
    </w:p>
    <w:p w14:paraId="51B3A2D9" w14:textId="59D2C341" w:rsidR="003A20D6" w:rsidRPr="00B80A37" w:rsidRDefault="00FB39CE">
      <w:r w:rsidRPr="00B80A37">
        <w:rPr>
          <w:noProof/>
        </w:rPr>
        <w:drawing>
          <wp:inline distT="0" distB="0" distL="0" distR="0" wp14:anchorId="05997CC4" wp14:editId="6C54311C">
            <wp:extent cx="3930650" cy="660754"/>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499" cy="666612"/>
                    </a:xfrm>
                    <a:prstGeom prst="rect">
                      <a:avLst/>
                    </a:prstGeom>
                  </pic:spPr>
                </pic:pic>
              </a:graphicData>
            </a:graphic>
          </wp:inline>
        </w:drawing>
      </w:r>
    </w:p>
    <w:p w14:paraId="1B55EF38" w14:textId="3055956F" w:rsidR="00FB39CE" w:rsidRPr="00B80A37" w:rsidRDefault="00FB39CE">
      <w:pPr>
        <w:sectPr w:rsidR="00FB39CE" w:rsidRPr="00B80A37" w:rsidSect="00AA166F">
          <w:pgSz w:w="11918" w:h="16854"/>
          <w:pgMar w:top="1718" w:right="1571" w:bottom="958" w:left="1644" w:header="720" w:footer="720" w:gutter="0"/>
          <w:cols w:space="720"/>
        </w:sectPr>
      </w:pPr>
    </w:p>
    <w:p w14:paraId="40D9BC6E" w14:textId="1004AC7D" w:rsidR="003A20D6" w:rsidRPr="00B80A37" w:rsidRDefault="002B38CB">
      <w:pPr>
        <w:spacing w:line="317" w:lineRule="exact"/>
        <w:ind w:right="72" w:firstLine="360"/>
        <w:rPr>
          <w:rFonts w:ascii="Times New Roman" w:hAnsi="Times New Roman"/>
          <w:color w:val="000000"/>
          <w:spacing w:val="16"/>
          <w:sz w:val="21"/>
        </w:rPr>
      </w:pPr>
      <w:r w:rsidRPr="00B80A37">
        <w:rPr>
          <w:rFonts w:ascii="Times New Roman" w:hAnsi="Times New Roman"/>
          <w:color w:val="000000"/>
          <w:spacing w:val="16"/>
          <w:sz w:val="21"/>
        </w:rPr>
        <w:lastRenderedPageBreak/>
        <w:t xml:space="preserve">From this, we deduce the recursive link: list = </w:t>
      </w:r>
      <w:r w:rsidRPr="00B80A37">
        <w:rPr>
          <w:rFonts w:ascii="Times New Roman" w:hAnsi="Times New Roman"/>
          <w:color w:val="000000"/>
          <w:spacing w:val="16"/>
          <w:sz w:val="17"/>
        </w:rPr>
        <w:t xml:space="preserve">tis74 x </w:t>
      </w:r>
      <w:r w:rsidRPr="00B80A37">
        <w:rPr>
          <w:rFonts w:ascii="Times New Roman" w:hAnsi="Times New Roman"/>
          <w:color w:val="000000"/>
          <w:spacing w:val="16"/>
          <w:sz w:val="21"/>
        </w:rPr>
        <w:t>exp(7</w:t>
      </w:r>
      <w:r w:rsidRPr="00B80A37">
        <w:rPr>
          <w:rFonts w:ascii="Times New Roman" w:hAnsi="Times New Roman"/>
          <w:color w:val="000000"/>
          <w:spacing w:val="16"/>
          <w:sz w:val="21"/>
          <w:vertAlign w:val="subscript"/>
        </w:rPr>
        <w:t>t</w:t>
      </w:r>
      <w:r w:rsidRPr="00B80A37">
        <w:rPr>
          <w:rFonts w:ascii="Times New Roman" w:hAnsi="Times New Roman"/>
          <w:color w:val="000000"/>
          <w:spacing w:val="16"/>
          <w:sz w:val="21"/>
        </w:rPr>
        <w:t xml:space="preserve">). Given the constraint </w:t>
      </w:r>
      <w:r w:rsidRPr="00B80A37">
        <w:rPr>
          <w:rFonts w:ascii="Times New Roman" w:hAnsi="Times New Roman"/>
          <w:i/>
          <w:color w:val="000000"/>
          <w:spacing w:val="11"/>
          <w:sz w:val="20"/>
        </w:rPr>
        <w:t xml:space="preserve">t </w:t>
      </w:r>
      <w:r w:rsidRPr="00B80A37">
        <w:rPr>
          <w:rFonts w:ascii="Times New Roman" w:hAnsi="Times New Roman"/>
          <w:color w:val="000000"/>
          <w:spacing w:val="11"/>
          <w:sz w:val="21"/>
        </w:rPr>
        <w:t>&gt; 0, we then obtain the percentage change from 1974 from:</w:t>
      </w:r>
    </w:p>
    <w:p w14:paraId="7C1EA28C" w14:textId="77777777" w:rsidR="003A20D6" w:rsidRPr="00B80A37" w:rsidRDefault="002B38CB">
      <w:pPr>
        <w:tabs>
          <w:tab w:val="decimal" w:pos="8557"/>
        </w:tabs>
        <w:spacing w:before="216" w:line="360" w:lineRule="exact"/>
        <w:ind w:left="3024"/>
        <w:rPr>
          <w:rFonts w:ascii="Times New Roman" w:hAnsi="Times New Roman"/>
          <w:color w:val="000000"/>
          <w:spacing w:val="8"/>
          <w:w w:val="115"/>
          <w:sz w:val="16"/>
        </w:rPr>
      </w:pPr>
      <w:r w:rsidRPr="00B80A37">
        <w:rPr>
          <w:rFonts w:ascii="Times New Roman" w:hAnsi="Times New Roman"/>
          <w:color w:val="000000"/>
          <w:spacing w:val="8"/>
          <w:w w:val="115"/>
          <w:sz w:val="16"/>
        </w:rPr>
        <w:t xml:space="preserve">add </w:t>
      </w:r>
      <w:r w:rsidRPr="00B80A37">
        <w:rPr>
          <w:rFonts w:ascii="Times New Roman" w:hAnsi="Times New Roman"/>
          <w:i/>
          <w:color w:val="000000"/>
          <w:spacing w:val="8"/>
          <w:sz w:val="18"/>
        </w:rPr>
        <w:t xml:space="preserve">= 100 </w:t>
      </w:r>
      <w:r w:rsidRPr="00B80A37">
        <w:rPr>
          <w:rFonts w:ascii="Times New Roman" w:hAnsi="Times New Roman"/>
          <w:i/>
          <w:color w:val="000000"/>
          <w:spacing w:val="18"/>
          <w:sz w:val="17"/>
          <w:u w:val="single"/>
        </w:rPr>
        <w:t xml:space="preserve"> fist</w:t>
      </w:r>
      <w:r w:rsidRPr="00B80A37">
        <w:rPr>
          <w:rFonts w:ascii="Times New Roman" w:hAnsi="Times New Roman"/>
          <w:i/>
          <w:color w:val="000000"/>
          <w:spacing w:val="8"/>
          <w:sz w:val="18"/>
        </w:rPr>
        <w:t xml:space="preserve"> = 100 </w:t>
      </w:r>
      <w:r w:rsidRPr="00B80A37">
        <w:rPr>
          <w:rFonts w:ascii="Times New Roman" w:hAnsi="Times New Roman"/>
          <w:color w:val="000000"/>
          <w:spacing w:val="8"/>
          <w:sz w:val="21"/>
        </w:rPr>
        <w:t>exp('Yt)</w:t>
      </w:r>
      <w:r w:rsidRPr="00B80A37">
        <w:rPr>
          <w:rFonts w:ascii="Times New Roman" w:hAnsi="Times New Roman"/>
          <w:color w:val="000000"/>
          <w:spacing w:val="8"/>
          <w:sz w:val="21"/>
        </w:rPr>
        <w:tab/>
      </w:r>
      <w:r w:rsidRPr="00B80A37">
        <w:rPr>
          <w:rFonts w:ascii="Times New Roman" w:hAnsi="Times New Roman"/>
          <w:color w:val="000000"/>
          <w:sz w:val="21"/>
        </w:rPr>
        <w:t>(14)</w:t>
      </w:r>
    </w:p>
    <w:p w14:paraId="3E4ED151" w14:textId="77777777" w:rsidR="003A20D6" w:rsidRPr="00B80A37" w:rsidRDefault="002B38CB">
      <w:pPr>
        <w:spacing w:line="183" w:lineRule="exact"/>
        <w:ind w:left="3960"/>
        <w:rPr>
          <w:rFonts w:ascii="Times New Roman" w:hAnsi="Times New Roman"/>
          <w:color w:val="000000"/>
          <w:sz w:val="17"/>
        </w:rPr>
      </w:pPr>
      <w:r w:rsidRPr="00B80A37">
        <w:rPr>
          <w:rFonts w:ascii="Times New Roman" w:hAnsi="Times New Roman"/>
          <w:color w:val="000000"/>
          <w:sz w:val="17"/>
        </w:rPr>
        <w:t>tik74</w:t>
      </w:r>
    </w:p>
    <w:p w14:paraId="70C0DF06" w14:textId="0FDAB181" w:rsidR="003A20D6" w:rsidRPr="00B80A37" w:rsidRDefault="002B38CB">
      <w:pPr>
        <w:spacing w:before="72" w:line="288" w:lineRule="exact"/>
        <w:ind w:right="72"/>
        <w:rPr>
          <w:rFonts w:ascii="Times New Roman" w:hAnsi="Times New Roman"/>
          <w:color w:val="000000"/>
          <w:spacing w:val="13"/>
          <w:sz w:val="21"/>
        </w:rPr>
      </w:pPr>
      <w:r w:rsidRPr="00B80A37">
        <w:rPr>
          <w:rFonts w:ascii="Times New Roman" w:hAnsi="Times New Roman"/>
          <w:color w:val="000000"/>
          <w:spacing w:val="13"/>
          <w:sz w:val="21"/>
        </w:rPr>
        <w:t xml:space="preserve">Note that it is independent of the product-origin country </w:t>
      </w:r>
      <w:ins w:id="1293" w:author="David Quin" w:date="2018-12-06T13:41:00Z">
        <w:r w:rsidR="004C3DD2" w:rsidRPr="00B80A37">
          <w:rPr>
            <w:rFonts w:ascii="Times New Roman" w:hAnsi="Times New Roman"/>
            <w:color w:val="000000"/>
            <w:spacing w:val="13"/>
            <w:sz w:val="21"/>
          </w:rPr>
          <w:t xml:space="preserve">pair. We </w:t>
        </w:r>
      </w:ins>
      <w:del w:id="1294" w:author="David Quin" w:date="2018-12-06T13:41:00Z">
        <w:r w:rsidRPr="00B80A37" w:rsidDel="004C3DD2">
          <w:rPr>
            <w:rFonts w:ascii="Times New Roman" w:hAnsi="Times New Roman"/>
            <w:color w:val="000000"/>
            <w:spacing w:val="13"/>
            <w:sz w:val="21"/>
          </w:rPr>
          <w:delText xml:space="preserve">pair, we </w:delText>
        </w:r>
      </w:del>
      <w:r w:rsidRPr="00B80A37">
        <w:rPr>
          <w:rFonts w:ascii="Times New Roman" w:hAnsi="Times New Roman"/>
          <w:color w:val="000000"/>
          <w:spacing w:val="13"/>
          <w:sz w:val="21"/>
        </w:rPr>
        <w:t xml:space="preserve">can thus rewrite the </w:t>
      </w:r>
      <w:r w:rsidRPr="00B80A37">
        <w:rPr>
          <w:rFonts w:ascii="Times New Roman" w:hAnsi="Times New Roman"/>
          <w:color w:val="000000"/>
          <w:spacing w:val="12"/>
          <w:sz w:val="21"/>
        </w:rPr>
        <w:t>time-trend series for the additive transport cost component as:</w:t>
      </w:r>
    </w:p>
    <w:p w14:paraId="3238D7C6" w14:textId="77777777" w:rsidR="003A20D6" w:rsidRPr="00B80A37" w:rsidRDefault="002B38CB">
      <w:pPr>
        <w:tabs>
          <w:tab w:val="decimal" w:pos="8557"/>
        </w:tabs>
        <w:spacing w:before="216" w:line="314" w:lineRule="exact"/>
        <w:ind w:left="3384"/>
        <w:rPr>
          <w:rFonts w:ascii="Times New Roman" w:hAnsi="Times New Roman"/>
          <w:i/>
          <w:color w:val="000000"/>
          <w:spacing w:val="6"/>
          <w:sz w:val="18"/>
        </w:rPr>
      </w:pPr>
      <w:r w:rsidRPr="00B80A37">
        <w:rPr>
          <w:rFonts w:ascii="Times New Roman" w:hAnsi="Times New Roman"/>
          <w:i/>
          <w:color w:val="000000"/>
          <w:spacing w:val="6"/>
          <w:sz w:val="18"/>
        </w:rPr>
        <w:t>rc</w:t>
      </w:r>
      <w:r w:rsidRPr="00B80A37">
        <w:rPr>
          <w:rFonts w:ascii="Times New Roman" w:hAnsi="Times New Roman"/>
          <w:i/>
          <w:color w:val="000000"/>
          <w:spacing w:val="6"/>
          <w:w w:val="125"/>
          <w:sz w:val="18"/>
          <w:vertAlign w:val="subscript"/>
        </w:rPr>
        <w:t>t</w:t>
      </w:r>
      <w:r w:rsidRPr="00B80A37">
        <w:rPr>
          <w:rFonts w:ascii="Times New Roman" w:hAnsi="Times New Roman"/>
          <w:i/>
          <w:color w:val="000000"/>
          <w:spacing w:val="6"/>
          <w:sz w:val="18"/>
        </w:rPr>
        <w:t xml:space="preserve">icid _ 100 </w:t>
      </w:r>
      <w:r w:rsidRPr="00B80A37">
        <w:rPr>
          <w:rFonts w:ascii="Times New Roman" w:hAnsi="Times New Roman"/>
          <w:color w:val="000000"/>
          <w:spacing w:val="6"/>
          <w:sz w:val="19"/>
        </w:rPr>
        <w:t>exp(7t)</w:t>
      </w:r>
      <w:r w:rsidRPr="00B80A37">
        <w:rPr>
          <w:rFonts w:ascii="Times New Roman" w:hAnsi="Times New Roman"/>
          <w:color w:val="000000"/>
          <w:spacing w:val="6"/>
          <w:sz w:val="19"/>
        </w:rPr>
        <w:tab/>
      </w:r>
      <w:r w:rsidRPr="00B80A37">
        <w:rPr>
          <w:rFonts w:ascii="Times New Roman" w:hAnsi="Times New Roman"/>
          <w:color w:val="000000"/>
          <w:sz w:val="21"/>
        </w:rPr>
        <w:t>(15)</w:t>
      </w:r>
    </w:p>
    <w:p w14:paraId="49BAA4AA" w14:textId="77777777" w:rsidR="003A20D6" w:rsidRPr="00B80A37" w:rsidRDefault="002B38CB">
      <w:pPr>
        <w:spacing w:before="252" w:line="302" w:lineRule="exact"/>
        <w:rPr>
          <w:rFonts w:ascii="Times New Roman" w:hAnsi="Times New Roman"/>
          <w:b/>
          <w:color w:val="000000"/>
          <w:spacing w:val="28"/>
          <w:sz w:val="23"/>
        </w:rPr>
      </w:pPr>
      <w:r w:rsidRPr="00B80A37">
        <w:rPr>
          <w:rFonts w:ascii="Times New Roman" w:hAnsi="Times New Roman"/>
          <w:b/>
          <w:color w:val="000000"/>
          <w:spacing w:val="28"/>
          <w:sz w:val="23"/>
        </w:rPr>
        <w:t>D.2 Comparing with Hummels (2007)</w:t>
      </w:r>
    </w:p>
    <w:p w14:paraId="184BF084" w14:textId="427FFED9" w:rsidR="003A20D6" w:rsidRPr="00B80A37" w:rsidRDefault="002B38CB">
      <w:pPr>
        <w:spacing w:before="144" w:line="313" w:lineRule="exact"/>
        <w:ind w:right="72"/>
        <w:jc w:val="both"/>
        <w:rPr>
          <w:rFonts w:ascii="Times New Roman" w:hAnsi="Times New Roman"/>
          <w:color w:val="000000"/>
          <w:spacing w:val="5"/>
          <w:sz w:val="21"/>
        </w:rPr>
      </w:pPr>
      <w:r w:rsidRPr="00B80A37">
        <w:rPr>
          <w:rFonts w:ascii="Times New Roman" w:hAnsi="Times New Roman"/>
          <w:color w:val="000000"/>
          <w:spacing w:val="5"/>
          <w:sz w:val="21"/>
        </w:rPr>
        <w:t xml:space="preserve">In this section, we investigate the difference of results with Hummels (2007) regarding the </w:t>
      </w:r>
      <w:r w:rsidRPr="00B80A37">
        <w:rPr>
          <w:rFonts w:ascii="Times New Roman" w:hAnsi="Times New Roman"/>
          <w:color w:val="000000"/>
          <w:spacing w:val="10"/>
          <w:sz w:val="21"/>
        </w:rPr>
        <w:t xml:space="preserve">importance of the composition effects in characterizing the time trends of international </w:t>
      </w:r>
      <w:r w:rsidRPr="00B80A37">
        <w:rPr>
          <w:rFonts w:ascii="Times New Roman" w:hAnsi="Times New Roman"/>
          <w:color w:val="000000"/>
          <w:spacing w:val="12"/>
          <w:sz w:val="21"/>
        </w:rPr>
        <w:t xml:space="preserve">transport costs. In order to do so, we start from the empirical specification implemented </w:t>
      </w:r>
      <w:r w:rsidRPr="00B80A37">
        <w:rPr>
          <w:rFonts w:ascii="Times New Roman" w:hAnsi="Times New Roman"/>
          <w:color w:val="000000"/>
          <w:spacing w:val="8"/>
          <w:sz w:val="21"/>
        </w:rPr>
        <w:t>by Hummels (2007) (also making use of Hummels' Stata codes provided on his webpage</w:t>
      </w:r>
      <w:r w:rsidR="00FB39CE" w:rsidRPr="00B80A37">
        <w:rPr>
          <w:rStyle w:val="FootnoteReference"/>
          <w:rFonts w:ascii="Times New Roman" w:hAnsi="Times New Roman"/>
          <w:color w:val="000000"/>
          <w:spacing w:val="8"/>
          <w:sz w:val="21"/>
        </w:rPr>
        <w:footnoteReference w:id="30"/>
      </w:r>
      <w:r w:rsidRPr="00B80A37">
        <w:rPr>
          <w:rFonts w:ascii="Times New Roman" w:hAnsi="Times New Roman"/>
          <w:color w:val="000000"/>
          <w:spacing w:val="8"/>
          <w:sz w:val="21"/>
        </w:rPr>
        <w:t xml:space="preserve">), </w:t>
      </w:r>
      <w:r w:rsidRPr="00B80A37">
        <w:rPr>
          <w:rFonts w:ascii="Times New Roman" w:hAnsi="Times New Roman"/>
          <w:color w:val="000000"/>
          <w:spacing w:val="11"/>
          <w:sz w:val="21"/>
        </w:rPr>
        <w:t>to better identify the precise points of difference between our estimation strategies.</w:t>
      </w:r>
    </w:p>
    <w:p w14:paraId="3456BADD" w14:textId="6ED66DA6" w:rsidR="003A20D6" w:rsidRPr="00B80A37" w:rsidRDefault="002B38CB">
      <w:pPr>
        <w:spacing w:before="72" w:line="286" w:lineRule="exact"/>
        <w:ind w:right="72" w:firstLine="360"/>
        <w:jc w:val="both"/>
        <w:rPr>
          <w:rFonts w:ascii="Times New Roman" w:hAnsi="Times New Roman"/>
          <w:color w:val="000000"/>
          <w:spacing w:val="14"/>
          <w:sz w:val="21"/>
        </w:rPr>
      </w:pPr>
      <w:r w:rsidRPr="00B80A37">
        <w:rPr>
          <w:rFonts w:ascii="Times New Roman" w:hAnsi="Times New Roman"/>
          <w:color w:val="000000"/>
          <w:spacing w:val="14"/>
          <w:sz w:val="21"/>
        </w:rPr>
        <w:t xml:space="preserve">Let us start from Hummels' (2007) quotation (p. 146) according to which (for air), </w:t>
      </w:r>
      <w:r w:rsidRPr="00B80A37">
        <w:rPr>
          <w:rFonts w:ascii="Times New Roman" w:hAnsi="Times New Roman"/>
          <w:color w:val="000000"/>
          <w:spacing w:val="6"/>
          <w:sz w:val="21"/>
        </w:rPr>
        <w:t xml:space="preserve">the </w:t>
      </w:r>
      <w:r w:rsidRPr="00B80A37">
        <w:rPr>
          <w:rFonts w:ascii="Times New Roman" w:hAnsi="Times New Roman"/>
          <w:i/>
          <w:color w:val="000000"/>
          <w:spacing w:val="6"/>
        </w:rPr>
        <w:t xml:space="preserve">"unadjusted measure of ad valorem air shipping costs [is] the aggregate expenditures </w:t>
      </w:r>
      <w:r w:rsidRPr="00B80A37">
        <w:rPr>
          <w:rFonts w:ascii="Times New Roman" w:hAnsi="Times New Roman"/>
          <w:i/>
          <w:color w:val="000000"/>
          <w:spacing w:val="10"/>
        </w:rPr>
        <w:t xml:space="preserve">on air shipping divided by the value of airborne </w:t>
      </w:r>
      <w:ins w:id="1295" w:author="David Quin" w:date="2018-12-06T13:42:00Z">
        <w:r w:rsidR="0034686B" w:rsidRPr="00B80A37">
          <w:rPr>
            <w:rFonts w:ascii="Times New Roman" w:hAnsi="Times New Roman"/>
            <w:i/>
            <w:color w:val="000000"/>
            <w:spacing w:val="10"/>
          </w:rPr>
          <w:t xml:space="preserve">imports". </w:t>
        </w:r>
      </w:ins>
      <w:del w:id="1296" w:author="David Quin" w:date="2018-12-06T13:42:00Z">
        <w:r w:rsidRPr="00B80A37" w:rsidDel="0034686B">
          <w:rPr>
            <w:rFonts w:ascii="Times New Roman" w:hAnsi="Times New Roman"/>
            <w:i/>
            <w:color w:val="000000"/>
            <w:spacing w:val="10"/>
          </w:rPr>
          <w:delText xml:space="preserve">imports" . </w:delText>
        </w:r>
      </w:del>
      <w:r w:rsidRPr="00B80A37">
        <w:rPr>
          <w:rFonts w:ascii="Times New Roman" w:hAnsi="Times New Roman"/>
          <w:color w:val="000000"/>
          <w:spacing w:val="10"/>
          <w:sz w:val="21"/>
        </w:rPr>
        <w:t xml:space="preserve">From this, we get the "raw" </w:t>
      </w:r>
      <w:r w:rsidRPr="00B80A37">
        <w:rPr>
          <w:rFonts w:ascii="Times New Roman" w:hAnsi="Times New Roman"/>
          <w:color w:val="000000"/>
          <w:spacing w:val="12"/>
          <w:sz w:val="21"/>
        </w:rPr>
        <w:t xml:space="preserve">ad-valorem measure of transport costs as the ratio between the imported total value and </w:t>
      </w:r>
      <w:r w:rsidRPr="00B80A37">
        <w:rPr>
          <w:rFonts w:ascii="Times New Roman" w:hAnsi="Times New Roman"/>
          <w:color w:val="000000"/>
          <w:spacing w:val="10"/>
          <w:sz w:val="21"/>
        </w:rPr>
        <w:t xml:space="preserve">the exported total value </w:t>
      </w:r>
      <w:r w:rsidRPr="00B80A37">
        <w:rPr>
          <w:rFonts w:ascii="Times New Roman" w:hAnsi="Times New Roman"/>
          <w:i/>
          <w:color w:val="000000"/>
          <w:spacing w:val="10"/>
          <w:sz w:val="20"/>
        </w:rPr>
        <w:t>UT)</w:t>
      </w:r>
    </w:p>
    <w:p w14:paraId="7E4B91FD" w14:textId="48013333" w:rsidR="003A20D6" w:rsidRPr="00B80A37" w:rsidRDefault="002B38CB">
      <w:pPr>
        <w:spacing w:line="265" w:lineRule="exact"/>
        <w:ind w:right="72" w:firstLine="2448"/>
        <w:jc w:val="both"/>
        <w:rPr>
          <w:rFonts w:ascii="Times New Roman" w:hAnsi="Times New Roman"/>
          <w:i/>
          <w:color w:val="000000"/>
          <w:spacing w:val="12"/>
          <w:sz w:val="13"/>
          <w:vertAlign w:val="subscript"/>
        </w:rPr>
      </w:pPr>
      <w:r w:rsidRPr="00B80A37">
        <w:rPr>
          <w:rFonts w:ascii="Times New Roman" w:hAnsi="Times New Roman"/>
          <w:i/>
          <w:color w:val="000000"/>
          <w:spacing w:val="12"/>
          <w:sz w:val="13"/>
          <w:vertAlign w:val="subscript"/>
        </w:rPr>
        <w:t>\v</w:t>
      </w:r>
      <w:r w:rsidRPr="00B80A37">
        <w:rPr>
          <w:rFonts w:ascii="Times New Roman" w:hAnsi="Times New Roman"/>
          <w:i/>
          <w:color w:val="000000"/>
          <w:spacing w:val="12"/>
          <w:sz w:val="18"/>
        </w:rPr>
        <w:t xml:space="preserve">-ikt — Akt)qikt I Iiktgikt) </w:t>
      </w:r>
      <w:r w:rsidRPr="00B80A37">
        <w:rPr>
          <w:rFonts w:ascii="Times New Roman" w:hAnsi="Times New Roman"/>
          <w:color w:val="000000"/>
          <w:spacing w:val="12"/>
          <w:w w:val="80"/>
          <w:sz w:val="10"/>
        </w:rPr>
        <w:t xml:space="preserve">7 </w:t>
      </w:r>
      <w:r w:rsidRPr="00B80A37">
        <w:rPr>
          <w:rFonts w:ascii="Times New Roman" w:hAnsi="Times New Roman"/>
          <w:color w:val="000000"/>
          <w:spacing w:val="12"/>
          <w:sz w:val="21"/>
        </w:rPr>
        <w:t xml:space="preserve">the mean yearly value being obtained </w:t>
      </w:r>
      <w:r w:rsidRPr="00B80A37">
        <w:rPr>
          <w:rFonts w:ascii="Times New Roman" w:hAnsi="Times New Roman"/>
          <w:color w:val="000000"/>
          <w:spacing w:val="6"/>
          <w:sz w:val="21"/>
        </w:rPr>
        <w:t>by weighting each flow by its value in total trade flows (</w:t>
      </w:r>
      <w:del w:id="1297" w:author="David Quin" w:date="2018-12-06T13:42:00Z">
        <w:r w:rsidRPr="00B80A37" w:rsidDel="0034686B">
          <w:rPr>
            <w:rFonts w:ascii="Times New Roman" w:hAnsi="Times New Roman"/>
            <w:color w:val="000000"/>
            <w:spacing w:val="6"/>
            <w:sz w:val="21"/>
          </w:rPr>
          <w:delText>ie</w:delText>
        </w:r>
      </w:del>
      <w:ins w:id="1298" w:author="David Quin" w:date="2018-12-06T13:42:00Z">
        <w:r w:rsidR="0034686B" w:rsidRPr="00B80A37">
          <w:rPr>
            <w:rFonts w:ascii="Times New Roman" w:hAnsi="Times New Roman"/>
            <w:color w:val="000000"/>
            <w:spacing w:val="6"/>
            <w:sz w:val="21"/>
          </w:rPr>
          <w:t>i.e.</w:t>
        </w:r>
      </w:ins>
      <w:del w:id="1299" w:author="David Quin" w:date="2018-12-06T13:42:00Z">
        <w:r w:rsidRPr="00B80A37" w:rsidDel="0034686B">
          <w:rPr>
            <w:rFonts w:ascii="Times New Roman" w:hAnsi="Times New Roman"/>
            <w:color w:val="000000"/>
            <w:spacing w:val="6"/>
            <w:sz w:val="21"/>
          </w:rPr>
          <w:delText>,</w:delText>
        </w:r>
      </w:del>
      <w:r w:rsidRPr="00B80A37">
        <w:rPr>
          <w:rFonts w:ascii="Times New Roman" w:hAnsi="Times New Roman"/>
          <w:color w:val="000000"/>
          <w:spacing w:val="6"/>
          <w:sz w:val="21"/>
        </w:rPr>
        <w:t xml:space="preserve"> yielding the observed aggregate </w:t>
      </w:r>
      <w:r w:rsidRPr="00B80A37">
        <w:rPr>
          <w:rFonts w:ascii="Times New Roman" w:hAnsi="Times New Roman"/>
          <w:color w:val="000000"/>
          <w:spacing w:val="10"/>
          <w:sz w:val="21"/>
        </w:rPr>
        <w:t>value of r</w:t>
      </w:r>
      <w:r w:rsidRPr="00B80A37">
        <w:rPr>
          <w:rFonts w:ascii="Times New Roman" w:hAnsi="Times New Roman"/>
          <w:color w:val="000000"/>
          <w:spacing w:val="10"/>
          <w:sz w:val="21"/>
          <w:vertAlign w:val="subscript"/>
        </w:rPr>
        <w:t>t</w:t>
      </w:r>
      <w:r w:rsidRPr="00B80A37">
        <w:rPr>
          <w:rFonts w:ascii="Times New Roman" w:hAnsi="Times New Roman"/>
          <w:color w:val="000000"/>
          <w:spacing w:val="10"/>
          <w:sz w:val="21"/>
        </w:rPr>
        <w:t xml:space="preserve"> for air).</w:t>
      </w:r>
    </w:p>
    <w:p w14:paraId="342C91B8" w14:textId="08C8FDD7" w:rsidR="003A20D6" w:rsidRPr="00B80A37" w:rsidRDefault="002B38CB">
      <w:pPr>
        <w:spacing w:line="318" w:lineRule="exact"/>
        <w:ind w:right="72" w:firstLine="360"/>
        <w:jc w:val="both"/>
        <w:rPr>
          <w:rFonts w:ascii="Times New Roman" w:hAnsi="Times New Roman"/>
          <w:color w:val="000000"/>
          <w:spacing w:val="12"/>
          <w:sz w:val="21"/>
        </w:rPr>
      </w:pPr>
      <w:r w:rsidRPr="00B80A37">
        <w:rPr>
          <w:rFonts w:ascii="Times New Roman" w:hAnsi="Times New Roman"/>
          <w:color w:val="000000"/>
          <w:spacing w:val="12"/>
          <w:sz w:val="21"/>
        </w:rPr>
        <w:t xml:space="preserve">Consider now the "fitted ad-valorem rate". Hummels (2007) uses </w:t>
      </w:r>
      <w:r w:rsidRPr="00B80A37">
        <w:rPr>
          <w:rFonts w:ascii="Times New Roman" w:hAnsi="Times New Roman"/>
          <w:i/>
          <w:color w:val="000000"/>
          <w:spacing w:val="12"/>
        </w:rPr>
        <w:t xml:space="preserve">"a regression in </w:t>
      </w:r>
      <w:r w:rsidRPr="00B80A37">
        <w:rPr>
          <w:rFonts w:ascii="Times New Roman" w:hAnsi="Times New Roman"/>
          <w:i/>
          <w:color w:val="000000"/>
          <w:spacing w:val="6"/>
        </w:rPr>
        <w:t xml:space="preserve">which the dependent variable is the ad-valorem air freight cost in logs for commodity k </w:t>
      </w:r>
      <w:r w:rsidRPr="00B80A37">
        <w:rPr>
          <w:rFonts w:ascii="Times New Roman" w:hAnsi="Times New Roman"/>
          <w:i/>
          <w:color w:val="000000"/>
          <w:spacing w:val="4"/>
        </w:rPr>
        <w:t xml:space="preserve">shipped from exporter </w:t>
      </w:r>
      <w:r w:rsidRPr="00B80A37">
        <w:rPr>
          <w:rFonts w:ascii="Times New Roman" w:hAnsi="Times New Roman"/>
          <w:color w:val="000000"/>
          <w:spacing w:val="4"/>
          <w:sz w:val="17"/>
        </w:rPr>
        <w:t>i</w:t>
      </w:r>
      <w:r w:rsidR="00FB39CE" w:rsidRPr="00B80A37">
        <w:rPr>
          <w:rStyle w:val="FootnoteReference"/>
          <w:rFonts w:ascii="Times New Roman" w:hAnsi="Times New Roman"/>
          <w:color w:val="000000"/>
          <w:spacing w:val="4"/>
          <w:sz w:val="17"/>
        </w:rPr>
        <w:footnoteReference w:id="31"/>
      </w:r>
      <w:r w:rsidRPr="00B80A37">
        <w:rPr>
          <w:rFonts w:ascii="Times New Roman" w:hAnsi="Times New Roman"/>
          <w:i/>
          <w:color w:val="000000"/>
          <w:spacing w:val="4"/>
        </w:rPr>
        <w:t xml:space="preserve"> at time t. The independent variables include a separate intercept </w:t>
      </w:r>
      <w:r w:rsidRPr="00B80A37">
        <w:rPr>
          <w:rFonts w:ascii="Times New Roman" w:hAnsi="Times New Roman"/>
          <w:i/>
          <w:color w:val="000000"/>
          <w:spacing w:val="3"/>
        </w:rPr>
        <w:t xml:space="preserve">for each exporter-commodity shipped, the weight/value ratio in logs for each shipment, and </w:t>
      </w:r>
      <w:r w:rsidRPr="00B80A37">
        <w:rPr>
          <w:rFonts w:ascii="Times New Roman" w:hAnsi="Times New Roman"/>
          <w:i/>
          <w:color w:val="000000"/>
          <w:spacing w:val="7"/>
        </w:rPr>
        <w:t xml:space="preserve">year dummy </w:t>
      </w:r>
      <w:ins w:id="1303" w:author="David Quin" w:date="2018-12-06T13:42:00Z">
        <w:r w:rsidR="0034686B" w:rsidRPr="00B80A37">
          <w:rPr>
            <w:rFonts w:ascii="Times New Roman" w:hAnsi="Times New Roman"/>
            <w:i/>
            <w:color w:val="000000"/>
            <w:spacing w:val="7"/>
          </w:rPr>
          <w:t xml:space="preserve">variables". </w:t>
        </w:r>
      </w:ins>
      <w:del w:id="1304" w:author="David Quin" w:date="2018-12-06T13:42:00Z">
        <w:r w:rsidRPr="00B80A37" w:rsidDel="0034686B">
          <w:rPr>
            <w:rFonts w:ascii="Times New Roman" w:hAnsi="Times New Roman"/>
            <w:i/>
            <w:color w:val="000000"/>
            <w:spacing w:val="7"/>
          </w:rPr>
          <w:delText xml:space="preserve">variables" . </w:delText>
        </w:r>
      </w:del>
      <w:r w:rsidRPr="00B80A37">
        <w:rPr>
          <w:rFonts w:ascii="Times New Roman" w:hAnsi="Times New Roman"/>
          <w:color w:val="000000"/>
          <w:spacing w:val="7"/>
          <w:sz w:val="21"/>
        </w:rPr>
        <w:t>With the value of the shipment equal to ii</w:t>
      </w:r>
      <w:r w:rsidRPr="00B80A37">
        <w:rPr>
          <w:rFonts w:ascii="Times New Roman" w:hAnsi="Times New Roman"/>
          <w:color w:val="000000"/>
          <w:spacing w:val="7"/>
          <w:sz w:val="21"/>
          <w:vertAlign w:val="subscript"/>
        </w:rPr>
        <w:t>i</w:t>
      </w:r>
      <w:r w:rsidRPr="00B80A37">
        <w:rPr>
          <w:rFonts w:ascii="Times New Roman" w:hAnsi="Times New Roman"/>
          <w:color w:val="000000"/>
          <w:spacing w:val="7"/>
          <w:sz w:val="21"/>
        </w:rPr>
        <w:t>k</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q</w:t>
      </w:r>
      <w:r w:rsidRPr="00B80A37">
        <w:rPr>
          <w:rFonts w:ascii="Times New Roman" w:hAnsi="Times New Roman"/>
          <w:color w:val="000000"/>
          <w:spacing w:val="7"/>
          <w:sz w:val="21"/>
          <w:vertAlign w:val="subscript"/>
        </w:rPr>
        <w:t>i</w:t>
      </w:r>
      <w:r w:rsidRPr="00B80A37">
        <w:rPr>
          <w:rFonts w:ascii="Times New Roman" w:hAnsi="Times New Roman"/>
          <w:color w:val="000000"/>
          <w:spacing w:val="7"/>
          <w:sz w:val="21"/>
        </w:rPr>
        <w:t>k</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xml:space="preserve">, and denoting the </w:t>
      </w:r>
      <w:r w:rsidRPr="00B80A37">
        <w:rPr>
          <w:rFonts w:ascii="Times New Roman" w:hAnsi="Times New Roman"/>
          <w:color w:val="000000"/>
          <w:spacing w:val="8"/>
          <w:sz w:val="21"/>
        </w:rPr>
        <w:t>air freight cost as TC</w:t>
      </w:r>
      <w:r w:rsidRPr="00B80A37">
        <w:rPr>
          <w:rFonts w:ascii="Times New Roman" w:hAnsi="Times New Roman"/>
          <w:color w:val="000000"/>
          <w:spacing w:val="8"/>
          <w:sz w:val="21"/>
          <w:vertAlign w:val="subscript"/>
        </w:rPr>
        <w:t>i</w:t>
      </w:r>
      <w:r w:rsidRPr="00B80A37">
        <w:rPr>
          <w:rFonts w:ascii="Times New Roman" w:hAnsi="Times New Roman"/>
          <w:color w:val="000000"/>
          <w:spacing w:val="8"/>
          <w:sz w:val="21"/>
        </w:rPr>
        <w:t>k</w:t>
      </w:r>
      <w:r w:rsidRPr="00B80A37">
        <w:rPr>
          <w:rFonts w:ascii="Times New Roman" w:hAnsi="Times New Roman"/>
          <w:color w:val="000000"/>
          <w:spacing w:val="8"/>
          <w:sz w:val="21"/>
          <w:vertAlign w:val="subscript"/>
        </w:rPr>
        <w:t>t</w:t>
      </w:r>
      <w:r w:rsidRPr="00B80A37">
        <w:rPr>
          <w:rFonts w:ascii="Times New Roman" w:hAnsi="Times New Roman"/>
          <w:color w:val="000000"/>
          <w:spacing w:val="8"/>
          <w:sz w:val="21"/>
        </w:rPr>
        <w:t xml:space="preserve">, we can formulate the above sentence according to the following </w:t>
      </w:r>
      <w:r w:rsidRPr="00B80A37">
        <w:rPr>
          <w:rFonts w:ascii="Times New Roman" w:hAnsi="Times New Roman"/>
          <w:color w:val="000000"/>
          <w:spacing w:val="12"/>
          <w:sz w:val="21"/>
        </w:rPr>
        <w:t>equation (suppressing the transport mode index to alleviate notation):</w:t>
      </w:r>
    </w:p>
    <w:p w14:paraId="2CDF0E98" w14:textId="77777777" w:rsidR="003A20D6" w:rsidRPr="00B80A37" w:rsidRDefault="002B38CB">
      <w:pPr>
        <w:spacing w:before="360" w:line="391" w:lineRule="exact"/>
        <w:ind w:left="1872"/>
        <w:rPr>
          <w:rFonts w:ascii="Times New Roman" w:hAnsi="Times New Roman"/>
          <w:color w:val="000000"/>
          <w:spacing w:val="8"/>
          <w:sz w:val="21"/>
        </w:rPr>
      </w:pPr>
      <w:r w:rsidRPr="00B80A37">
        <w:rPr>
          <w:rFonts w:ascii="Times New Roman" w:hAnsi="Times New Roman"/>
          <w:color w:val="000000"/>
          <w:spacing w:val="8"/>
          <w:sz w:val="21"/>
        </w:rPr>
        <w:t xml:space="preserve">ln </w:t>
      </w:r>
      <w:r w:rsidRPr="00B80A37">
        <w:rPr>
          <w:rFonts w:ascii="Times New Roman" w:hAnsi="Times New Roman"/>
          <w:i/>
          <w:color w:val="000000"/>
          <w:spacing w:val="8"/>
          <w:sz w:val="20"/>
        </w:rPr>
        <w:t xml:space="preserve">TCikt </w:t>
      </w:r>
      <w:r w:rsidRPr="00B80A37">
        <w:rPr>
          <w:rFonts w:ascii="Times New Roman" w:hAnsi="Times New Roman"/>
          <w:color w:val="000000"/>
          <w:spacing w:val="8"/>
          <w:sz w:val="21"/>
        </w:rPr>
        <w:t>= 8 + f3 ln _</w:t>
      </w:r>
      <w:r w:rsidRPr="00B80A37">
        <w:rPr>
          <w:rFonts w:ascii="Times New Roman" w:hAnsi="Times New Roman"/>
          <w:color w:val="000000"/>
          <w:spacing w:val="8"/>
          <w:sz w:val="21"/>
          <w:vertAlign w:val="superscript"/>
        </w:rPr>
        <w:t xml:space="preserve"> qikt</w:t>
      </w:r>
      <w:r w:rsidRPr="00B80A37">
        <w:rPr>
          <w:rFonts w:ascii="Times New Roman" w:hAnsi="Times New Roman"/>
          <w:color w:val="000000"/>
          <w:spacing w:val="8"/>
          <w:sz w:val="17"/>
        </w:rPr>
        <w:t xml:space="preserve"> + </w:t>
      </w:r>
      <w:r w:rsidRPr="00B80A37">
        <w:rPr>
          <w:rFonts w:ascii="Times New Roman" w:hAnsi="Times New Roman"/>
          <w:color w:val="000000"/>
          <w:spacing w:val="8"/>
          <w:w w:val="115"/>
          <w:sz w:val="46"/>
        </w:rPr>
        <w:t xml:space="preserve">E </w:t>
      </w:r>
      <w:r w:rsidRPr="00B80A37">
        <w:rPr>
          <w:rFonts w:ascii="Times New Roman" w:hAnsi="Times New Roman"/>
          <w:color w:val="000000"/>
          <w:spacing w:val="8"/>
          <w:sz w:val="17"/>
        </w:rPr>
        <w:t xml:space="preserve">aik . lik + </w:t>
      </w:r>
      <w:r w:rsidRPr="00B80A37">
        <w:rPr>
          <w:rFonts w:ascii="Times New Roman" w:hAnsi="Times New Roman"/>
          <w:color w:val="000000"/>
          <w:spacing w:val="8"/>
          <w:w w:val="115"/>
          <w:sz w:val="46"/>
        </w:rPr>
        <w:t xml:space="preserve">E </w:t>
      </w:r>
      <w:r w:rsidRPr="00B80A37">
        <w:rPr>
          <w:rFonts w:ascii="Times New Roman" w:hAnsi="Times New Roman"/>
          <w:color w:val="000000"/>
          <w:spacing w:val="8"/>
          <w:sz w:val="17"/>
        </w:rPr>
        <w:t>'Yt •. it + Eikt</w:t>
      </w:r>
    </w:p>
    <w:p w14:paraId="043FB364" w14:textId="77777777" w:rsidR="003A20D6" w:rsidRPr="00B80A37" w:rsidRDefault="002B38CB">
      <w:pPr>
        <w:tabs>
          <w:tab w:val="right" w:pos="4798"/>
        </w:tabs>
        <w:spacing w:line="65" w:lineRule="exact"/>
        <w:ind w:left="3744"/>
        <w:rPr>
          <w:rFonts w:ascii="Times New Roman" w:hAnsi="Times New Roman"/>
          <w:i/>
          <w:color w:val="000000"/>
          <w:sz w:val="18"/>
        </w:rPr>
      </w:pPr>
      <w:r w:rsidRPr="00B80A37">
        <w:rPr>
          <w:rFonts w:ascii="Times New Roman" w:hAnsi="Times New Roman"/>
          <w:i/>
          <w:color w:val="000000"/>
          <w:sz w:val="18"/>
        </w:rPr>
        <w:t>Piktgikt</w:t>
      </w:r>
      <w:r w:rsidRPr="00B80A37">
        <w:rPr>
          <w:rFonts w:ascii="Times New Roman" w:hAnsi="Times New Roman"/>
          <w:i/>
          <w:color w:val="000000"/>
          <w:sz w:val="18"/>
        </w:rPr>
        <w:tab/>
        <w:t>.</w:t>
      </w:r>
    </w:p>
    <w:p w14:paraId="1AD1B276" w14:textId="77777777" w:rsidR="003A20D6" w:rsidRPr="00B80A37" w:rsidRDefault="002B38CB">
      <w:pPr>
        <w:tabs>
          <w:tab w:val="right" w:pos="6141"/>
        </w:tabs>
        <w:spacing w:after="504" w:line="180" w:lineRule="exact"/>
        <w:ind w:left="4752"/>
        <w:rPr>
          <w:rFonts w:ascii="Times New Roman" w:hAnsi="Times New Roman"/>
          <w:i/>
          <w:color w:val="000000"/>
          <w:sz w:val="18"/>
        </w:rPr>
      </w:pPr>
      <w:r w:rsidRPr="00B80A37">
        <w:rPr>
          <w:rFonts w:ascii="Times New Roman" w:hAnsi="Times New Roman"/>
          <w:i/>
          <w:color w:val="000000"/>
          <w:sz w:val="18"/>
        </w:rPr>
        <w:t>i,k</w:t>
      </w:r>
      <w:r w:rsidRPr="00B80A37">
        <w:rPr>
          <w:rFonts w:ascii="Times New Roman" w:hAnsi="Times New Roman"/>
          <w:i/>
          <w:color w:val="000000"/>
          <w:sz w:val="18"/>
        </w:rPr>
        <w:tab/>
        <w:t>t</w:t>
      </w:r>
    </w:p>
    <w:tbl>
      <w:tblPr>
        <w:tblW w:w="0" w:type="auto"/>
        <w:tblLayout w:type="fixed"/>
        <w:tblCellMar>
          <w:left w:w="0" w:type="dxa"/>
          <w:right w:w="0" w:type="dxa"/>
        </w:tblCellMar>
        <w:tblLook w:val="0000" w:firstRow="0" w:lastRow="0" w:firstColumn="0" w:lastColumn="0" w:noHBand="0" w:noVBand="0"/>
      </w:tblPr>
      <w:tblGrid>
        <w:gridCol w:w="7606"/>
        <w:gridCol w:w="1034"/>
      </w:tblGrid>
      <w:tr w:rsidR="003A20D6" w:rsidRPr="00B80A37" w14:paraId="707409AE" w14:textId="77777777">
        <w:trPr>
          <w:trHeight w:hRule="exact" w:val="614"/>
        </w:trPr>
        <w:tc>
          <w:tcPr>
            <w:tcW w:w="7606" w:type="dxa"/>
            <w:tcBorders>
              <w:top w:val="none" w:sz="0" w:space="0" w:color="000000"/>
              <w:left w:val="none" w:sz="0" w:space="0" w:color="000000"/>
              <w:bottom w:val="none" w:sz="0" w:space="0" w:color="000000"/>
              <w:right w:val="none" w:sz="0" w:space="0" w:color="000000"/>
            </w:tcBorders>
          </w:tcPr>
          <w:p w14:paraId="79B81601" w14:textId="77777777" w:rsidR="003A20D6" w:rsidRPr="00B80A37" w:rsidRDefault="002B38CB">
            <w:pPr>
              <w:tabs>
                <w:tab w:val="right" w:pos="3877"/>
              </w:tabs>
              <w:spacing w:before="144" w:line="195" w:lineRule="exact"/>
              <w:ind w:right="3574"/>
              <w:jc w:val="right"/>
              <w:rPr>
                <w:rFonts w:ascii="Times New Roman" w:hAnsi="Times New Roman"/>
                <w:color w:val="000000"/>
                <w:sz w:val="21"/>
              </w:rPr>
            </w:pPr>
            <w:r w:rsidRPr="00B80A37">
              <w:rPr>
                <w:rFonts w:ascii="Times New Roman" w:hAnsi="Times New Roman"/>
                <w:color w:val="000000"/>
                <w:sz w:val="21"/>
              </w:rPr>
              <w:t xml:space="preserve">ln </w:t>
            </w:r>
            <w:r w:rsidRPr="00B80A37">
              <w:rPr>
                <w:rFonts w:ascii="Times New Roman" w:hAnsi="Times New Roman"/>
                <w:i/>
                <w:color w:val="000000"/>
                <w:sz w:val="20"/>
              </w:rPr>
              <w:t>TCikt</w:t>
            </w:r>
            <w:r w:rsidRPr="00B80A37">
              <w:rPr>
                <w:rFonts w:ascii="Times New Roman" w:hAnsi="Times New Roman"/>
                <w:i/>
                <w:color w:val="000000"/>
                <w:sz w:val="20"/>
              </w:rPr>
              <w:tab/>
            </w:r>
            <w:r w:rsidRPr="00B80A37">
              <w:rPr>
                <w:rFonts w:ascii="Times New Roman" w:hAnsi="Times New Roman"/>
                <w:color w:val="000000"/>
                <w:sz w:val="21"/>
              </w:rPr>
              <w:t>1</w:t>
            </w:r>
          </w:p>
          <w:p w14:paraId="26312CF6" w14:textId="77777777" w:rsidR="003A20D6" w:rsidRPr="00B80A37" w:rsidRDefault="002B38CB">
            <w:pPr>
              <w:tabs>
                <w:tab w:val="right" w:pos="3877"/>
                <w:tab w:val="right" w:leader="underscore" w:pos="7002"/>
              </w:tabs>
              <w:spacing w:line="233" w:lineRule="exact"/>
              <w:ind w:right="604"/>
              <w:jc w:val="right"/>
              <w:rPr>
                <w:rFonts w:ascii="Times New Roman" w:hAnsi="Times New Roman"/>
                <w:color w:val="000000"/>
                <w:spacing w:val="-64"/>
                <w:sz w:val="21"/>
              </w:rPr>
            </w:pPr>
            <w:r w:rsidRPr="00B80A37">
              <w:rPr>
                <w:rFonts w:ascii="Times New Roman" w:hAnsi="Times New Roman"/>
                <w:color w:val="000000"/>
                <w:spacing w:val="-64"/>
                <w:sz w:val="21"/>
              </w:rPr>
              <w:t>&lt;=&gt;</w:t>
            </w:r>
            <w:r w:rsidRPr="00B80A37">
              <w:rPr>
                <w:rFonts w:ascii="Times New Roman" w:hAnsi="Times New Roman"/>
                <w:color w:val="000000"/>
                <w:spacing w:val="-64"/>
                <w:sz w:val="21"/>
              </w:rPr>
              <w:tab/>
            </w:r>
            <w:r w:rsidRPr="00B80A37">
              <w:rPr>
                <w:rFonts w:ascii="Times New Roman" w:hAnsi="Times New Roman"/>
                <w:color w:val="000000"/>
                <w:sz w:val="21"/>
              </w:rPr>
              <w:t xml:space="preserve">= 8 + </w:t>
            </w:r>
            <w:r w:rsidRPr="00B80A37">
              <w:rPr>
                <w:rFonts w:ascii="Times New Roman" w:hAnsi="Times New Roman"/>
                <w:i/>
                <w:color w:val="000000"/>
              </w:rPr>
              <w:t xml:space="preserve">f3 </w:t>
            </w:r>
            <w:r w:rsidRPr="00B80A37">
              <w:rPr>
                <w:rFonts w:ascii="Times New Roman" w:hAnsi="Times New Roman"/>
                <w:color w:val="000000"/>
                <w:sz w:val="21"/>
              </w:rPr>
              <w:t>ln _</w:t>
            </w:r>
            <w:r w:rsidRPr="00B80A37">
              <w:rPr>
                <w:rFonts w:ascii="Times New Roman" w:hAnsi="Times New Roman"/>
                <w:color w:val="000000"/>
                <w:sz w:val="21"/>
              </w:rPr>
              <w:tab/>
            </w:r>
            <w:r w:rsidRPr="00B80A37">
              <w:rPr>
                <w:rFonts w:ascii="Times New Roman" w:hAnsi="Times New Roman"/>
                <w:color w:val="000000"/>
                <w:spacing w:val="2"/>
                <w:sz w:val="21"/>
              </w:rPr>
              <w:t xml:space="preserve">+ </w:t>
            </w:r>
            <w:r w:rsidRPr="00B80A37">
              <w:rPr>
                <w:rFonts w:ascii="Arial" w:hAnsi="Arial"/>
                <w:color w:val="000000"/>
                <w:spacing w:val="2"/>
                <w:w w:val="130"/>
                <w:sz w:val="42"/>
              </w:rPr>
              <w:t xml:space="preserve">E </w:t>
            </w:r>
            <w:r w:rsidRPr="00B80A37">
              <w:rPr>
                <w:rFonts w:ascii="Times New Roman" w:hAnsi="Times New Roman"/>
                <w:color w:val="000000"/>
                <w:spacing w:val="2"/>
                <w:sz w:val="18"/>
              </w:rPr>
              <w:t>a</w:t>
            </w:r>
            <w:r w:rsidRPr="00B80A37">
              <w:rPr>
                <w:rFonts w:ascii="Times New Roman" w:hAnsi="Times New Roman"/>
                <w:color w:val="000000"/>
                <w:spacing w:val="2"/>
                <w:w w:val="155"/>
                <w:sz w:val="18"/>
                <w:vertAlign w:val="subscript"/>
              </w:rPr>
              <w:t>i</w:t>
            </w:r>
            <w:r w:rsidRPr="00B80A37">
              <w:rPr>
                <w:rFonts w:ascii="Times New Roman" w:hAnsi="Times New Roman"/>
                <w:color w:val="000000"/>
                <w:spacing w:val="2"/>
                <w:sz w:val="18"/>
              </w:rPr>
              <w:t xml:space="preserve">k. </w:t>
            </w:r>
            <w:r w:rsidRPr="00B80A37">
              <w:rPr>
                <w:rFonts w:ascii="Times New Roman" w:hAnsi="Times New Roman"/>
                <w:color w:val="000000"/>
                <w:spacing w:val="2"/>
                <w:sz w:val="17"/>
              </w:rPr>
              <w:t xml:space="preserve">iik + </w:t>
            </w:r>
            <w:r w:rsidRPr="00B80A37">
              <w:rPr>
                <w:rFonts w:ascii="Arial" w:hAnsi="Arial"/>
                <w:color w:val="000000"/>
                <w:spacing w:val="2"/>
                <w:w w:val="130"/>
                <w:sz w:val="42"/>
              </w:rPr>
              <w:t xml:space="preserve">E </w:t>
            </w:r>
            <w:r w:rsidRPr="00B80A37">
              <w:rPr>
                <w:rFonts w:ascii="Times New Roman" w:hAnsi="Times New Roman"/>
                <w:color w:val="000000"/>
                <w:spacing w:val="2"/>
                <w:sz w:val="19"/>
              </w:rPr>
              <w:t xml:space="preserve">7t. it + </w:t>
            </w:r>
            <w:r w:rsidRPr="00B80A37">
              <w:rPr>
                <w:rFonts w:ascii="Times New Roman" w:hAnsi="Times New Roman"/>
                <w:color w:val="000000"/>
                <w:spacing w:val="2"/>
                <w:sz w:val="17"/>
              </w:rPr>
              <w:t>Eikt</w:t>
            </w:r>
          </w:p>
          <w:p w14:paraId="479691F0" w14:textId="77777777" w:rsidR="003A20D6" w:rsidRPr="00B80A37" w:rsidRDefault="002B38CB">
            <w:pPr>
              <w:tabs>
                <w:tab w:val="right" w:pos="4478"/>
              </w:tabs>
              <w:spacing w:line="69" w:lineRule="exact"/>
              <w:ind w:right="3124"/>
              <w:jc w:val="right"/>
              <w:rPr>
                <w:rFonts w:ascii="Times New Roman" w:hAnsi="Times New Roman"/>
                <w:i/>
                <w:color w:val="000000"/>
                <w:sz w:val="18"/>
              </w:rPr>
            </w:pPr>
            <w:r w:rsidRPr="00B80A37">
              <w:rPr>
                <w:rFonts w:ascii="Times New Roman" w:hAnsi="Times New Roman"/>
                <w:i/>
                <w:color w:val="000000"/>
                <w:sz w:val="18"/>
              </w:rPr>
              <w:t>Pikt</w:t>
            </w:r>
            <w:r w:rsidRPr="00B80A37">
              <w:rPr>
                <w:rFonts w:ascii="Times New Roman" w:hAnsi="Times New Roman"/>
                <w:i/>
                <w:color w:val="000000"/>
                <w:sz w:val="18"/>
              </w:rPr>
              <w:tab/>
              <w:t>.</w:t>
            </w:r>
          </w:p>
          <w:p w14:paraId="76698358" w14:textId="77777777" w:rsidR="003A20D6" w:rsidRPr="00B80A37" w:rsidRDefault="002B38CB">
            <w:pPr>
              <w:tabs>
                <w:tab w:val="right" w:pos="5824"/>
              </w:tabs>
              <w:spacing w:line="136" w:lineRule="exact"/>
              <w:ind w:right="1774"/>
              <w:jc w:val="right"/>
              <w:rPr>
                <w:rFonts w:ascii="Times New Roman" w:hAnsi="Times New Roman"/>
                <w:i/>
                <w:color w:val="000000"/>
                <w:sz w:val="18"/>
              </w:rPr>
            </w:pPr>
            <w:r w:rsidRPr="00B80A37">
              <w:rPr>
                <w:rFonts w:ascii="Times New Roman" w:hAnsi="Times New Roman"/>
                <w:i/>
                <w:color w:val="000000"/>
                <w:sz w:val="18"/>
              </w:rPr>
              <w:t>z,k</w:t>
            </w:r>
            <w:r w:rsidRPr="00B80A37">
              <w:rPr>
                <w:rFonts w:ascii="Times New Roman" w:hAnsi="Times New Roman"/>
                <w:i/>
                <w:color w:val="000000"/>
                <w:sz w:val="18"/>
              </w:rPr>
              <w:tab/>
              <w:t>t</w:t>
            </w:r>
          </w:p>
        </w:tc>
        <w:tc>
          <w:tcPr>
            <w:tcW w:w="1034" w:type="dxa"/>
            <w:tcBorders>
              <w:top w:val="none" w:sz="0" w:space="0" w:color="000000"/>
              <w:left w:val="none" w:sz="0" w:space="0" w:color="000000"/>
              <w:bottom w:val="none" w:sz="0" w:space="0" w:color="000000"/>
              <w:right w:val="none" w:sz="0" w:space="0" w:color="000000"/>
            </w:tcBorders>
          </w:tcPr>
          <w:p w14:paraId="48E0BB08" w14:textId="77777777" w:rsidR="003A20D6" w:rsidRPr="00B80A37" w:rsidRDefault="002B38CB">
            <w:pPr>
              <w:ind w:right="83"/>
              <w:jc w:val="right"/>
              <w:rPr>
                <w:rFonts w:ascii="Times New Roman" w:hAnsi="Times New Roman"/>
                <w:color w:val="000000"/>
                <w:sz w:val="21"/>
              </w:rPr>
            </w:pPr>
            <w:r w:rsidRPr="00B80A37">
              <w:rPr>
                <w:rFonts w:ascii="Times New Roman" w:hAnsi="Times New Roman"/>
                <w:color w:val="000000"/>
                <w:sz w:val="21"/>
              </w:rPr>
              <w:t>(16)</w:t>
            </w:r>
          </w:p>
        </w:tc>
      </w:tr>
    </w:tbl>
    <w:p w14:paraId="2EA44801" w14:textId="77777777" w:rsidR="003A20D6" w:rsidRPr="00B80A37" w:rsidRDefault="003A20D6">
      <w:pPr>
        <w:spacing w:after="268" w:line="20" w:lineRule="exact"/>
      </w:pPr>
    </w:p>
    <w:p w14:paraId="6F6B2880" w14:textId="77777777" w:rsidR="003A20D6" w:rsidRPr="00B80A37" w:rsidRDefault="002B38CB">
      <w:pPr>
        <w:spacing w:line="21" w:lineRule="exact"/>
        <w:ind w:left="6336"/>
        <w:rPr>
          <w:rFonts w:ascii="Times New Roman" w:hAnsi="Times New Roman"/>
          <w:i/>
          <w:color w:val="000000"/>
          <w:sz w:val="20"/>
        </w:rPr>
      </w:pPr>
      <w:r w:rsidRPr="00B80A37">
        <w:rPr>
          <w:rFonts w:ascii="Times New Roman" w:hAnsi="Times New Roman"/>
          <w:i/>
          <w:color w:val="000000"/>
          <w:sz w:val="20"/>
        </w:rPr>
        <w:t>7)</w:t>
      </w:r>
    </w:p>
    <w:p w14:paraId="7CFDA40B" w14:textId="77777777" w:rsidR="003A20D6" w:rsidRPr="00B80A37" w:rsidRDefault="002B38CB">
      <w:pPr>
        <w:spacing w:before="72" w:line="59" w:lineRule="exact"/>
        <w:ind w:left="7488"/>
        <w:rPr>
          <w:rFonts w:ascii="Times New Roman" w:hAnsi="Times New Roman"/>
          <w:color w:val="000000"/>
          <w:spacing w:val="-10"/>
          <w:sz w:val="17"/>
        </w:rPr>
      </w:pPr>
      <w:r w:rsidRPr="00B80A37">
        <w:rPr>
          <w:rFonts w:ascii="Times New Roman" w:hAnsi="Times New Roman"/>
          <w:color w:val="000000"/>
          <w:spacing w:val="-10"/>
          <w:sz w:val="17"/>
        </w:rPr>
        <w:t>f</w:t>
      </w:r>
      <w:r w:rsidRPr="00B80A37">
        <w:rPr>
          <w:rFonts w:ascii="Times New Roman" w:hAnsi="Times New Roman"/>
          <w:color w:val="000000"/>
          <w:spacing w:val="-10"/>
          <w:sz w:val="17"/>
          <w:vertAlign w:val="subscript"/>
        </w:rPr>
        <w:t>k</w:t>
      </w:r>
      <w:r w:rsidRPr="00B80A37">
        <w:rPr>
          <w:rFonts w:ascii="Times New Roman" w:hAnsi="Times New Roman"/>
          <w:color w:val="000000"/>
          <w:spacing w:val="-10"/>
          <w:sz w:val="17"/>
        </w:rPr>
        <w:t>a</w:t>
      </w:r>
      <w:r w:rsidRPr="00B80A37">
        <w:rPr>
          <w:rFonts w:ascii="Times New Roman" w:hAnsi="Times New Roman"/>
          <w:color w:val="000000"/>
          <w:spacing w:val="-10"/>
          <w:sz w:val="17"/>
          <w:vertAlign w:val="subscript"/>
        </w:rPr>
        <w:t>t</w:t>
      </w:r>
      <w:r w:rsidRPr="00B80A37">
        <w:rPr>
          <w:rFonts w:ascii="Times New Roman" w:hAnsi="Times New Roman"/>
          <w:color w:val="000000"/>
          <w:spacing w:val="-10"/>
          <w:sz w:val="17"/>
        </w:rPr>
        <w:t>s</w:t>
      </w:r>
    </w:p>
    <w:p w14:paraId="298B296B" w14:textId="77777777" w:rsidR="003A20D6" w:rsidRPr="00B80A37" w:rsidRDefault="002B38CB">
      <w:pPr>
        <w:rPr>
          <w:rFonts w:ascii="Times New Roman" w:hAnsi="Times New Roman"/>
          <w:color w:val="000000"/>
          <w:spacing w:val="13"/>
          <w:sz w:val="21"/>
        </w:rPr>
      </w:pPr>
      <w:r w:rsidRPr="00B80A37">
        <w:rPr>
          <w:rFonts w:ascii="Times New Roman" w:hAnsi="Times New Roman"/>
          <w:color w:val="000000"/>
          <w:spacing w:val="13"/>
          <w:sz w:val="21"/>
        </w:rPr>
        <w:t xml:space="preserve">where </w:t>
      </w:r>
      <w:r w:rsidRPr="00B80A37">
        <w:rPr>
          <w:rFonts w:ascii="Times New Roman" w:hAnsi="Times New Roman"/>
          <w:i/>
          <w:color w:val="000000"/>
          <w:spacing w:val="13"/>
          <w:sz w:val="20"/>
        </w:rPr>
        <w:t>TC</w:t>
      </w:r>
      <w:r w:rsidRPr="00B80A37">
        <w:rPr>
          <w:rFonts w:ascii="Times New Roman" w:hAnsi="Times New Roman"/>
          <w:i/>
          <w:color w:val="000000"/>
          <w:spacing w:val="13"/>
          <w:sz w:val="20"/>
          <w:vertAlign w:val="subscript"/>
        </w:rPr>
        <w:t>i</w:t>
      </w:r>
      <w:r w:rsidRPr="00B80A37">
        <w:rPr>
          <w:rFonts w:ascii="Times New Roman" w:hAnsi="Times New Roman"/>
          <w:i/>
          <w:color w:val="000000"/>
          <w:spacing w:val="13"/>
          <w:sz w:val="20"/>
        </w:rPr>
        <w:t>k</w:t>
      </w:r>
      <w:r w:rsidRPr="00B80A37">
        <w:rPr>
          <w:rFonts w:ascii="Times New Roman" w:hAnsi="Times New Roman"/>
          <w:i/>
          <w:color w:val="000000"/>
          <w:spacing w:val="13"/>
          <w:sz w:val="20"/>
          <w:vertAlign w:val="subscript"/>
        </w:rPr>
        <w:t>t</w:t>
      </w:r>
      <w:r w:rsidRPr="00B80A37">
        <w:rPr>
          <w:rFonts w:ascii="Times New Roman" w:hAnsi="Times New Roman"/>
          <w:color w:val="000000"/>
          <w:spacing w:val="13"/>
          <w:sz w:val="21"/>
        </w:rPr>
        <w:t xml:space="preserve"> is measured by the ratio between (air) charges, i.e. </w:t>
      </w:r>
      <w:r w:rsidRPr="00B80A37">
        <w:rPr>
          <w:rFonts w:ascii="Times New Roman" w:hAnsi="Times New Roman"/>
          <w:i/>
          <w:color w:val="000000"/>
          <w:spacing w:val="13"/>
          <w:sz w:val="18"/>
        </w:rPr>
        <w:t>(</w:t>
      </w:r>
    </w:p>
    <w:p w14:paraId="5AC0A53E" w14:textId="77777777" w:rsidR="003A20D6" w:rsidRPr="00B80A37" w:rsidRDefault="002B38CB">
      <w:pPr>
        <w:spacing w:line="142" w:lineRule="exact"/>
        <w:ind w:right="72"/>
        <w:jc w:val="right"/>
        <w:rPr>
          <w:rFonts w:ascii="Times New Roman" w:hAnsi="Times New Roman"/>
          <w:i/>
          <w:color w:val="000000"/>
          <w:spacing w:val="22"/>
          <w:sz w:val="13"/>
          <w:vertAlign w:val="subscript"/>
        </w:rPr>
      </w:pPr>
      <w:r w:rsidRPr="00B80A37">
        <w:rPr>
          <w:rFonts w:ascii="Times New Roman" w:hAnsi="Times New Roman"/>
          <w:i/>
          <w:color w:val="000000"/>
          <w:spacing w:val="22"/>
          <w:sz w:val="13"/>
          <w:vertAlign w:val="subscript"/>
        </w:rPr>
        <w:t>v</w:t>
      </w:r>
      <w:r w:rsidRPr="00B80A37">
        <w:rPr>
          <w:rFonts w:ascii="Times New Roman" w:hAnsi="Times New Roman"/>
          <w:i/>
          <w:color w:val="000000"/>
          <w:spacing w:val="22"/>
          <w:sz w:val="18"/>
        </w:rPr>
        <w:t xml:space="preserve">-ikt </w:t>
      </w:r>
      <w:r w:rsidRPr="00B80A37">
        <w:rPr>
          <w:rFonts w:ascii="Times New Roman" w:hAnsi="Times New Roman"/>
          <w:color w:val="000000"/>
          <w:spacing w:val="22"/>
          <w:sz w:val="17"/>
        </w:rPr>
        <w:t xml:space="preserve">— </w:t>
      </w:r>
      <w:r w:rsidRPr="00B80A37">
        <w:rPr>
          <w:rFonts w:ascii="Times New Roman" w:hAnsi="Times New Roman"/>
          <w:i/>
          <w:color w:val="000000"/>
          <w:spacing w:val="22"/>
          <w:sz w:val="18"/>
        </w:rPr>
        <w:t>Iikt)q</w:t>
      </w:r>
      <w:r w:rsidRPr="00B80A37">
        <w:rPr>
          <w:rFonts w:ascii="Times New Roman" w:hAnsi="Times New Roman"/>
          <w:i/>
          <w:color w:val="000000"/>
          <w:spacing w:val="22"/>
          <w:sz w:val="18"/>
          <w:vertAlign w:val="superscript"/>
        </w:rPr>
        <w:t>.</w:t>
      </w:r>
      <w:r w:rsidRPr="00B80A37">
        <w:rPr>
          <w:rFonts w:ascii="Times New Roman" w:hAnsi="Times New Roman"/>
          <w:i/>
          <w:color w:val="000000"/>
          <w:spacing w:val="22"/>
          <w:sz w:val="18"/>
        </w:rPr>
        <w:t xml:space="preserve">i </w:t>
      </w:r>
      <w:r w:rsidRPr="00B80A37">
        <w:rPr>
          <w:rFonts w:ascii="Times New Roman" w:hAnsi="Times New Roman"/>
          <w:color w:val="000000"/>
          <w:spacing w:val="22"/>
          <w:sz w:val="21"/>
        </w:rPr>
        <w:t>and the</w:t>
      </w:r>
    </w:p>
    <w:p w14:paraId="2B901E48" w14:textId="77777777" w:rsidR="003A20D6" w:rsidRPr="00B80A37" w:rsidRDefault="002B38CB">
      <w:pPr>
        <w:spacing w:line="277" w:lineRule="exact"/>
        <w:rPr>
          <w:rFonts w:ascii="Times New Roman" w:hAnsi="Times New Roman"/>
          <w:color w:val="000000"/>
          <w:spacing w:val="6"/>
          <w:sz w:val="21"/>
        </w:rPr>
      </w:pPr>
      <w:r w:rsidRPr="00B80A37">
        <w:rPr>
          <w:rFonts w:ascii="Times New Roman" w:hAnsi="Times New Roman"/>
          <w:color w:val="000000"/>
          <w:spacing w:val="6"/>
          <w:sz w:val="21"/>
        </w:rPr>
        <w:t xml:space="preserve">value of the shipment, i.e. </w:t>
      </w:r>
      <w:r w:rsidRPr="00B80A37">
        <w:rPr>
          <w:rFonts w:ascii="Times New Roman" w:hAnsi="Times New Roman"/>
          <w:i/>
          <w:color w:val="000000"/>
          <w:spacing w:val="6"/>
          <w:sz w:val="18"/>
        </w:rPr>
        <w:t>.7</w:t>
      </w:r>
      <w:r w:rsidRPr="00B80A37">
        <w:rPr>
          <w:rFonts w:ascii="Times New Roman" w:hAnsi="Times New Roman"/>
          <w:i/>
          <w:color w:val="000000"/>
          <w:spacing w:val="6"/>
          <w:sz w:val="18"/>
          <w:vertAlign w:val="superscript"/>
        </w:rPr>
        <w:t>-</w:t>
      </w:r>
      <w:r w:rsidRPr="00B80A37">
        <w:rPr>
          <w:rFonts w:ascii="Times New Roman" w:hAnsi="Times New Roman"/>
          <w:i/>
          <w:color w:val="000000"/>
          <w:spacing w:val="6"/>
          <w:sz w:val="18"/>
        </w:rPr>
        <w:t xml:space="preserve">5i k </w:t>
      </w:r>
      <w:r w:rsidRPr="00B80A37">
        <w:rPr>
          <w:rFonts w:ascii="Times New Roman" w:hAnsi="Times New Roman"/>
          <w:color w:val="000000"/>
          <w:spacing w:val="6"/>
          <w:sz w:val="17"/>
        </w:rPr>
        <w:t>t q(</w:t>
      </w:r>
      <w:r w:rsidRPr="00B80A37">
        <w:rPr>
          <w:rFonts w:ascii="Times New Roman" w:hAnsi="Times New Roman"/>
          <w:color w:val="000000"/>
          <w:spacing w:val="6"/>
          <w:sz w:val="17"/>
          <w:vertAlign w:val="subscript"/>
        </w:rPr>
        <w:t>k</w:t>
      </w:r>
      <w:r w:rsidRPr="00B80A37">
        <w:rPr>
          <w:rFonts w:ascii="Times New Roman" w:hAnsi="Times New Roman"/>
          <w:color w:val="000000"/>
          <w:spacing w:val="6"/>
          <w:sz w:val="17"/>
          <w:vertAlign w:val="superscript"/>
        </w:rPr>
        <w:t>a</w:t>
      </w:r>
      <w:r w:rsidRPr="00B80A37">
        <w:rPr>
          <w:rFonts w:ascii="Times New Roman" w:hAnsi="Times New Roman"/>
          <w:color w:val="000000"/>
          <w:spacing w:val="6"/>
          <w:sz w:val="17"/>
          <w:vertAlign w:val="subscript"/>
        </w:rPr>
        <w:t>t</w:t>
      </w:r>
      <w:r w:rsidRPr="00B80A37">
        <w:rPr>
          <w:rFonts w:ascii="Times New Roman" w:hAnsi="Times New Roman"/>
          <w:i/>
          <w:color w:val="000000"/>
          <w:spacing w:val="6"/>
          <w:sz w:val="17"/>
          <w:vertAlign w:val="superscript"/>
        </w:rPr>
        <w:t xml:space="preserve"> s</w:t>
      </w:r>
      <w:r w:rsidRPr="00B80A37">
        <w:rPr>
          <w:rFonts w:ascii="Times New Roman" w:hAnsi="Times New Roman"/>
          <w:color w:val="000000"/>
          <w:spacing w:val="6"/>
          <w:sz w:val="17"/>
        </w:rPr>
        <w:t xml:space="preserve"> , </w:t>
      </w:r>
      <w:r w:rsidRPr="00B80A37">
        <w:rPr>
          <w:rFonts w:ascii="Times New Roman" w:hAnsi="Times New Roman"/>
          <w:color w:val="000000"/>
          <w:spacing w:val="6"/>
          <w:sz w:val="21"/>
        </w:rPr>
        <w:t xml:space="preserve">or equivalently : </w:t>
      </w:r>
      <w:r w:rsidRPr="00B80A37">
        <w:rPr>
          <w:rFonts w:ascii="Times New Roman" w:hAnsi="Times New Roman"/>
          <w:i/>
          <w:color w:val="000000"/>
          <w:spacing w:val="6"/>
          <w:sz w:val="20"/>
        </w:rPr>
        <w:t>TCik</w:t>
      </w:r>
      <w:r w:rsidRPr="00B80A37">
        <w:rPr>
          <w:rFonts w:ascii="Times New Roman" w:hAnsi="Times New Roman"/>
          <w:i/>
          <w:color w:val="000000"/>
          <w:spacing w:val="6"/>
          <w:sz w:val="20"/>
          <w:vertAlign w:val="subscript"/>
        </w:rPr>
        <w:t>t</w:t>
      </w:r>
      <w:r w:rsidRPr="00B80A37">
        <w:rPr>
          <w:rFonts w:ascii="Times New Roman" w:hAnsi="Times New Roman"/>
          <w:color w:val="000000"/>
          <w:spacing w:val="6"/>
          <w:sz w:val="21"/>
        </w:rPr>
        <w:t xml:space="preserve"> = </w:t>
      </w:r>
      <w:r w:rsidRPr="00B80A37">
        <w:rPr>
          <w:rFonts w:ascii="Times New Roman" w:hAnsi="Times New Roman"/>
          <w:color w:val="000000"/>
          <w:spacing w:val="6"/>
          <w:sz w:val="21"/>
          <w:u w:val="single"/>
          <w:vertAlign w:val="superscript"/>
        </w:rPr>
        <w:t>Pikt</w:t>
      </w:r>
      <w:r w:rsidRPr="00B80A37">
        <w:rPr>
          <w:rFonts w:ascii="Times New Roman" w:hAnsi="Times New Roman"/>
          <w:color w:val="000000"/>
          <w:spacing w:val="6"/>
          <w:sz w:val="6"/>
          <w:u w:val="single"/>
        </w:rPr>
        <w:t>---</w:t>
      </w:r>
      <w:r w:rsidRPr="00B80A37">
        <w:rPr>
          <w:rFonts w:ascii="Times New Roman" w:hAnsi="Times New Roman"/>
          <w:color w:val="000000"/>
          <w:spacing w:val="6"/>
          <w:sz w:val="6"/>
          <w:u w:val="single"/>
          <w:vertAlign w:val="superscript"/>
        </w:rPr>
        <w:t xml:space="preserve">-Akt </w:t>
      </w:r>
    </w:p>
    <w:p w14:paraId="52E67311" w14:textId="77777777" w:rsidR="003A20D6" w:rsidRPr="00B80A37" w:rsidRDefault="002B38CB">
      <w:pPr>
        <w:spacing w:line="78" w:lineRule="exact"/>
        <w:ind w:left="6120"/>
        <w:rPr>
          <w:rFonts w:ascii="Times New Roman" w:hAnsi="Times New Roman"/>
          <w:color w:val="000000"/>
          <w:sz w:val="14"/>
        </w:rPr>
      </w:pPr>
      <w:r w:rsidRPr="00B80A37">
        <w:rPr>
          <w:rFonts w:ascii="Times New Roman" w:hAnsi="Times New Roman"/>
          <w:color w:val="000000"/>
          <w:sz w:val="14"/>
        </w:rPr>
        <w:t>Pikt</w:t>
      </w:r>
    </w:p>
    <w:p w14:paraId="338E5B75" w14:textId="77777777" w:rsidR="0034686B" w:rsidRPr="00B80A37" w:rsidRDefault="0034686B">
      <w:pPr>
        <w:rPr>
          <w:ins w:id="1305" w:author="David Quin" w:date="2018-12-06T13:44:00Z"/>
          <w:rFonts w:ascii="Times New Roman" w:hAnsi="Times New Roman"/>
          <w:color w:val="000000"/>
          <w:spacing w:val="-5"/>
          <w:w w:val="115"/>
          <w:sz w:val="21"/>
        </w:rPr>
      </w:pPr>
      <w:ins w:id="1306" w:author="David Quin" w:date="2018-12-06T13:44:00Z">
        <w:r w:rsidRPr="00B80A37">
          <w:br w:type="page"/>
        </w:r>
      </w:ins>
    </w:p>
    <w:p w14:paraId="6DD934E1" w14:textId="75FADA1C" w:rsidR="003A20D6" w:rsidRPr="00B80A37" w:rsidDel="0034686B" w:rsidRDefault="002B38CB">
      <w:pPr>
        <w:pStyle w:val="Norm"/>
        <w:rPr>
          <w:del w:id="1307" w:author="David Quin" w:date="2018-12-06T13:44:00Z"/>
        </w:rPr>
        <w:pPrChange w:id="1308" w:author="David Quin" w:date="2018-12-06T13:44:00Z">
          <w:pPr>
            <w:spacing w:before="72" w:line="276" w:lineRule="auto"/>
            <w:ind w:right="72"/>
            <w:jc w:val="right"/>
          </w:pPr>
        </w:pPrChange>
      </w:pPr>
      <w:r w:rsidRPr="00B80A37">
        <w:lastRenderedPageBreak/>
        <w:t>After estimating Equation (16), Hummels (2007) uses the predicted value of the re</w:t>
      </w:r>
      <w:del w:id="1309" w:author="David Quin" w:date="2018-12-06T13:44:00Z">
        <w:r w:rsidRPr="00B80A37" w:rsidDel="0034686B">
          <w:delText>-</w:delText>
        </w:r>
      </w:del>
    </w:p>
    <w:p w14:paraId="40CE968C" w14:textId="62C6C9C5" w:rsidR="003A20D6" w:rsidRPr="00B80A37" w:rsidDel="0034686B" w:rsidRDefault="003A20D6">
      <w:pPr>
        <w:pStyle w:val="Norm"/>
        <w:rPr>
          <w:del w:id="1310" w:author="David Quin" w:date="2018-12-06T13:44:00Z"/>
          <w:b/>
          <w:spacing w:val="17"/>
          <w:sz w:val="19"/>
          <w:vertAlign w:val="superscript"/>
        </w:rPr>
        <w:pPrChange w:id="1311" w:author="David Quin" w:date="2018-12-06T13:44:00Z">
          <w:pPr>
            <w:spacing w:before="36"/>
            <w:ind w:right="72"/>
          </w:pPr>
        </w:pPrChange>
      </w:pPr>
    </w:p>
    <w:p w14:paraId="5072479C" w14:textId="43E67802" w:rsidR="003A20D6" w:rsidRPr="00B80A37" w:rsidDel="0034686B" w:rsidRDefault="003A20D6">
      <w:pPr>
        <w:pStyle w:val="Norm"/>
        <w:rPr>
          <w:del w:id="1312" w:author="David Quin" w:date="2018-12-06T13:44:00Z"/>
        </w:rPr>
        <w:sectPr w:rsidR="003A20D6" w:rsidRPr="00B80A37" w:rsidDel="0034686B" w:rsidSect="00AA166F">
          <w:pgSz w:w="11918" w:h="16854"/>
          <w:pgMar w:top="1718" w:right="1571" w:bottom="958" w:left="1644" w:header="720" w:footer="720" w:gutter="0"/>
          <w:cols w:space="720"/>
        </w:sectPr>
        <w:pPrChange w:id="1313" w:author="David Quin" w:date="2018-12-06T13:44:00Z">
          <w:pPr/>
        </w:pPrChange>
      </w:pPr>
    </w:p>
    <w:p w14:paraId="4B3201D7" w14:textId="7AEE5130" w:rsidR="003A20D6" w:rsidRPr="00B80A37" w:rsidRDefault="002B38CB">
      <w:pPr>
        <w:pStyle w:val="Norm"/>
        <w:ind w:firstLine="0"/>
        <w:pPrChange w:id="1314" w:author="David Quin" w:date="2018-12-06T13:44:00Z">
          <w:pPr>
            <w:spacing w:line="324" w:lineRule="auto"/>
            <w:ind w:right="72"/>
            <w:jc w:val="both"/>
          </w:pPr>
        </w:pPrChange>
      </w:pPr>
      <w:r w:rsidRPr="00B80A37">
        <w:t xml:space="preserve">gression, denoted </w:t>
      </w:r>
      <w:r w:rsidRPr="00B80A37">
        <w:rPr>
          <w:i/>
        </w:rPr>
        <w:t>TC</w:t>
      </w:r>
      <w:r w:rsidRPr="00B80A37">
        <w:rPr>
          <w:i/>
          <w:vertAlign w:val="subscript"/>
        </w:rPr>
        <w:t>i</w:t>
      </w:r>
      <w:r w:rsidRPr="00B80A37">
        <w:rPr>
          <w:i/>
        </w:rPr>
        <w:t>k</w:t>
      </w:r>
      <w:r w:rsidRPr="00B80A37">
        <w:rPr>
          <w:i/>
          <w:vertAlign w:val="subscript"/>
        </w:rPr>
        <w:t>t</w:t>
      </w:r>
      <w:r w:rsidRPr="00B80A37">
        <w:rPr>
          <w:i/>
        </w:rPr>
        <w:t xml:space="preserve">, </w:t>
      </w:r>
      <w:r w:rsidRPr="00B80A37">
        <w:t xml:space="preserve">to obtain the </w:t>
      </w:r>
      <w:del w:id="1315" w:author="David Quin" w:date="2018-12-06T13:45:00Z">
        <w:r w:rsidRPr="00B80A37" w:rsidDel="0034686B">
          <w:delText>unweighed</w:delText>
        </w:r>
      </w:del>
      <w:ins w:id="1316" w:author="David Quin" w:date="2018-12-06T13:45:00Z">
        <w:r w:rsidR="0034686B" w:rsidRPr="00B80A37">
          <w:t>unweighted</w:t>
        </w:r>
      </w:ins>
      <w:r w:rsidRPr="00B80A37">
        <w:t xml:space="preserve"> average in the product/origin country </w:t>
      </w:r>
      <w:r w:rsidRPr="00B80A37">
        <w:rPr>
          <w:spacing w:val="15"/>
        </w:rPr>
        <w:t xml:space="preserve">dimension </w:t>
      </w:r>
      <w:r w:rsidRPr="00B80A37">
        <w:rPr>
          <w:i/>
          <w:spacing w:val="15"/>
        </w:rPr>
        <w:t xml:space="preserve">i, k, </w:t>
      </w:r>
      <w:r w:rsidRPr="00B80A37">
        <w:rPr>
          <w:spacing w:val="15"/>
        </w:rPr>
        <w:t xml:space="preserve">that is </w:t>
      </w:r>
      <w:r w:rsidRPr="00B80A37">
        <w:rPr>
          <w:i/>
          <w:spacing w:val="15"/>
        </w:rPr>
        <w:t>TC</w:t>
      </w:r>
      <w:r w:rsidRPr="00B80A37">
        <w:rPr>
          <w:i/>
          <w:spacing w:val="15"/>
          <w:vertAlign w:val="subscript"/>
        </w:rPr>
        <w:t>t</w:t>
      </w:r>
      <w:r w:rsidRPr="00B80A37">
        <w:rPr>
          <w:i/>
          <w:spacing w:val="15"/>
        </w:rPr>
        <w:t xml:space="preserve">, </w:t>
      </w:r>
      <w:r w:rsidRPr="00B80A37">
        <w:rPr>
          <w:spacing w:val="15"/>
        </w:rPr>
        <w:t xml:space="preserve">to be compared to the unfitted ad-valorem rate </w:t>
      </w:r>
      <w:r w:rsidRPr="00B80A37">
        <w:rPr>
          <w:i/>
          <w:spacing w:val="15"/>
        </w:rPr>
        <w:t>TC</w:t>
      </w:r>
      <w:r w:rsidRPr="00B80A37">
        <w:rPr>
          <w:i/>
          <w:spacing w:val="15"/>
          <w:vertAlign w:val="subscript"/>
        </w:rPr>
        <w:t>t</w:t>
      </w:r>
      <w:r w:rsidRPr="00B80A37">
        <w:rPr>
          <w:spacing w:val="15"/>
        </w:rPr>
        <w:t xml:space="preserve"> (by </w:t>
      </w:r>
      <w:r w:rsidRPr="00B80A37">
        <w:rPr>
          <w:spacing w:val="12"/>
        </w:rPr>
        <w:t>transport mode).</w:t>
      </w:r>
    </w:p>
    <w:p w14:paraId="587D6A99" w14:textId="16E6ECF1" w:rsidR="003A20D6" w:rsidRPr="00B80A37" w:rsidRDefault="002B38CB">
      <w:pPr>
        <w:spacing w:before="108" w:line="324" w:lineRule="auto"/>
        <w:ind w:right="72" w:firstLine="360"/>
        <w:jc w:val="both"/>
        <w:rPr>
          <w:rFonts w:ascii="Times New Roman" w:hAnsi="Times New Roman"/>
          <w:color w:val="000000"/>
          <w:spacing w:val="9"/>
          <w:sz w:val="21"/>
        </w:rPr>
      </w:pPr>
      <w:r w:rsidRPr="00B80A37">
        <w:rPr>
          <w:rFonts w:ascii="Times New Roman" w:hAnsi="Times New Roman"/>
          <w:color w:val="000000"/>
          <w:spacing w:val="9"/>
          <w:sz w:val="21"/>
        </w:rPr>
        <w:t>What are the main differences with our estimation strategy? Five points may be un</w:t>
      </w:r>
      <w:r w:rsidRPr="00B80A37">
        <w:rPr>
          <w:rFonts w:ascii="Times New Roman" w:hAnsi="Times New Roman"/>
          <w:color w:val="000000"/>
          <w:spacing w:val="9"/>
          <w:sz w:val="21"/>
        </w:rPr>
        <w:softHyphen/>
      </w:r>
      <w:r w:rsidRPr="00B80A37">
        <w:rPr>
          <w:rFonts w:ascii="Times New Roman" w:hAnsi="Times New Roman"/>
          <w:color w:val="000000"/>
          <w:spacing w:val="8"/>
          <w:sz w:val="21"/>
        </w:rPr>
        <w:t>derlined. First, Hummels (2007) obtains the fitted ad-valorem rate in one step (considering the observed export-import price gap on the left-hand side of Equation (16)), while we use our two-step approach to extract the fitted transport cost (</w:t>
      </w:r>
      <w:del w:id="1317" w:author="David Quin" w:date="2018-12-06T13:45:00Z">
        <w:r w:rsidRPr="00B80A37" w:rsidDel="000E1235">
          <w:rPr>
            <w:rFonts w:ascii="Times New Roman" w:hAnsi="Times New Roman"/>
            <w:color w:val="000000"/>
            <w:spacing w:val="8"/>
            <w:sz w:val="21"/>
          </w:rPr>
          <w:delText>ie</w:delText>
        </w:r>
      </w:del>
      <w:ins w:id="1318" w:author="David Quin" w:date="2018-12-06T13:45:00Z">
        <w:r w:rsidR="000E1235" w:rsidRPr="00B80A37">
          <w:rPr>
            <w:rFonts w:ascii="Times New Roman" w:hAnsi="Times New Roman"/>
            <w:color w:val="000000"/>
            <w:spacing w:val="8"/>
            <w:sz w:val="21"/>
          </w:rPr>
          <w:t>i.e.</w:t>
        </w:r>
      </w:ins>
      <w:del w:id="1319" w:author="David Quin" w:date="2018-12-06T13:45:00Z">
        <w:r w:rsidRPr="00B80A37" w:rsidDel="000E1235">
          <w:rPr>
            <w:rFonts w:ascii="Times New Roman" w:hAnsi="Times New Roman"/>
            <w:color w:val="000000"/>
            <w:spacing w:val="8"/>
            <w:sz w:val="21"/>
          </w:rPr>
          <w:delText>,</w:delText>
        </w:r>
      </w:del>
      <w:r w:rsidRPr="00B80A37">
        <w:rPr>
          <w:rFonts w:ascii="Times New Roman" w:hAnsi="Times New Roman"/>
          <w:color w:val="000000"/>
          <w:spacing w:val="8"/>
          <w:sz w:val="21"/>
        </w:rPr>
        <w:t xml:space="preserve"> composition effect excluded) </w:t>
      </w:r>
      <w:r w:rsidRPr="00B80A37">
        <w:rPr>
          <w:rFonts w:ascii="Times New Roman" w:hAnsi="Times New Roman"/>
          <w:color w:val="000000"/>
          <w:spacing w:val="9"/>
          <w:sz w:val="21"/>
        </w:rPr>
        <w:t xml:space="preserve">from the (already estimated) unfitted rate. However, this is a slight difference, as in both </w:t>
      </w:r>
      <w:r w:rsidRPr="00B80A37">
        <w:rPr>
          <w:rFonts w:ascii="Times New Roman" w:hAnsi="Times New Roman"/>
          <w:color w:val="000000"/>
          <w:spacing w:val="10"/>
          <w:sz w:val="21"/>
        </w:rPr>
        <w:t xml:space="preserve">cases it ultimately </w:t>
      </w:r>
      <w:ins w:id="1320" w:author="David Quin" w:date="2018-12-06T13:45:00Z">
        <w:r w:rsidR="000E1235" w:rsidRPr="00B80A37">
          <w:rPr>
            <w:rFonts w:ascii="Times New Roman" w:hAnsi="Times New Roman"/>
            <w:color w:val="000000"/>
            <w:spacing w:val="10"/>
            <w:sz w:val="21"/>
          </w:rPr>
          <w:t xml:space="preserve">amounts to taking </w:t>
        </w:r>
      </w:ins>
      <w:del w:id="1321" w:author="David Quin" w:date="2018-12-06T13:45:00Z">
        <w:r w:rsidRPr="00B80A37" w:rsidDel="000E1235">
          <w:rPr>
            <w:rFonts w:ascii="Times New Roman" w:hAnsi="Times New Roman"/>
            <w:color w:val="000000"/>
            <w:spacing w:val="10"/>
            <w:sz w:val="21"/>
          </w:rPr>
          <w:delText xml:space="preserve">amounts taking </w:delText>
        </w:r>
      </w:del>
      <w:r w:rsidRPr="00B80A37">
        <w:rPr>
          <w:rFonts w:ascii="Times New Roman" w:hAnsi="Times New Roman"/>
          <w:color w:val="000000"/>
          <w:spacing w:val="10"/>
          <w:sz w:val="21"/>
        </w:rPr>
        <w:t xml:space="preserve">the predicted value of Equation (16) (which eliminates </w:t>
      </w:r>
      <w:r w:rsidRPr="00B80A37">
        <w:rPr>
          <w:rFonts w:ascii="Times New Roman" w:hAnsi="Times New Roman"/>
          <w:color w:val="000000"/>
          <w:spacing w:val="7"/>
          <w:sz w:val="21"/>
        </w:rPr>
        <w:t xml:space="preserve">the changes specific to the origin country/product/year triplet). Second, in contrast to us, </w:t>
      </w:r>
      <w:r w:rsidRPr="00B80A37">
        <w:rPr>
          <w:rFonts w:ascii="Times New Roman" w:hAnsi="Times New Roman"/>
          <w:color w:val="000000"/>
          <w:spacing w:val="9"/>
          <w:sz w:val="21"/>
        </w:rPr>
        <w:t xml:space="preserve">Hummels (2007) does not purge </w:t>
      </w:r>
      <w:commentRangeStart w:id="1322"/>
      <w:r w:rsidRPr="00B80A37">
        <w:rPr>
          <w:rFonts w:ascii="Times New Roman" w:hAnsi="Times New Roman"/>
          <w:color w:val="000000"/>
          <w:spacing w:val="9"/>
          <w:sz w:val="21"/>
        </w:rPr>
        <w:t xml:space="preserve">its </w:t>
      </w:r>
      <w:commentRangeEnd w:id="1322"/>
      <w:r w:rsidR="000E1235" w:rsidRPr="00B80A37">
        <w:rPr>
          <w:rStyle w:val="CommentReference"/>
        </w:rPr>
        <w:commentReference w:id="1322"/>
      </w:r>
      <w:r w:rsidRPr="00B80A37">
        <w:rPr>
          <w:rFonts w:ascii="Times New Roman" w:hAnsi="Times New Roman"/>
          <w:color w:val="000000"/>
          <w:spacing w:val="9"/>
          <w:sz w:val="21"/>
        </w:rPr>
        <w:t>measure of the fitted ad-valorem rate by the country-</w:t>
      </w:r>
      <w:r w:rsidRPr="00B80A37">
        <w:rPr>
          <w:rFonts w:ascii="Times New Roman" w:hAnsi="Times New Roman"/>
          <w:color w:val="000000"/>
          <w:spacing w:val="12"/>
          <w:sz w:val="21"/>
        </w:rPr>
        <w:t xml:space="preserve">sector fixed effects. This is not likely to make a substantial </w:t>
      </w:r>
      <w:ins w:id="1323" w:author="David Quin" w:date="2018-12-06T13:48:00Z">
        <w:r w:rsidR="000E1235" w:rsidRPr="00B80A37">
          <w:rPr>
            <w:rFonts w:ascii="Times New Roman" w:hAnsi="Times New Roman"/>
            <w:color w:val="000000"/>
            <w:spacing w:val="12"/>
            <w:sz w:val="21"/>
          </w:rPr>
          <w:t xml:space="preserve">difference, however, </w:t>
        </w:r>
      </w:ins>
      <w:del w:id="1324" w:author="David Quin" w:date="2018-12-06T13:48:00Z">
        <w:r w:rsidRPr="00B80A37" w:rsidDel="000E1235">
          <w:rPr>
            <w:rFonts w:ascii="Times New Roman" w:hAnsi="Times New Roman"/>
            <w:color w:val="000000"/>
            <w:spacing w:val="12"/>
            <w:sz w:val="21"/>
          </w:rPr>
          <w:delText xml:space="preserve">difference though, </w:delText>
        </w:r>
      </w:del>
      <w:r w:rsidRPr="00B80A37">
        <w:rPr>
          <w:rFonts w:ascii="Times New Roman" w:hAnsi="Times New Roman"/>
          <w:color w:val="000000"/>
          <w:spacing w:val="12"/>
          <w:sz w:val="21"/>
        </w:rPr>
        <w:t xml:space="preserve">as these </w:t>
      </w:r>
      <w:r w:rsidRPr="00B80A37">
        <w:rPr>
          <w:rFonts w:ascii="Times New Roman" w:hAnsi="Times New Roman"/>
          <w:color w:val="000000"/>
          <w:spacing w:val="9"/>
          <w:sz w:val="21"/>
        </w:rPr>
        <w:t xml:space="preserve">fixed effects are by nature constant over time. Accordingly, they only </w:t>
      </w:r>
      <w:commentRangeStart w:id="1325"/>
      <w:r w:rsidRPr="00B80A37">
        <w:rPr>
          <w:rFonts w:ascii="Times New Roman" w:hAnsi="Times New Roman"/>
          <w:color w:val="000000"/>
          <w:spacing w:val="9"/>
          <w:sz w:val="21"/>
        </w:rPr>
        <w:t xml:space="preserve">play as a scale effect </w:t>
      </w:r>
      <w:r w:rsidRPr="00B80A37">
        <w:rPr>
          <w:rFonts w:ascii="Times New Roman" w:hAnsi="Times New Roman"/>
          <w:color w:val="000000"/>
          <w:spacing w:val="10"/>
          <w:sz w:val="21"/>
        </w:rPr>
        <w:t>as the estimate is in log.</w:t>
      </w:r>
      <w:commentRangeEnd w:id="1325"/>
      <w:r w:rsidR="000E1235" w:rsidRPr="00B80A37">
        <w:rPr>
          <w:rStyle w:val="CommentReference"/>
        </w:rPr>
        <w:commentReference w:id="1325"/>
      </w:r>
    </w:p>
    <w:p w14:paraId="5E6F5316" w14:textId="2C07BD05" w:rsidR="003A20D6" w:rsidRPr="00B80A37" w:rsidRDefault="002B38CB">
      <w:pPr>
        <w:spacing w:line="324" w:lineRule="auto"/>
        <w:ind w:right="72" w:firstLine="360"/>
        <w:jc w:val="both"/>
        <w:rPr>
          <w:rFonts w:ascii="Times New Roman" w:hAnsi="Times New Roman"/>
          <w:color w:val="000000"/>
          <w:spacing w:val="15"/>
          <w:sz w:val="21"/>
        </w:rPr>
      </w:pPr>
      <w:r w:rsidRPr="00B80A37">
        <w:rPr>
          <w:rFonts w:ascii="Times New Roman" w:hAnsi="Times New Roman"/>
          <w:color w:val="000000"/>
          <w:spacing w:val="15"/>
          <w:sz w:val="21"/>
        </w:rPr>
        <w:t xml:space="preserve">A third difference is that we separate the country-product fixed effects </w:t>
      </w:r>
      <w:r w:rsidRPr="00B80A37">
        <w:rPr>
          <w:rFonts w:ascii="Times New Roman" w:hAnsi="Times New Roman"/>
          <w:color w:val="000000"/>
          <w:spacing w:val="15"/>
          <w:sz w:val="20"/>
        </w:rPr>
        <w:t>(E</w:t>
      </w:r>
      <w:r w:rsidRPr="00B80A37">
        <w:rPr>
          <w:rFonts w:ascii="Times New Roman" w:hAnsi="Times New Roman"/>
          <w:color w:val="000000"/>
          <w:spacing w:val="15"/>
          <w:sz w:val="20"/>
          <w:vertAlign w:val="subscript"/>
        </w:rPr>
        <w:t>jk</w:t>
      </w:r>
      <w:r w:rsidRPr="00B80A37">
        <w:rPr>
          <w:rFonts w:ascii="Times New Roman" w:hAnsi="Times New Roman"/>
          <w:color w:val="000000"/>
          <w:spacing w:val="15"/>
          <w:sz w:val="20"/>
        </w:rPr>
        <w:t xml:space="preserve"> aik.iik </w:t>
      </w:r>
      <w:r w:rsidRPr="00B80A37">
        <w:rPr>
          <w:rFonts w:ascii="Times New Roman" w:hAnsi="Times New Roman"/>
          <w:color w:val="000000"/>
          <w:spacing w:val="12"/>
          <w:sz w:val="21"/>
        </w:rPr>
        <w:t xml:space="preserve">in Equation (16)) </w:t>
      </w:r>
      <w:del w:id="1326" w:author="David Quin" w:date="2018-12-06T13:50:00Z">
        <w:r w:rsidRPr="00B80A37" w:rsidDel="000E1235">
          <w:rPr>
            <w:rFonts w:ascii="Times New Roman" w:hAnsi="Times New Roman"/>
            <w:color w:val="000000"/>
            <w:spacing w:val="12"/>
            <w:sz w:val="21"/>
          </w:rPr>
          <w:delText xml:space="preserve">in </w:delText>
        </w:r>
      </w:del>
      <w:ins w:id="1327" w:author="David Quin" w:date="2018-12-06T13:50:00Z">
        <w:r w:rsidR="000E1235" w:rsidRPr="00B80A37">
          <w:rPr>
            <w:rFonts w:ascii="Times New Roman" w:hAnsi="Times New Roman"/>
            <w:color w:val="000000"/>
            <w:spacing w:val="12"/>
            <w:sz w:val="21"/>
          </w:rPr>
          <w:t xml:space="preserve">into </w:t>
        </w:r>
      </w:ins>
      <w:r w:rsidRPr="00B80A37">
        <w:rPr>
          <w:rFonts w:ascii="Times New Roman" w:hAnsi="Times New Roman"/>
          <w:color w:val="000000"/>
          <w:spacing w:val="12"/>
          <w:sz w:val="21"/>
        </w:rPr>
        <w:t xml:space="preserve">two separate components (origin country and product dimensions). </w:t>
      </w:r>
      <w:r w:rsidRPr="00B80A37">
        <w:rPr>
          <w:rFonts w:ascii="Times New Roman" w:hAnsi="Times New Roman"/>
          <w:color w:val="000000"/>
          <w:spacing w:val="8"/>
          <w:sz w:val="21"/>
        </w:rPr>
        <w:t xml:space="preserve">As discussed in Section 4, this is constrained by the number of fixed effects to estimate. </w:t>
      </w:r>
      <w:r w:rsidRPr="00B80A37">
        <w:rPr>
          <w:rFonts w:ascii="Times New Roman" w:hAnsi="Times New Roman"/>
          <w:color w:val="000000"/>
          <w:spacing w:val="11"/>
          <w:sz w:val="21"/>
        </w:rPr>
        <w:t xml:space="preserve">However, we do not view this as the major cause of difference between our two methods, </w:t>
      </w:r>
      <w:ins w:id="1328" w:author="David Quin" w:date="2018-12-06T13:50:00Z">
        <w:r w:rsidR="000E1235" w:rsidRPr="00B80A37">
          <w:rPr>
            <w:rFonts w:ascii="Times New Roman" w:hAnsi="Times New Roman"/>
            <w:color w:val="000000"/>
            <w:spacing w:val="11"/>
            <w:sz w:val="21"/>
          </w:rPr>
          <w:t xml:space="preserve">as can </w:t>
        </w:r>
      </w:ins>
      <w:del w:id="1329" w:author="David Quin" w:date="2018-12-06T13:50:00Z">
        <w:r w:rsidRPr="00B80A37" w:rsidDel="000E1235">
          <w:rPr>
            <w:rFonts w:ascii="Times New Roman" w:hAnsi="Times New Roman"/>
            <w:color w:val="000000"/>
            <w:spacing w:val="11"/>
            <w:sz w:val="21"/>
          </w:rPr>
          <w:delText xml:space="preserve">as it can </w:delText>
        </w:r>
      </w:del>
      <w:r w:rsidRPr="00B80A37">
        <w:rPr>
          <w:rFonts w:ascii="Times New Roman" w:hAnsi="Times New Roman"/>
          <w:color w:val="000000"/>
          <w:spacing w:val="11"/>
          <w:sz w:val="21"/>
        </w:rPr>
        <w:t>be inferred from the robustness analysis on this point in Section 4.</w:t>
      </w:r>
    </w:p>
    <w:p w14:paraId="6FD35538" w14:textId="6D0358E0" w:rsidR="003A20D6" w:rsidRPr="00B80A37" w:rsidRDefault="002B38CB">
      <w:pPr>
        <w:spacing w:before="72" w:line="324" w:lineRule="auto"/>
        <w:ind w:right="72" w:firstLine="360"/>
        <w:jc w:val="both"/>
        <w:rPr>
          <w:rFonts w:ascii="Times New Roman" w:hAnsi="Times New Roman"/>
          <w:color w:val="000000"/>
          <w:spacing w:val="11"/>
          <w:sz w:val="21"/>
        </w:rPr>
      </w:pPr>
      <w:r w:rsidRPr="00B80A37">
        <w:rPr>
          <w:rFonts w:ascii="Times New Roman" w:hAnsi="Times New Roman"/>
          <w:color w:val="000000"/>
          <w:spacing w:val="11"/>
          <w:sz w:val="21"/>
        </w:rPr>
        <w:t xml:space="preserve">Fourth, we differ in the weighting scheme retained to obtain the yearly value of the </w:t>
      </w:r>
      <w:r w:rsidRPr="00B80A37">
        <w:rPr>
          <w:rFonts w:ascii="Times New Roman" w:hAnsi="Times New Roman"/>
          <w:color w:val="000000"/>
          <w:spacing w:val="12"/>
          <w:sz w:val="21"/>
        </w:rPr>
        <w:t xml:space="preserve">fitted transport cost (in the terms of Hummels' (2007) method, the switch from </w:t>
      </w:r>
      <w:r w:rsidRPr="00B80A37">
        <w:rPr>
          <w:rFonts w:ascii="Times New Roman" w:hAnsi="Times New Roman"/>
          <w:i/>
          <w:color w:val="000000"/>
          <w:spacing w:val="12"/>
          <w:sz w:val="21"/>
        </w:rPr>
        <w:t>TC</w:t>
      </w:r>
      <w:r w:rsidRPr="00B80A37">
        <w:rPr>
          <w:rFonts w:ascii="Times New Roman" w:hAnsi="Times New Roman"/>
          <w:i/>
          <w:color w:val="000000"/>
          <w:spacing w:val="12"/>
          <w:sz w:val="21"/>
          <w:vertAlign w:val="subscript"/>
        </w:rPr>
        <w:t>i</w:t>
      </w:r>
      <w:r w:rsidRPr="00B80A37">
        <w:rPr>
          <w:rFonts w:ascii="Times New Roman" w:hAnsi="Times New Roman"/>
          <w:i/>
          <w:color w:val="000000"/>
          <w:spacing w:val="12"/>
          <w:sz w:val="21"/>
        </w:rPr>
        <w:t>k</w:t>
      </w:r>
      <w:r w:rsidRPr="00B80A37">
        <w:rPr>
          <w:rFonts w:ascii="Times New Roman" w:hAnsi="Times New Roman"/>
          <w:i/>
          <w:color w:val="000000"/>
          <w:spacing w:val="12"/>
          <w:sz w:val="21"/>
          <w:vertAlign w:val="subscript"/>
        </w:rPr>
        <w:t>t</w:t>
      </w:r>
      <w:r w:rsidRPr="00B80A37">
        <w:rPr>
          <w:rFonts w:ascii="Times New Roman" w:hAnsi="Times New Roman"/>
          <w:color w:val="000000"/>
          <w:spacing w:val="12"/>
          <w:sz w:val="21"/>
        </w:rPr>
        <w:t xml:space="preserve"> to </w:t>
      </w:r>
      <w:r w:rsidRPr="00B80A37">
        <w:rPr>
          <w:rFonts w:ascii="Times New Roman" w:hAnsi="Times New Roman"/>
          <w:i/>
          <w:color w:val="000000"/>
          <w:spacing w:val="10"/>
          <w:sz w:val="21"/>
        </w:rPr>
        <w:t>TC</w:t>
      </w:r>
      <w:r w:rsidRPr="00B80A37">
        <w:rPr>
          <w:rFonts w:ascii="Times New Roman" w:hAnsi="Times New Roman"/>
          <w:i/>
          <w:color w:val="000000"/>
          <w:spacing w:val="10"/>
          <w:sz w:val="21"/>
          <w:vertAlign w:val="subscript"/>
        </w:rPr>
        <w:t>t</w:t>
      </w:r>
      <w:r w:rsidRPr="00B80A37">
        <w:rPr>
          <w:rFonts w:ascii="Times New Roman" w:hAnsi="Times New Roman"/>
          <w:i/>
          <w:color w:val="000000"/>
          <w:spacing w:val="10"/>
          <w:sz w:val="21"/>
        </w:rPr>
        <w:t xml:space="preserve">, </w:t>
      </w:r>
      <w:r w:rsidRPr="00B80A37">
        <w:rPr>
          <w:rFonts w:ascii="Times New Roman" w:hAnsi="Times New Roman"/>
          <w:color w:val="000000"/>
          <w:spacing w:val="10"/>
          <w:sz w:val="21"/>
        </w:rPr>
        <w:t xml:space="preserve">Equations (11) and (12) in our case). Hummels (2007) takes the </w:t>
      </w:r>
      <w:del w:id="1330" w:author="David Quin" w:date="2018-12-06T13:51:00Z">
        <w:r w:rsidRPr="00B80A37" w:rsidDel="000E1235">
          <w:rPr>
            <w:rFonts w:ascii="Times New Roman" w:hAnsi="Times New Roman"/>
            <w:color w:val="000000"/>
            <w:spacing w:val="10"/>
            <w:sz w:val="21"/>
          </w:rPr>
          <w:delText>unweighed</w:delText>
        </w:r>
      </w:del>
      <w:ins w:id="1331" w:author="David Quin" w:date="2018-12-06T13:51:00Z">
        <w:r w:rsidR="000E1235" w:rsidRPr="00B80A37">
          <w:rPr>
            <w:rFonts w:ascii="Times New Roman" w:hAnsi="Times New Roman"/>
            <w:color w:val="000000"/>
            <w:spacing w:val="10"/>
            <w:sz w:val="21"/>
          </w:rPr>
          <w:t>unweighted</w:t>
        </w:r>
      </w:ins>
      <w:r w:rsidRPr="00B80A37">
        <w:rPr>
          <w:rFonts w:ascii="Times New Roman" w:hAnsi="Times New Roman"/>
          <w:color w:val="000000"/>
          <w:spacing w:val="10"/>
          <w:sz w:val="21"/>
        </w:rPr>
        <w:t xml:space="preserve"> average </w:t>
      </w:r>
      <w:r w:rsidRPr="00B80A37">
        <w:rPr>
          <w:rFonts w:ascii="Times New Roman" w:hAnsi="Times New Roman"/>
          <w:color w:val="000000"/>
          <w:spacing w:val="9"/>
          <w:sz w:val="21"/>
        </w:rPr>
        <w:t xml:space="preserve">value over the </w:t>
      </w:r>
      <w:r w:rsidRPr="00B80A37">
        <w:rPr>
          <w:rFonts w:ascii="Times New Roman" w:hAnsi="Times New Roman"/>
          <w:i/>
          <w:color w:val="000000"/>
          <w:spacing w:val="9"/>
          <w:sz w:val="21"/>
        </w:rPr>
        <w:t xml:space="preserve">i, k </w:t>
      </w:r>
      <w:r w:rsidRPr="00B80A37">
        <w:rPr>
          <w:rFonts w:ascii="Times New Roman" w:hAnsi="Times New Roman"/>
          <w:color w:val="000000"/>
          <w:spacing w:val="9"/>
          <w:sz w:val="21"/>
        </w:rPr>
        <w:t xml:space="preserve">dimension, which implicitly attributes a weight equal to 1 to each flow. </w:t>
      </w:r>
      <w:r w:rsidRPr="00B80A37">
        <w:rPr>
          <w:rFonts w:ascii="Times New Roman" w:hAnsi="Times New Roman"/>
          <w:color w:val="000000"/>
          <w:spacing w:val="8"/>
          <w:sz w:val="21"/>
        </w:rPr>
        <w:t xml:space="preserve">We proceed differently, as we weight each flow by its relative value on total trade flows </w:t>
      </w:r>
      <w:r w:rsidRPr="00B80A37">
        <w:rPr>
          <w:rFonts w:ascii="Times New Roman" w:hAnsi="Times New Roman"/>
          <w:color w:val="000000"/>
          <w:spacing w:val="10"/>
          <w:sz w:val="21"/>
        </w:rPr>
        <w:t xml:space="preserve">observed in 1974. This choice is made for two reasons. First, this weighting scheme does </w:t>
      </w:r>
      <w:r w:rsidRPr="00B80A37">
        <w:rPr>
          <w:rFonts w:ascii="Times New Roman" w:hAnsi="Times New Roman"/>
          <w:color w:val="000000"/>
          <w:spacing w:val="9"/>
          <w:sz w:val="21"/>
        </w:rPr>
        <w:t xml:space="preserve">not overweight the small flows in value. Second, </w:t>
      </w:r>
      <w:del w:id="1332" w:author="David Quin" w:date="2018-12-06T13:51:00Z">
        <w:r w:rsidRPr="00B80A37" w:rsidDel="000E1235">
          <w:rPr>
            <w:rFonts w:ascii="Times New Roman" w:hAnsi="Times New Roman"/>
            <w:color w:val="000000"/>
            <w:spacing w:val="9"/>
            <w:sz w:val="21"/>
          </w:rPr>
          <w:delText xml:space="preserve">considering </w:delText>
        </w:r>
      </w:del>
      <w:r w:rsidRPr="00B80A37">
        <w:rPr>
          <w:rFonts w:ascii="Times New Roman" w:hAnsi="Times New Roman"/>
          <w:color w:val="000000"/>
          <w:spacing w:val="9"/>
          <w:sz w:val="21"/>
        </w:rPr>
        <w:t xml:space="preserve">the 1974 weighting scheme </w:t>
      </w:r>
      <w:r w:rsidRPr="00B80A37">
        <w:rPr>
          <w:rFonts w:ascii="Times New Roman" w:hAnsi="Times New Roman"/>
          <w:color w:val="000000"/>
          <w:spacing w:val="13"/>
          <w:sz w:val="21"/>
        </w:rPr>
        <w:t xml:space="preserve">makes sense as </w:t>
      </w:r>
      <w:ins w:id="1333" w:author="David Quin" w:date="2018-12-06T13:51:00Z">
        <w:r w:rsidR="000E1235" w:rsidRPr="00B80A37">
          <w:rPr>
            <w:rFonts w:ascii="Times New Roman" w:hAnsi="Times New Roman"/>
            <w:color w:val="000000"/>
            <w:spacing w:val="13"/>
            <w:sz w:val="21"/>
          </w:rPr>
          <w:t xml:space="preserve">the </w:t>
        </w:r>
      </w:ins>
      <w:r w:rsidRPr="00B80A37">
        <w:rPr>
          <w:rFonts w:ascii="Times New Roman" w:hAnsi="Times New Roman"/>
          <w:color w:val="000000"/>
          <w:spacing w:val="13"/>
          <w:sz w:val="21"/>
        </w:rPr>
        <w:t xml:space="preserve">starting point of our time trend analysis. However, we ensure that our </w:t>
      </w:r>
      <w:r w:rsidRPr="00B80A37">
        <w:rPr>
          <w:rFonts w:ascii="Times New Roman" w:hAnsi="Times New Roman"/>
          <w:color w:val="000000"/>
          <w:spacing w:val="7"/>
          <w:sz w:val="21"/>
        </w:rPr>
        <w:t xml:space="preserve">results are not sensitive to an alternative weighting scheme, by building the average fitted </w:t>
      </w:r>
      <w:r w:rsidRPr="00B80A37">
        <w:rPr>
          <w:rFonts w:ascii="Times New Roman" w:hAnsi="Times New Roman"/>
          <w:color w:val="000000"/>
          <w:spacing w:val="12"/>
          <w:sz w:val="21"/>
        </w:rPr>
        <w:t>transport costs rate as in Hummels (2007), as reported in Section 4.</w:t>
      </w:r>
    </w:p>
    <w:p w14:paraId="19794A92" w14:textId="1D75481E" w:rsidR="003A20D6" w:rsidRPr="00B80A37" w:rsidRDefault="002B38CB">
      <w:pPr>
        <w:spacing w:before="72" w:line="324" w:lineRule="auto"/>
        <w:ind w:right="72" w:firstLine="360"/>
        <w:jc w:val="both"/>
        <w:rPr>
          <w:rFonts w:ascii="Times New Roman" w:hAnsi="Times New Roman"/>
          <w:color w:val="000000"/>
          <w:spacing w:val="10"/>
          <w:sz w:val="21"/>
        </w:rPr>
      </w:pPr>
      <w:r w:rsidRPr="00B80A37">
        <w:rPr>
          <w:rFonts w:ascii="Times New Roman" w:hAnsi="Times New Roman"/>
          <w:color w:val="000000"/>
          <w:spacing w:val="10"/>
          <w:sz w:val="21"/>
        </w:rPr>
        <w:t xml:space="preserve">One last difference remains to be </w:t>
      </w:r>
      <w:ins w:id="1334" w:author="David Quin" w:date="2018-12-06T13:52:00Z">
        <w:r w:rsidR="000E1235" w:rsidRPr="00B80A37">
          <w:rPr>
            <w:rFonts w:ascii="Times New Roman" w:hAnsi="Times New Roman"/>
            <w:color w:val="000000"/>
            <w:spacing w:val="10"/>
            <w:sz w:val="21"/>
          </w:rPr>
          <w:t xml:space="preserve">commented on, </w:t>
        </w:r>
      </w:ins>
      <w:del w:id="1335" w:author="David Quin" w:date="2018-12-06T13:52:00Z">
        <w:r w:rsidRPr="00B80A37" w:rsidDel="000E1235">
          <w:rPr>
            <w:rFonts w:ascii="Times New Roman" w:hAnsi="Times New Roman"/>
            <w:color w:val="000000"/>
            <w:spacing w:val="10"/>
            <w:sz w:val="21"/>
          </w:rPr>
          <w:delText>commented, which relies on</w:delText>
        </w:r>
      </w:del>
      <w:ins w:id="1336" w:author="David Quin" w:date="2018-12-06T13:52:00Z">
        <w:r w:rsidR="000E1235" w:rsidRPr="00B80A37">
          <w:rPr>
            <w:rFonts w:ascii="Times New Roman" w:hAnsi="Times New Roman"/>
            <w:color w:val="000000"/>
            <w:spacing w:val="10"/>
            <w:sz w:val="21"/>
          </w:rPr>
          <w:t>concerning</w:t>
        </w:r>
      </w:ins>
      <w:r w:rsidRPr="00B80A37">
        <w:rPr>
          <w:rFonts w:ascii="Times New Roman" w:hAnsi="Times New Roman"/>
          <w:color w:val="000000"/>
          <w:spacing w:val="10"/>
          <w:sz w:val="21"/>
        </w:rPr>
        <w:t xml:space="preserve"> the way the additive </w:t>
      </w:r>
      <w:r w:rsidRPr="00B80A37">
        <w:rPr>
          <w:rFonts w:ascii="Times New Roman" w:hAnsi="Times New Roman"/>
          <w:color w:val="000000"/>
          <w:spacing w:val="13"/>
          <w:sz w:val="21"/>
        </w:rPr>
        <w:t xml:space="preserve">component of international transport costs is treated. As we show below, it turns out to </w:t>
      </w:r>
      <w:r w:rsidRPr="00B80A37">
        <w:rPr>
          <w:rFonts w:ascii="Times New Roman" w:hAnsi="Times New Roman"/>
          <w:color w:val="000000"/>
          <w:spacing w:val="8"/>
          <w:sz w:val="21"/>
        </w:rPr>
        <w:t xml:space="preserve">be key in accounting for the difference of results with Hummels (2007). Coming back to </w:t>
      </w:r>
      <w:r w:rsidRPr="00B80A37">
        <w:rPr>
          <w:rFonts w:ascii="Times New Roman" w:hAnsi="Times New Roman"/>
          <w:color w:val="000000"/>
          <w:spacing w:val="13"/>
          <w:sz w:val="21"/>
        </w:rPr>
        <w:t xml:space="preserve">Equation (16), it can be shown that it encompasses the two extreme cases of only ad-valorem costs </w:t>
      </w:r>
      <w:r w:rsidRPr="00B80A37">
        <w:rPr>
          <w:rFonts w:ascii="Times New Roman" w:hAnsi="Times New Roman"/>
          <w:i/>
          <w:color w:val="000000"/>
          <w:spacing w:val="13"/>
          <w:sz w:val="21"/>
        </w:rPr>
        <w:t xml:space="preserve">(,8 </w:t>
      </w:r>
      <w:r w:rsidRPr="00B80A37">
        <w:rPr>
          <w:rFonts w:ascii="Times New Roman" w:hAnsi="Times New Roman"/>
          <w:color w:val="000000"/>
          <w:spacing w:val="13"/>
          <w:sz w:val="21"/>
        </w:rPr>
        <w:t xml:space="preserve">= 0) and only additive costs </w:t>
      </w:r>
      <w:r w:rsidRPr="00B80A37">
        <w:rPr>
          <w:rFonts w:ascii="Times New Roman" w:hAnsi="Times New Roman"/>
          <w:i/>
          <w:color w:val="000000"/>
          <w:spacing w:val="13"/>
          <w:sz w:val="21"/>
        </w:rPr>
        <w:t xml:space="preserve">(f3 </w:t>
      </w:r>
      <w:r w:rsidRPr="00B80A37">
        <w:rPr>
          <w:rFonts w:ascii="Times New Roman" w:hAnsi="Times New Roman"/>
          <w:color w:val="000000"/>
          <w:spacing w:val="13"/>
          <w:sz w:val="21"/>
        </w:rPr>
        <w:t xml:space="preserve">= 1), as also pointed out in Hummels </w:t>
      </w:r>
      <w:r w:rsidRPr="00B80A37">
        <w:rPr>
          <w:rFonts w:ascii="Times New Roman" w:hAnsi="Times New Roman"/>
          <w:color w:val="000000"/>
          <w:spacing w:val="11"/>
          <w:sz w:val="21"/>
        </w:rPr>
        <w:t>and Skiba (</w:t>
      </w:r>
      <w:commentRangeStart w:id="1337"/>
      <w:r w:rsidRPr="00B80A37">
        <w:rPr>
          <w:rFonts w:ascii="Times New Roman" w:hAnsi="Times New Roman"/>
          <w:color w:val="000000"/>
          <w:spacing w:val="11"/>
          <w:sz w:val="21"/>
        </w:rPr>
        <w:t>2004</w:t>
      </w:r>
      <w:commentRangeEnd w:id="1337"/>
      <w:r w:rsidR="00DD3CD9" w:rsidRPr="00B80A37">
        <w:rPr>
          <w:rStyle w:val="CommentReference"/>
        </w:rPr>
        <w:commentReference w:id="1337"/>
      </w:r>
      <w:r w:rsidRPr="00B80A37">
        <w:rPr>
          <w:rFonts w:ascii="Times New Roman" w:hAnsi="Times New Roman"/>
          <w:color w:val="000000"/>
          <w:spacing w:val="11"/>
          <w:sz w:val="21"/>
        </w:rPr>
        <w:t xml:space="preserve">). </w:t>
      </w:r>
      <w:del w:id="1338" w:author="David Quin" w:date="2018-12-06T13:53:00Z">
        <w:r w:rsidRPr="00B80A37" w:rsidDel="00DD3CD9">
          <w:rPr>
            <w:rFonts w:ascii="Times New Roman" w:hAnsi="Times New Roman"/>
            <w:color w:val="000000"/>
            <w:spacing w:val="11"/>
            <w:sz w:val="21"/>
          </w:rPr>
          <w:delText>To see it clearly</w:delText>
        </w:r>
      </w:del>
      <w:ins w:id="1339" w:author="David Quin" w:date="2018-12-06T13:53:00Z">
        <w:r w:rsidR="00DD3CD9" w:rsidRPr="00B80A37">
          <w:rPr>
            <w:rFonts w:ascii="Times New Roman" w:hAnsi="Times New Roman"/>
            <w:color w:val="000000"/>
            <w:spacing w:val="11"/>
            <w:sz w:val="21"/>
          </w:rPr>
          <w:t>R</w:t>
        </w:r>
      </w:ins>
      <w:del w:id="1340" w:author="David Quin" w:date="2018-12-06T13:53:00Z">
        <w:r w:rsidRPr="00B80A37" w:rsidDel="00DD3CD9">
          <w:rPr>
            <w:rFonts w:ascii="Times New Roman" w:hAnsi="Times New Roman"/>
            <w:color w:val="000000"/>
            <w:spacing w:val="11"/>
            <w:sz w:val="21"/>
          </w:rPr>
          <w:delText xml:space="preserve">, </w:delText>
        </w:r>
      </w:del>
      <w:del w:id="1341" w:author="David Quin" w:date="2018-12-06T13:52:00Z">
        <w:r w:rsidRPr="00B80A37" w:rsidDel="00DD3CD9">
          <w:rPr>
            <w:rFonts w:ascii="Times New Roman" w:hAnsi="Times New Roman"/>
            <w:color w:val="000000"/>
            <w:spacing w:val="11"/>
            <w:sz w:val="21"/>
          </w:rPr>
          <w:delText xml:space="preserve">rewrite </w:delText>
        </w:r>
      </w:del>
      <w:ins w:id="1342" w:author="David Quin" w:date="2018-12-06T13:52:00Z">
        <w:r w:rsidR="00DD3CD9" w:rsidRPr="00B80A37">
          <w:rPr>
            <w:rFonts w:ascii="Times New Roman" w:hAnsi="Times New Roman"/>
            <w:color w:val="000000"/>
            <w:spacing w:val="11"/>
            <w:sz w:val="21"/>
          </w:rPr>
          <w:t xml:space="preserve">ewriting </w:t>
        </w:r>
      </w:ins>
      <w:r w:rsidRPr="00B80A37">
        <w:rPr>
          <w:rFonts w:ascii="Times New Roman" w:hAnsi="Times New Roman"/>
          <w:color w:val="000000"/>
          <w:spacing w:val="11"/>
          <w:sz w:val="21"/>
        </w:rPr>
        <w:t>Equation (16) in a simpler form as:</w:t>
      </w:r>
    </w:p>
    <w:p w14:paraId="5D2E7504" w14:textId="77777777" w:rsidR="003A20D6" w:rsidRPr="00B80A37" w:rsidRDefault="002B38CB">
      <w:pPr>
        <w:tabs>
          <w:tab w:val="right" w:pos="5184"/>
        </w:tabs>
        <w:spacing w:before="216" w:line="121" w:lineRule="exact"/>
        <w:ind w:left="4176"/>
        <w:rPr>
          <w:rFonts w:ascii="Times New Roman" w:hAnsi="Times New Roman"/>
          <w:b/>
          <w:i/>
          <w:color w:val="000000"/>
          <w:spacing w:val="2"/>
          <w:w w:val="115"/>
          <w:sz w:val="16"/>
          <w:u w:val="single"/>
        </w:rPr>
      </w:pPr>
      <w:r w:rsidRPr="00B80A37">
        <w:rPr>
          <w:rFonts w:ascii="Times New Roman" w:hAnsi="Times New Roman"/>
          <w:b/>
          <w:i/>
          <w:color w:val="000000"/>
          <w:spacing w:val="2"/>
          <w:w w:val="115"/>
          <w:sz w:val="16"/>
          <w:u w:val="single"/>
        </w:rPr>
        <w:t>Pikt</w:t>
      </w:r>
      <w:r w:rsidRPr="00B80A37">
        <w:rPr>
          <w:rFonts w:ascii="Times New Roman" w:hAnsi="Times New Roman"/>
          <w:b/>
          <w:color w:val="000000"/>
          <w:spacing w:val="-8"/>
          <w:w w:val="110"/>
          <w:sz w:val="12"/>
        </w:rPr>
        <w:tab/>
      </w:r>
      <w:r w:rsidRPr="00B80A37">
        <w:rPr>
          <w:rFonts w:ascii="Times New Roman" w:hAnsi="Times New Roman"/>
          <w:b/>
          <w:color w:val="000000"/>
          <w:w w:val="110"/>
          <w:sz w:val="12"/>
        </w:rPr>
        <w:t>A</w:t>
      </w:r>
    </w:p>
    <w:p w14:paraId="5A4BFA36" w14:textId="77777777" w:rsidR="003A20D6" w:rsidRPr="00B80A37" w:rsidRDefault="002B38CB">
      <w:pPr>
        <w:tabs>
          <w:tab w:val="left" w:leader="underscore" w:pos="4827"/>
          <w:tab w:val="right" w:pos="6426"/>
        </w:tabs>
        <w:spacing w:line="162" w:lineRule="exact"/>
        <w:ind w:left="2160"/>
        <w:rPr>
          <w:rFonts w:ascii="Times New Roman" w:hAnsi="Times New Roman"/>
          <w:color w:val="000000"/>
          <w:spacing w:val="30"/>
          <w:sz w:val="21"/>
        </w:rPr>
      </w:pPr>
      <w:r w:rsidRPr="00B80A37">
        <w:rPr>
          <w:rFonts w:ascii="Times New Roman" w:hAnsi="Times New Roman"/>
          <w:color w:val="000000"/>
          <w:spacing w:val="30"/>
          <w:sz w:val="21"/>
        </w:rPr>
        <w:t xml:space="preserve">In </w:t>
      </w:r>
      <w:r w:rsidRPr="00B80A37">
        <w:rPr>
          <w:rFonts w:ascii="Times New Roman" w:hAnsi="Times New Roman"/>
          <w:i/>
          <w:color w:val="000000"/>
          <w:spacing w:val="30"/>
          <w:sz w:val="21"/>
        </w:rPr>
        <w:t xml:space="preserve">TCikt </w:t>
      </w:r>
      <w:r w:rsidRPr="00B80A37">
        <w:rPr>
          <w:rFonts w:ascii="Times New Roman" w:hAnsi="Times New Roman"/>
          <w:color w:val="000000"/>
          <w:spacing w:val="30"/>
          <w:sz w:val="21"/>
        </w:rPr>
        <w:t xml:space="preserve">ln </w:t>
      </w:r>
      <w:r w:rsidRPr="00B80A37">
        <w:rPr>
          <w:rFonts w:ascii="Times New Roman" w:hAnsi="Times New Roman"/>
          <w:color w:val="000000"/>
          <w:spacing w:val="30"/>
          <w:sz w:val="21"/>
        </w:rPr>
        <w:tab/>
      </w:r>
      <w:r w:rsidRPr="00B80A37">
        <w:rPr>
          <w:rFonts w:ascii="Times New Roman" w:hAnsi="Times New Roman"/>
          <w:color w:val="000000"/>
          <w:sz w:val="21"/>
        </w:rPr>
        <w:t xml:space="preserve"> —</w:t>
      </w:r>
      <w:r w:rsidRPr="00B80A37">
        <w:rPr>
          <w:rFonts w:ascii="Times New Roman" w:hAnsi="Times New Roman"/>
          <w:color w:val="000000"/>
          <w:sz w:val="21"/>
        </w:rPr>
        <w:tab/>
      </w:r>
      <w:r w:rsidRPr="00B80A37">
        <w:rPr>
          <w:rFonts w:ascii="Times New Roman" w:hAnsi="Times New Roman"/>
          <w:i/>
          <w:color w:val="000000"/>
          <w:spacing w:val="39"/>
          <w:sz w:val="19"/>
        </w:rPr>
        <w:t>— inAkt</w:t>
      </w:r>
    </w:p>
    <w:p w14:paraId="2FCAC8B4" w14:textId="77777777" w:rsidR="003A20D6" w:rsidRPr="00B80A37" w:rsidRDefault="002B38CB">
      <w:pPr>
        <w:spacing w:line="182" w:lineRule="auto"/>
        <w:ind w:left="3888"/>
        <w:rPr>
          <w:rFonts w:ascii="Times New Roman" w:hAnsi="Times New Roman"/>
          <w:i/>
          <w:color w:val="000000"/>
          <w:sz w:val="19"/>
        </w:rPr>
      </w:pPr>
      <w:r w:rsidRPr="00B80A37">
        <w:rPr>
          <w:rFonts w:ascii="Times New Roman" w:hAnsi="Times New Roman"/>
          <w:i/>
          <w:color w:val="000000"/>
          <w:sz w:val="19"/>
        </w:rPr>
        <w:t>Pikt</w:t>
      </w:r>
    </w:p>
    <w:p w14:paraId="11826820" w14:textId="77777777" w:rsidR="003A20D6" w:rsidRPr="00B80A37" w:rsidRDefault="002B38CB">
      <w:pPr>
        <w:spacing w:before="108" w:line="268" w:lineRule="auto"/>
        <w:ind w:right="72"/>
        <w:rPr>
          <w:rFonts w:ascii="Times New Roman" w:hAnsi="Times New Roman"/>
          <w:color w:val="000000"/>
          <w:spacing w:val="13"/>
          <w:sz w:val="21"/>
        </w:rPr>
      </w:pPr>
      <w:r w:rsidRPr="00B80A37">
        <w:rPr>
          <w:rFonts w:ascii="Times New Roman" w:hAnsi="Times New Roman"/>
          <w:color w:val="000000"/>
          <w:spacing w:val="13"/>
          <w:sz w:val="21"/>
        </w:rPr>
        <w:t xml:space="preserve">with </w:t>
      </w:r>
      <w:r w:rsidRPr="00B80A37">
        <w:rPr>
          <w:rFonts w:ascii="Times New Roman" w:hAnsi="Times New Roman"/>
          <w:color w:val="000000"/>
          <w:spacing w:val="13"/>
          <w:sz w:val="35"/>
        </w:rPr>
        <w:t>A</w:t>
      </w:r>
      <w:r w:rsidRPr="00B80A37">
        <w:rPr>
          <w:rFonts w:ascii="Times New Roman" w:hAnsi="Times New Roman"/>
          <w:color w:val="000000"/>
          <w:spacing w:val="13"/>
          <w:sz w:val="35"/>
          <w:vertAlign w:val="subscript"/>
        </w:rPr>
        <w:t>ikt</w:t>
      </w:r>
      <w:r w:rsidRPr="00B80A37">
        <w:rPr>
          <w:rFonts w:ascii="Times New Roman" w:hAnsi="Times New Roman"/>
          <w:color w:val="000000"/>
          <w:spacing w:val="13"/>
          <w:sz w:val="35"/>
        </w:rPr>
        <w:t xml:space="preserve"> = </w:t>
      </w:r>
      <w:r w:rsidRPr="00B80A37">
        <w:rPr>
          <w:rFonts w:ascii="Times New Roman" w:hAnsi="Times New Roman"/>
          <w:color w:val="000000"/>
          <w:spacing w:val="13"/>
          <w:sz w:val="20"/>
        </w:rPr>
        <w:t>E</w:t>
      </w:r>
      <w:r w:rsidRPr="00B80A37">
        <w:rPr>
          <w:rFonts w:ascii="Times New Roman" w:hAnsi="Times New Roman"/>
          <w:color w:val="000000"/>
          <w:spacing w:val="13"/>
          <w:sz w:val="20"/>
          <w:vertAlign w:val="subscript"/>
        </w:rPr>
        <w:t>i,k</w:t>
      </w:r>
      <w:r w:rsidRPr="00B80A37">
        <w:rPr>
          <w:rFonts w:ascii="Times New Roman" w:hAnsi="Times New Roman"/>
          <w:color w:val="000000"/>
          <w:spacing w:val="13"/>
          <w:sz w:val="20"/>
        </w:rPr>
        <w:t xml:space="preserve"> aik.iik </w:t>
      </w:r>
      <w:r w:rsidRPr="00B80A37">
        <w:rPr>
          <w:rFonts w:ascii="Times New Roman" w:hAnsi="Times New Roman"/>
          <w:color w:val="000000"/>
          <w:spacing w:val="13"/>
          <w:sz w:val="21"/>
        </w:rPr>
        <w:t>E</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7</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.l</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 xml:space="preserve"> agglomerates the various fixed effects for reading </w:t>
      </w:r>
      <w:r w:rsidRPr="00B80A37">
        <w:rPr>
          <w:rFonts w:ascii="Times New Roman" w:hAnsi="Times New Roman"/>
          <w:color w:val="000000"/>
          <w:sz w:val="21"/>
        </w:rPr>
        <w:t>clarity.</w:t>
      </w:r>
    </w:p>
    <w:p w14:paraId="52E15915"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2A236315" w14:textId="623C04EB" w:rsidR="003A20D6" w:rsidRPr="00B80A37" w:rsidRDefault="002B38CB">
      <w:pPr>
        <w:ind w:left="360"/>
        <w:rPr>
          <w:rFonts w:ascii="Times New Roman" w:hAnsi="Times New Roman"/>
          <w:color w:val="000000"/>
          <w:spacing w:val="9"/>
          <w:sz w:val="21"/>
        </w:rPr>
      </w:pPr>
      <w:r w:rsidRPr="00B80A37">
        <w:rPr>
          <w:rFonts w:ascii="Times New Roman" w:hAnsi="Times New Roman"/>
          <w:color w:val="000000"/>
          <w:spacing w:val="9"/>
          <w:sz w:val="21"/>
        </w:rPr>
        <w:lastRenderedPageBreak/>
        <w:t>Under the first polar case with /9 = 1, it becomes:</w:t>
      </w:r>
    </w:p>
    <w:p w14:paraId="2A9CD80C" w14:textId="77777777" w:rsidR="003A20D6" w:rsidRPr="00B80A37" w:rsidRDefault="002B38CB">
      <w:pPr>
        <w:tabs>
          <w:tab w:val="left" w:leader="underscore" w:pos="3834"/>
        </w:tabs>
        <w:spacing w:before="144" w:line="480" w:lineRule="auto"/>
        <w:ind w:left="3312"/>
        <w:rPr>
          <w:rFonts w:ascii="Verdana" w:hAnsi="Verdana"/>
          <w:i/>
          <w:color w:val="000000"/>
          <w:spacing w:val="-16"/>
          <w:sz w:val="16"/>
          <w:u w:val="single"/>
        </w:rPr>
      </w:pPr>
      <w:r w:rsidRPr="00B80A37">
        <w:rPr>
          <w:rFonts w:ascii="Verdana" w:hAnsi="Verdana"/>
          <w:i/>
          <w:color w:val="000000"/>
          <w:spacing w:val="-16"/>
          <w:sz w:val="16"/>
          <w:u w:val="single"/>
        </w:rPr>
        <w:t>(Pikt</w:t>
      </w:r>
      <w:r w:rsidRPr="00B80A37">
        <w:rPr>
          <w:rFonts w:ascii="Verdana" w:hAnsi="Verdana"/>
          <w:i/>
          <w:color w:val="000000"/>
          <w:spacing w:val="-16"/>
          <w:sz w:val="16"/>
          <w:u w:val="single"/>
        </w:rPr>
        <w:tab/>
      </w:r>
      <w:r w:rsidRPr="00B80A37">
        <w:rPr>
          <w:rFonts w:ascii="Verdana" w:hAnsi="Verdana"/>
          <w:i/>
          <w:color w:val="000000"/>
          <w:spacing w:val="12"/>
          <w:sz w:val="16"/>
          <w:u w:val="single"/>
        </w:rPr>
        <w:t xml:space="preserve">— </w:t>
      </w:r>
      <w:r w:rsidRPr="00B80A37">
        <w:rPr>
          <w:rFonts w:ascii="Times New Roman" w:hAnsi="Times New Roman"/>
          <w:i/>
          <w:color w:val="000000"/>
          <w:spacing w:val="12"/>
          <w:sz w:val="16"/>
          <w:u w:val="single"/>
        </w:rPr>
        <w:t>Akt)</w:t>
      </w:r>
    </w:p>
    <w:p w14:paraId="5E191FC5" w14:textId="77777777" w:rsidR="003A20D6" w:rsidRPr="00B80A37" w:rsidRDefault="002B38CB">
      <w:pPr>
        <w:tabs>
          <w:tab w:val="left" w:pos="4701"/>
        </w:tabs>
        <w:ind w:left="3096"/>
        <w:rPr>
          <w:rFonts w:ascii="Times New Roman" w:hAnsi="Times New Roman"/>
          <w:color w:val="000000"/>
          <w:sz w:val="21"/>
        </w:rPr>
      </w:pPr>
      <w:r w:rsidRPr="00B80A37">
        <w:rPr>
          <w:rFonts w:ascii="Times New Roman" w:hAnsi="Times New Roman"/>
          <w:color w:val="000000"/>
          <w:sz w:val="21"/>
        </w:rPr>
        <w:t>ln</w:t>
      </w:r>
      <w:r w:rsidRPr="00B80A37">
        <w:rPr>
          <w:rFonts w:ascii="Times New Roman" w:hAnsi="Times New Roman"/>
          <w:color w:val="000000"/>
          <w:sz w:val="21"/>
        </w:rPr>
        <w:tab/>
      </w:r>
      <w:r w:rsidRPr="00B80A37">
        <w:rPr>
          <w:rFonts w:ascii="Times New Roman" w:hAnsi="Times New Roman"/>
          <w:color w:val="000000"/>
          <w:spacing w:val="6"/>
          <w:sz w:val="21"/>
        </w:rPr>
        <w:t xml:space="preserve">= </w:t>
      </w:r>
      <w:r w:rsidRPr="00B80A37">
        <w:rPr>
          <w:rFonts w:ascii="Times New Roman" w:hAnsi="Times New Roman"/>
          <w:i/>
          <w:color w:val="000000"/>
          <w:spacing w:val="6"/>
          <w:sz w:val="18"/>
        </w:rPr>
        <w:t xml:space="preserve">Aikt — </w:t>
      </w:r>
      <w:r w:rsidRPr="00B80A37">
        <w:rPr>
          <w:rFonts w:ascii="Times New Roman" w:hAnsi="Times New Roman"/>
          <w:color w:val="000000"/>
          <w:spacing w:val="6"/>
          <w:sz w:val="21"/>
        </w:rPr>
        <w:t>In A</w:t>
      </w:r>
      <w:r w:rsidRPr="00B80A37">
        <w:rPr>
          <w:rFonts w:ascii="Times New Roman" w:hAnsi="Times New Roman"/>
          <w:color w:val="000000"/>
          <w:spacing w:val="6"/>
          <w:sz w:val="21"/>
          <w:vertAlign w:val="subscript"/>
        </w:rPr>
        <w:t>id</w:t>
      </w:r>
    </w:p>
    <w:p w14:paraId="04E4B97D" w14:textId="77777777" w:rsidR="003A20D6" w:rsidRPr="00B80A37" w:rsidRDefault="002B38CB">
      <w:pPr>
        <w:spacing w:line="192" w:lineRule="auto"/>
        <w:ind w:left="3744"/>
        <w:rPr>
          <w:rFonts w:ascii="Times New Roman" w:hAnsi="Times New Roman"/>
          <w:i/>
          <w:color w:val="000000"/>
          <w:spacing w:val="3"/>
          <w:sz w:val="18"/>
        </w:rPr>
      </w:pPr>
      <w:r w:rsidRPr="00B80A37">
        <w:rPr>
          <w:rFonts w:ascii="Times New Roman" w:hAnsi="Times New Roman"/>
          <w:i/>
          <w:color w:val="000000"/>
          <w:spacing w:val="3"/>
          <w:sz w:val="18"/>
        </w:rPr>
        <w:t>Pikt</w:t>
      </w:r>
    </w:p>
    <w:p w14:paraId="55AC999F" w14:textId="77777777" w:rsidR="003A20D6" w:rsidRPr="00B80A37" w:rsidRDefault="002B38CB">
      <w:pPr>
        <w:tabs>
          <w:tab w:val="right" w:pos="5072"/>
        </w:tabs>
        <w:spacing w:line="314" w:lineRule="auto"/>
        <w:ind w:left="2448"/>
        <w:rPr>
          <w:rFonts w:ascii="Times New Roman" w:hAnsi="Times New Roman"/>
          <w:i/>
          <w:color w:val="000000"/>
          <w:spacing w:val="-46"/>
          <w:sz w:val="18"/>
        </w:rPr>
      </w:pPr>
      <w:r w:rsidRPr="00B80A37">
        <w:rPr>
          <w:rFonts w:ascii="Times New Roman" w:hAnsi="Times New Roman"/>
          <w:i/>
          <w:color w:val="000000"/>
          <w:spacing w:val="-46"/>
          <w:sz w:val="18"/>
        </w:rPr>
        <w:t>&lt;=&gt;</w:t>
      </w:r>
      <w:r w:rsidRPr="00B80A37">
        <w:rPr>
          <w:rFonts w:ascii="Times New Roman" w:hAnsi="Times New Roman"/>
          <w:i/>
          <w:color w:val="000000"/>
          <w:spacing w:val="-46"/>
          <w:sz w:val="18"/>
        </w:rPr>
        <w:tab/>
      </w:r>
      <w:r w:rsidRPr="00B80A37">
        <w:rPr>
          <w:rFonts w:ascii="Times New Roman" w:hAnsi="Times New Roman"/>
          <w:i/>
          <w:color w:val="000000"/>
          <w:spacing w:val="16"/>
          <w:sz w:val="18"/>
        </w:rPr>
        <w:t>ln(Pikt — Pikt) = Aikt</w:t>
      </w:r>
    </w:p>
    <w:p w14:paraId="598E3EDA" w14:textId="77777777" w:rsidR="003A20D6" w:rsidRPr="00B80A37" w:rsidRDefault="002B38CB">
      <w:pPr>
        <w:spacing w:before="504"/>
        <w:rPr>
          <w:rFonts w:ascii="Times New Roman" w:hAnsi="Times New Roman"/>
          <w:color w:val="000000"/>
          <w:spacing w:val="5"/>
          <w:sz w:val="21"/>
        </w:rPr>
      </w:pPr>
      <w:r w:rsidRPr="00B80A37">
        <w:rPr>
          <w:rFonts w:ascii="Times New Roman" w:hAnsi="Times New Roman"/>
          <w:color w:val="000000"/>
          <w:spacing w:val="5"/>
          <w:sz w:val="21"/>
        </w:rPr>
        <w:t>Equivalently, we can write:</w:t>
      </w:r>
    </w:p>
    <w:p w14:paraId="410E2615" w14:textId="77777777" w:rsidR="003A20D6" w:rsidRPr="00B80A37" w:rsidRDefault="002B38CB">
      <w:pPr>
        <w:tabs>
          <w:tab w:val="right" w:pos="5068"/>
        </w:tabs>
        <w:spacing w:before="432" w:line="408" w:lineRule="auto"/>
        <w:ind w:left="2952" w:right="2952" w:firstLine="576"/>
        <w:rPr>
          <w:rFonts w:ascii="Times New Roman" w:hAnsi="Times New Roman"/>
          <w:i/>
          <w:color w:val="000000"/>
          <w:spacing w:val="8"/>
          <w:sz w:val="18"/>
        </w:rPr>
      </w:pPr>
      <w:r w:rsidRPr="00B80A37">
        <w:rPr>
          <w:rFonts w:ascii="Times New Roman" w:hAnsi="Times New Roman"/>
          <w:i/>
          <w:color w:val="000000"/>
          <w:spacing w:val="8"/>
          <w:sz w:val="18"/>
        </w:rPr>
        <w:t xml:space="preserve">Pikt = Pikt + </w:t>
      </w:r>
      <w:r w:rsidRPr="00B80A37">
        <w:rPr>
          <w:rFonts w:ascii="Times New Roman" w:hAnsi="Times New Roman"/>
          <w:color w:val="000000"/>
          <w:spacing w:val="8"/>
          <w:sz w:val="21"/>
        </w:rPr>
        <w:t xml:space="preserve">exp(Aikt) </w:t>
      </w:r>
      <w:r w:rsidRPr="00B80A37">
        <w:rPr>
          <w:rFonts w:ascii="Times New Roman" w:hAnsi="Times New Roman"/>
          <w:i/>
          <w:color w:val="000000"/>
          <w:spacing w:val="-66"/>
          <w:sz w:val="18"/>
        </w:rPr>
        <w:t>&lt;=&gt;</w:t>
      </w:r>
      <w:r w:rsidRPr="00B80A37">
        <w:rPr>
          <w:rFonts w:ascii="Times New Roman" w:hAnsi="Times New Roman"/>
          <w:i/>
          <w:color w:val="000000"/>
          <w:spacing w:val="-66"/>
          <w:sz w:val="18"/>
        </w:rPr>
        <w:tab/>
      </w:r>
      <w:r w:rsidRPr="00B80A37">
        <w:rPr>
          <w:rFonts w:ascii="Times New Roman" w:hAnsi="Times New Roman"/>
          <w:i/>
          <w:color w:val="000000"/>
          <w:spacing w:val="14"/>
          <w:sz w:val="18"/>
        </w:rPr>
        <w:t>Pikt = Pikt + tikt</w:t>
      </w:r>
    </w:p>
    <w:p w14:paraId="56D7DB41" w14:textId="77777777" w:rsidR="003A20D6" w:rsidRPr="00B80A37" w:rsidRDefault="002B38CB">
      <w:pPr>
        <w:spacing w:before="252" w:line="360" w:lineRule="auto"/>
        <w:ind w:left="360" w:right="72" w:hanging="360"/>
        <w:rPr>
          <w:rFonts w:ascii="Times New Roman" w:hAnsi="Times New Roman"/>
          <w:color w:val="000000"/>
          <w:spacing w:val="9"/>
          <w:sz w:val="21"/>
        </w:rPr>
      </w:pPr>
      <w:r w:rsidRPr="00B80A37">
        <w:rPr>
          <w:rFonts w:ascii="Times New Roman" w:hAnsi="Times New Roman"/>
          <w:color w:val="000000"/>
          <w:spacing w:val="9"/>
          <w:sz w:val="21"/>
        </w:rPr>
        <w:t xml:space="preserve">with </w:t>
      </w:r>
      <w:r w:rsidRPr="00B80A37">
        <w:rPr>
          <w:rFonts w:ascii="Times New Roman" w:hAnsi="Times New Roman"/>
          <w:i/>
          <w:color w:val="000000"/>
          <w:spacing w:val="9"/>
          <w:sz w:val="18"/>
        </w:rPr>
        <w:t xml:space="preserve">tikt </w:t>
      </w:r>
      <w:r w:rsidRPr="00B80A37">
        <w:rPr>
          <w:rFonts w:ascii="Times New Roman" w:hAnsi="Times New Roman"/>
          <w:color w:val="000000"/>
          <w:spacing w:val="9"/>
          <w:sz w:val="21"/>
        </w:rPr>
        <w:t>appropriately defined. This exactly corresponds to the case of additive costs only. In the second polar case with /9 = 0, Equation (16) becomes:</w:t>
      </w:r>
    </w:p>
    <w:p w14:paraId="32032E79" w14:textId="77777777" w:rsidR="003A20D6" w:rsidRPr="00B80A37" w:rsidRDefault="002B38CB">
      <w:pPr>
        <w:spacing w:before="144" w:line="360" w:lineRule="auto"/>
        <w:ind w:left="3528"/>
        <w:rPr>
          <w:rFonts w:ascii="Times New Roman" w:hAnsi="Times New Roman"/>
          <w:color w:val="000000"/>
          <w:spacing w:val="17"/>
          <w:sz w:val="21"/>
        </w:rPr>
      </w:pPr>
      <w:r w:rsidRPr="00B80A37">
        <w:rPr>
          <w:rFonts w:ascii="Times New Roman" w:hAnsi="Times New Roman"/>
          <w:color w:val="000000"/>
          <w:spacing w:val="17"/>
          <w:sz w:val="21"/>
        </w:rPr>
        <w:t xml:space="preserve">ln </w:t>
      </w:r>
      <w:r w:rsidRPr="00B80A37">
        <w:rPr>
          <w:rFonts w:ascii="Times New Roman" w:hAnsi="Times New Roman"/>
          <w:color w:val="000000"/>
          <w:spacing w:val="17"/>
          <w:sz w:val="19"/>
          <w:u w:val="single"/>
        </w:rPr>
        <w:t xml:space="preserve">(Pikt — </w:t>
      </w:r>
      <w:r w:rsidRPr="00B80A37">
        <w:rPr>
          <w:rFonts w:ascii="Times New Roman" w:hAnsi="Times New Roman"/>
          <w:i/>
          <w:color w:val="000000"/>
          <w:spacing w:val="17"/>
          <w:sz w:val="16"/>
          <w:u w:val="single"/>
        </w:rPr>
        <w:t>Akt)</w:t>
      </w:r>
    </w:p>
    <w:p w14:paraId="3F1A93FA" w14:textId="77777777" w:rsidR="003A20D6" w:rsidRPr="00B80A37" w:rsidRDefault="002B38CB">
      <w:pPr>
        <w:ind w:left="5112"/>
        <w:rPr>
          <w:rFonts w:ascii="Times New Roman" w:hAnsi="Times New Roman"/>
          <w:i/>
          <w:color w:val="000000"/>
          <w:spacing w:val="19"/>
          <w:sz w:val="18"/>
        </w:rPr>
      </w:pPr>
      <w:r w:rsidRPr="00B80A37">
        <w:rPr>
          <w:rFonts w:ascii="Times New Roman" w:hAnsi="Times New Roman"/>
          <w:i/>
          <w:color w:val="000000"/>
          <w:spacing w:val="19"/>
          <w:sz w:val="18"/>
        </w:rPr>
        <w:t>= Aikt</w:t>
      </w:r>
    </w:p>
    <w:p w14:paraId="79ABA440" w14:textId="77777777" w:rsidR="003A20D6" w:rsidRPr="00B80A37" w:rsidRDefault="002B38CB">
      <w:pPr>
        <w:spacing w:line="273" w:lineRule="auto"/>
        <w:ind w:left="4176"/>
        <w:rPr>
          <w:rFonts w:ascii="Times New Roman" w:hAnsi="Times New Roman"/>
          <w:i/>
          <w:color w:val="000000"/>
          <w:spacing w:val="228"/>
          <w:sz w:val="18"/>
        </w:rPr>
      </w:pPr>
      <w:r w:rsidRPr="00B80A37">
        <w:rPr>
          <w:rFonts w:ascii="Times New Roman" w:hAnsi="Times New Roman"/>
          <w:i/>
          <w:color w:val="000000"/>
          <w:spacing w:val="228"/>
          <w:sz w:val="18"/>
        </w:rPr>
        <w:t xml:space="preserve">Pikt </w:t>
      </w:r>
    </w:p>
    <w:p w14:paraId="48C92190" w14:textId="77777777" w:rsidR="003A20D6" w:rsidRPr="00B80A37" w:rsidRDefault="002B38CB">
      <w:pPr>
        <w:tabs>
          <w:tab w:val="right" w:pos="4240"/>
        </w:tabs>
        <w:spacing w:line="290" w:lineRule="auto"/>
        <w:ind w:left="2880"/>
        <w:rPr>
          <w:rFonts w:ascii="Times New Roman" w:hAnsi="Times New Roman"/>
          <w:color w:val="000000"/>
          <w:spacing w:val="-44"/>
          <w:sz w:val="21"/>
        </w:rPr>
      </w:pPr>
      <w:r w:rsidRPr="00B80A37">
        <w:rPr>
          <w:rFonts w:ascii="Times New Roman" w:hAnsi="Times New Roman"/>
          <w:color w:val="000000"/>
          <w:spacing w:val="-44"/>
          <w:sz w:val="21"/>
        </w:rPr>
        <w:t>&lt;=&gt;</w:t>
      </w:r>
      <w:r w:rsidRPr="00B80A37">
        <w:rPr>
          <w:rFonts w:ascii="Times New Roman" w:hAnsi="Times New Roman"/>
          <w:color w:val="000000"/>
          <w:spacing w:val="-44"/>
          <w:sz w:val="21"/>
        </w:rPr>
        <w:tab/>
      </w:r>
      <w:r w:rsidRPr="00B80A37">
        <w:rPr>
          <w:rFonts w:ascii="Times New Roman" w:hAnsi="Times New Roman"/>
          <w:color w:val="000000"/>
          <w:spacing w:val="10"/>
          <w:sz w:val="21"/>
        </w:rPr>
        <w:t>ln (</w:t>
      </w:r>
      <w:r w:rsidRPr="00B80A37">
        <w:rPr>
          <w:rFonts w:ascii="Times New Roman" w:hAnsi="Times New Roman"/>
          <w:color w:val="000000"/>
          <w:spacing w:val="10"/>
          <w:sz w:val="21"/>
          <w:vertAlign w:val="superscript"/>
        </w:rPr>
        <w:t>Pikt</w:t>
      </w:r>
    </w:p>
    <w:p w14:paraId="671963F5" w14:textId="77777777" w:rsidR="003A20D6" w:rsidRPr="00B80A37" w:rsidRDefault="002B38CB">
      <w:pPr>
        <w:spacing w:line="187" w:lineRule="auto"/>
        <w:ind w:left="3888" w:right="3168" w:firstLine="648"/>
        <w:rPr>
          <w:rFonts w:ascii="Times New Roman" w:hAnsi="Times New Roman"/>
          <w:i/>
          <w:color w:val="000000"/>
          <w:spacing w:val="16"/>
          <w:sz w:val="18"/>
        </w:rPr>
      </w:pPr>
      <w:r w:rsidRPr="00B80A37">
        <w:rPr>
          <w:rFonts w:ascii="Times New Roman" w:hAnsi="Times New Roman"/>
          <w:i/>
          <w:color w:val="000000"/>
          <w:spacing w:val="16"/>
          <w:sz w:val="18"/>
        </w:rPr>
        <w:t xml:space="preserve">1) = A ikt </w:t>
      </w:r>
      <w:r w:rsidRPr="00B80A37">
        <w:rPr>
          <w:rFonts w:ascii="Times New Roman" w:hAnsi="Times New Roman"/>
          <w:i/>
          <w:color w:val="000000"/>
          <w:spacing w:val="311"/>
          <w:sz w:val="18"/>
        </w:rPr>
        <w:t>Pikt</w:t>
      </w:r>
    </w:p>
    <w:p w14:paraId="541C9541" w14:textId="77777777" w:rsidR="003A20D6" w:rsidRPr="00B80A37" w:rsidRDefault="005E1B5A">
      <w:pPr>
        <w:tabs>
          <w:tab w:val="right" w:pos="3862"/>
        </w:tabs>
        <w:spacing w:before="36" w:line="360" w:lineRule="auto"/>
        <w:ind w:left="2880"/>
        <w:rPr>
          <w:rFonts w:ascii="Times New Roman" w:hAnsi="Times New Roman"/>
          <w:i/>
          <w:color w:val="000000"/>
          <w:spacing w:val="-66"/>
          <w:sz w:val="18"/>
        </w:rPr>
      </w:pPr>
      <w:r w:rsidRPr="00B80A37">
        <w:rPr>
          <w:noProof/>
        </w:rPr>
        <mc:AlternateContent>
          <mc:Choice Requires="wps">
            <w:drawing>
              <wp:anchor distT="0" distB="0" distL="0" distR="0" simplePos="0" relativeHeight="251969024" behindDoc="1" locked="0" layoutInCell="1" allowOverlap="1" wp14:anchorId="46612736" wp14:editId="38A9195B">
                <wp:simplePos x="0" y="0"/>
                <wp:positionH relativeFrom="column">
                  <wp:posOffset>2520950</wp:posOffset>
                </wp:positionH>
                <wp:positionV relativeFrom="paragraph">
                  <wp:posOffset>23495</wp:posOffset>
                </wp:positionV>
                <wp:extent cx="2965450" cy="189230"/>
                <wp:effectExtent l="0" t="0" r="0" b="0"/>
                <wp:wrapSquare wrapText="bothSides"/>
                <wp:docPr id="663"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545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0CA39" w14:textId="77777777" w:rsidR="00DC28EF" w:rsidRDefault="00DC28EF">
                            <w:pPr>
                              <w:spacing w:before="72"/>
                              <w:rPr>
                                <w:rFonts w:ascii="Times New Roman" w:hAnsi="Times New Roman"/>
                                <w:color w:val="000000"/>
                                <w:spacing w:val="6"/>
                                <w:sz w:val="21"/>
                              </w:rPr>
                            </w:pPr>
                            <w:r>
                              <w:rPr>
                                <w:rFonts w:ascii="Times New Roman" w:hAnsi="Times New Roman"/>
                                <w:color w:val="000000"/>
                                <w:spacing w:val="6"/>
                                <w:sz w:val="21"/>
                              </w:rPr>
                              <w:t xml:space="preserve">= exp(Aikt) + </w:t>
                            </w:r>
                            <w:r>
                              <w:rPr>
                                <w:rFonts w:ascii="Times New Roman" w:hAnsi="Times New Roman"/>
                                <w:color w:val="000000"/>
                                <w:spacing w:val="6"/>
                                <w:sz w:val="21"/>
                                <w:vertAlign w:val="super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12736" id="Text Box 645" o:spid="_x0000_s1079" type="#_x0000_t202" style="position:absolute;left:0;text-align:left;margin-left:198.5pt;margin-top:1.85pt;width:233.5pt;height:14.9pt;z-index:-25134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HWipwIAAJ4FAAAOAAAAZHJzL2Uyb0RvYy54bWysVG1vmzAQ/j5p/8Hyd8pLgAIqqdoQpknd&#13;&#10;i9TuBzhggjWwme2EdNP++86mpEmrSdM2PqCz73y+557Hd3V96Du0p1IxwXPsX3gYUV6JmvFtjr88&#13;&#10;lE6CkdKE16QTnOb4kSp8vXz75mocMhqIVnQ1lQiScJWNQ45brYfMdVXV0p6oCzFQDs5GyJ5oWMqt&#13;&#10;W0syQva+cwPPi91RyHqQoqJKwW4xOfHS5m8aWulPTaOoRl2OoTZt/9L+N+bvLq9ItpVkaFn1VAb5&#13;&#10;iyp6wjhcekxVEE3QTrJXqXpWSaFEoy8q0buiaVhFLQZA43sv0Ny3ZKAWCzRHDcc2qf+Xtvq4/ywR&#13;&#10;q3McxwuMOOmBpAd60OhWHFAcRqZD46AyCLwfIFQfwAFMW7RquBPVVwUh7knMdECZ6M34QdSQkey0&#13;&#10;sCcOjexNnwA5gjRAyeORBnNrBZtBGkdhBK4KfH6SBgvLk0uy+fQglX5HRY+MkWMJNNvsZH+ntKmG&#13;&#10;ZHOIuYyLknWdpbrjZxsQOO3A3XDU+EwVlrkfqZeuk3USOmEQr53QKwrnplyFTlz6l1GxKFarwv9p&#13;&#10;7vXDrGV1Tbm5ZlaRH/4ZS096nvg/6kiJjtUmnSlJye1m1Um0J6Di0n6GFij+JMw9L8O6AcsLSH4Q&#13;&#10;erdB6pRxcumEZRg56aWXOJ6f3qaxF6ZhUZ5DumOc/jskNOY4jYJoUs1vsXn2e42NZD3TMCc61uc4&#13;&#10;OQaRrKWkXvPaUqsJ6yb7pBWm/OdWQMdmoq1gjUYnterD5mCfQbSYFb8R9SNIWApQGIgRhhwYrZDf&#13;&#10;MRphYORYfdsRSTHq3nN4kWa6zIacjc1sEF7B0RxrjCZzpacptBsk27aQeXpRXNzAU2mYVbF5U1MV&#13;&#10;AMEsYAhYME8Dy0yZ07WNeh6ry18AAAD//wMAUEsDBBQABgAIAAAAIQA0LOV34gAAAA0BAAAPAAAA&#13;&#10;ZHJzL2Rvd25yZXYueG1sTI9BT8MwDIXvSPyHyEjcWMrG1tE1ndCmiQPisAESx6wxbUXjVEnWZf8e&#13;&#10;c4KL5U9Pfn6vXCfbixF96BwpuJ9kIJBqZzpqFLy/7e6WIELUZHTvCBVcMMC6ur4qdWHcmfY4HmIj&#13;&#10;2IRCoRW0MQ6FlKFu0eowcQMSa1/OWx0ZfSON12c2t72cZtlCWt0Rf2j1gJsW6+/DySr42Ay7l/TZ&#13;&#10;6tdxbp6303x/8XVS6vYmbVc8nlYgIqb4dwG/HTg/VBzs6E5kgugVzB5zLhR5yUGwvlw8MB+ZZ3OQ&#13;&#10;VSn/t6h+AAAA//8DAFBLAQItABQABgAIAAAAIQC2gziS/gAAAOEBAAATAAAAAAAAAAAAAAAAAAAA&#13;&#10;AABbQ29udGVudF9UeXBlc10ueG1sUEsBAi0AFAAGAAgAAAAhADj9If/WAAAAlAEAAAsAAAAAAAAA&#13;&#10;AAAAAAAALwEAAF9yZWxzLy5yZWxzUEsBAi0AFAAGAAgAAAAhANU4daKnAgAAngUAAA4AAAAAAAAA&#13;&#10;AAAAAAAALgIAAGRycy9lMm9Eb2MueG1sUEsBAi0AFAAGAAgAAAAhADQs5XfiAAAADQEAAA8AAAAA&#13;&#10;AAAAAAAAAAAAAQUAAGRycy9kb3ducmV2LnhtbFBLBQYAAAAABAAEAPMAAAAQBgAAAAA=&#13;&#10;" filled="f" stroked="f">
                <v:path arrowok="t"/>
                <v:textbox inset="0,0,0,0">
                  <w:txbxContent>
                    <w:p w14:paraId="4670CA39" w14:textId="77777777" w:rsidR="00DC28EF" w:rsidRDefault="00DC28EF">
                      <w:pPr>
                        <w:spacing w:before="72"/>
                        <w:rPr>
                          <w:rFonts w:ascii="Times New Roman" w:hAnsi="Times New Roman"/>
                          <w:color w:val="000000"/>
                          <w:spacing w:val="6"/>
                          <w:sz w:val="21"/>
                        </w:rPr>
                      </w:pPr>
                      <w:r>
                        <w:rPr>
                          <w:rFonts w:ascii="Times New Roman" w:hAnsi="Times New Roman"/>
                          <w:color w:val="000000"/>
                          <w:spacing w:val="6"/>
                          <w:sz w:val="21"/>
                        </w:rPr>
                        <w:t xml:space="preserve">= exp(Aikt) + </w:t>
                      </w:r>
                      <w:r>
                        <w:rPr>
                          <w:rFonts w:ascii="Times New Roman" w:hAnsi="Times New Roman"/>
                          <w:color w:val="000000"/>
                          <w:spacing w:val="6"/>
                          <w:sz w:val="21"/>
                          <w:vertAlign w:val="superscript"/>
                        </w:rPr>
                        <w:t>1</w:t>
                      </w:r>
                    </w:p>
                  </w:txbxContent>
                </v:textbox>
                <w10:wrap type="square"/>
              </v:shape>
            </w:pict>
          </mc:Fallback>
        </mc:AlternateContent>
      </w:r>
      <w:r w:rsidRPr="00B80A37">
        <w:rPr>
          <w:noProof/>
        </w:rPr>
        <mc:AlternateContent>
          <mc:Choice Requires="wps">
            <w:drawing>
              <wp:anchor distT="0" distB="0" distL="0" distR="0" simplePos="0" relativeHeight="251972096" behindDoc="1" locked="0" layoutInCell="1" allowOverlap="1" wp14:anchorId="625EBDD8" wp14:editId="56C3BA34">
                <wp:simplePos x="0" y="0"/>
                <wp:positionH relativeFrom="column">
                  <wp:posOffset>2246630</wp:posOffset>
                </wp:positionH>
                <wp:positionV relativeFrom="paragraph">
                  <wp:posOffset>212725</wp:posOffset>
                </wp:positionV>
                <wp:extent cx="3239770" cy="219075"/>
                <wp:effectExtent l="0" t="0" r="0" b="0"/>
                <wp:wrapSquare wrapText="bothSides"/>
                <wp:docPr id="662"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97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4D888" w14:textId="77777777" w:rsidR="00DC28EF" w:rsidRDefault="00DC28EF">
                            <w:pPr>
                              <w:spacing w:after="144" w:line="182" w:lineRule="auto"/>
                              <w:rPr>
                                <w:rFonts w:ascii="Times New Roman" w:hAnsi="Times New Roman"/>
                                <w:i/>
                                <w:color w:val="000000"/>
                                <w:spacing w:val="3"/>
                                <w:sz w:val="18"/>
                              </w:rPr>
                            </w:pPr>
                            <w:r>
                              <w:rPr>
                                <w:rFonts w:ascii="Times New Roman" w:hAnsi="Times New Roman"/>
                                <w:i/>
                                <w:color w:val="000000"/>
                                <w:spacing w:val="3"/>
                                <w:sz w:val="18"/>
                              </w:rPr>
                              <w:t>Pikt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EBDD8" id="Text Box 644" o:spid="_x0000_s1080" type="#_x0000_t202" style="position:absolute;left:0;text-align:left;margin-left:176.9pt;margin-top:16.75pt;width:255.1pt;height:17.25pt;z-index:-25134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N2ypQIAAJ4FAAAOAAAAZHJzL2Uyb0RvYy54bWysVG1vmzAQ/j5p/8Hyd8pLCAmopGpCmCZ1&#13;&#10;L1K7H+CACdbAZrYT6Kb9951NSNNWk6ZtfLAO3/nunrvn7vpmaBt0pFIxwVPsX3kYUV6IkvF9ir88&#13;&#10;5M4SI6UJL0kjOE3xI1X4ZvX2zXXfJTQQtWhKKhE44SrpuxTXWneJ66qipi1RV6KjHJSVkC3R8Cv3&#13;&#10;bilJD97bxg08L3J7IctOioIqBbfZqMQr67+qaKE/VZWiGjUphty0PaU9d+Z0V9ck2UvS1aw4pUH+&#13;&#10;IouWMA5Bz64yogk6SPbKVcsKKZSo9FUhWldUFSuoxQBofO8FmvuadNRigeKo7lwm9f/cFh+PnyVi&#13;&#10;ZYqjKMCIkxaa9EAHjdZiQFEYmgr1nUrA8L4DUz2AAjpt0aruThRfFZi4FzbjA2Wsd/0HUYJHctDC&#13;&#10;vhgq2Zo6AXIEbqAlj+c2mKgFXM6CWbxYgKoAXeDH3mJusnBJMr3upNLvqGiREVIsoc3WOzneKT2a&#13;&#10;TiYmGBc5axq4J0nDn12Az/EGYsNTozNZ2M79iL14u9wuQycMoq0Telnm3Oab0IlyfzHPZtlmk/k/&#13;&#10;TVw/TGpWlpSbMBOL/PDPunTi89j/M4+UaFhp3JmUlNzvNo1ERwIszu13KsiFmfs8DVsvwPICkh+E&#13;&#10;3jqInTxaLpwwD+dOvPCWjufH6zjywjjM8ueQ7hin/w4J9SmO58F8ZM1vsXn2e42NJC3TsCca1qZ4&#13;&#10;eTYiSU1JueWlba0mrBnli1KY9J9KAe2eGm0Jazg6slUPu8GOwfzM+J0oH4HCUgDDgIyw5ECohfyO&#13;&#10;UQ8LI8Xq24FIilHznsNEmu0yCXISdpNAeAFPU6wxGsWNHrfQoZNsX4PncaK4uIVRqZhlsZmpMYvT&#13;&#10;gMESsGBOC8tsmct/a/W0Vle/AAAA//8DAFBLAwQUAAYACAAAACEAc/BHKuQAAAAOAQAADwAAAGRy&#13;&#10;cy9kb3ducmV2LnhtbEyPQU/DMAyF70j8h8hI3FjKSkvVNZ3QpokD4rABEsesMU1Fk1RJ1mX/HnOC&#13;&#10;i2XL9nvfa9bJjGxGHwZnBdwvMmBoO6cG2wt4f9vdVcBClFbJ0VkUcMEA6/b6qpG1cme7x/kQe0Yi&#13;&#10;NtRSgI5xqjkPnUYjw8JNaGn35byRkUbfc+XlmcTNyJdZVnIjB0sOWk640dh9H05GwMdm2r2kTy1f&#13;&#10;50I9b5eP+4vvkhC3N2m7ovK0AhYxxb8P+M1A/NAS2NGdrApsFJAXOfFHavICGB1U5QMlPAooqwx4&#13;&#10;2/D/MdofAAAA//8DAFBLAQItABQABgAIAAAAIQC2gziS/gAAAOEBAAATAAAAAAAAAAAAAAAAAAAA&#13;&#10;AABbQ29udGVudF9UeXBlc10ueG1sUEsBAi0AFAAGAAgAAAAhADj9If/WAAAAlAEAAAsAAAAAAAAA&#13;&#10;AAAAAAAALwEAAF9yZWxzLy5yZWxzUEsBAi0AFAAGAAgAAAAhAGR83bKlAgAAngUAAA4AAAAAAAAA&#13;&#10;AAAAAAAALgIAAGRycy9lMm9Eb2MueG1sUEsBAi0AFAAGAAgAAAAhAHPwRyrkAAAADgEAAA8AAAAA&#13;&#10;AAAAAAAAAAAA/wQAAGRycy9kb3ducmV2LnhtbFBLBQYAAAAABAAEAPMAAAAQBgAAAAA=&#13;&#10;" filled="f" stroked="f">
                <v:path arrowok="t"/>
                <v:textbox inset="0,0,0,0">
                  <w:txbxContent>
                    <w:p w14:paraId="65D4D888" w14:textId="77777777" w:rsidR="00DC28EF" w:rsidRDefault="00DC28EF">
                      <w:pPr>
                        <w:spacing w:after="144" w:line="182" w:lineRule="auto"/>
                        <w:rPr>
                          <w:rFonts w:ascii="Times New Roman" w:hAnsi="Times New Roman"/>
                          <w:i/>
                          <w:color w:val="000000"/>
                          <w:spacing w:val="3"/>
                          <w:sz w:val="18"/>
                        </w:rPr>
                      </w:pPr>
                      <w:r>
                        <w:rPr>
                          <w:rFonts w:ascii="Times New Roman" w:hAnsi="Times New Roman"/>
                          <w:i/>
                          <w:color w:val="000000"/>
                          <w:spacing w:val="3"/>
                          <w:sz w:val="18"/>
                        </w:rPr>
                        <w:t>Pikt</w:t>
                      </w:r>
                    </w:p>
                  </w:txbxContent>
                </v:textbox>
                <w10:wrap type="square"/>
              </v:shape>
            </w:pict>
          </mc:Fallback>
        </mc:AlternateContent>
      </w:r>
      <w:r w:rsidR="002B38CB" w:rsidRPr="00B80A37">
        <w:rPr>
          <w:rFonts w:ascii="Times New Roman" w:hAnsi="Times New Roman"/>
          <w:i/>
          <w:color w:val="000000"/>
          <w:spacing w:val="-66"/>
          <w:sz w:val="18"/>
        </w:rPr>
        <w:t>&lt;=&gt;</w:t>
      </w:r>
      <w:r w:rsidR="002B38CB" w:rsidRPr="00B80A37">
        <w:rPr>
          <w:rFonts w:ascii="Times New Roman" w:hAnsi="Times New Roman"/>
          <w:i/>
          <w:color w:val="000000"/>
          <w:spacing w:val="-66"/>
          <w:sz w:val="18"/>
        </w:rPr>
        <w:tab/>
      </w:r>
      <w:r w:rsidR="002B38CB" w:rsidRPr="00B80A37">
        <w:rPr>
          <w:rFonts w:ascii="Times New Roman" w:hAnsi="Times New Roman"/>
          <w:i/>
          <w:color w:val="000000"/>
          <w:sz w:val="16"/>
          <w:u w:val="single"/>
        </w:rPr>
        <w:t>Pikt</w:t>
      </w:r>
    </w:p>
    <w:p w14:paraId="6796C3FD" w14:textId="77777777" w:rsidR="003A20D6" w:rsidRPr="00B80A37" w:rsidRDefault="002B38CB">
      <w:pPr>
        <w:spacing w:before="36"/>
        <w:rPr>
          <w:rFonts w:ascii="Times New Roman" w:hAnsi="Times New Roman"/>
          <w:color w:val="000000"/>
          <w:spacing w:val="12"/>
          <w:sz w:val="21"/>
        </w:rPr>
      </w:pPr>
      <w:r w:rsidRPr="00B80A37">
        <w:rPr>
          <w:rFonts w:ascii="Times New Roman" w:hAnsi="Times New Roman"/>
          <w:color w:val="000000"/>
          <w:spacing w:val="12"/>
          <w:sz w:val="21"/>
        </w:rPr>
        <w:t>that is,</w:t>
      </w:r>
    </w:p>
    <w:p w14:paraId="1DE9B7E6" w14:textId="77777777" w:rsidR="003A20D6" w:rsidRPr="00B80A37" w:rsidRDefault="002B38CB">
      <w:pPr>
        <w:spacing w:before="468" w:line="216" w:lineRule="auto"/>
        <w:jc w:val="center"/>
        <w:rPr>
          <w:rFonts w:ascii="Times New Roman" w:hAnsi="Times New Roman"/>
          <w:i/>
          <w:color w:val="000000"/>
          <w:spacing w:val="12"/>
          <w:sz w:val="18"/>
        </w:rPr>
      </w:pPr>
      <w:r w:rsidRPr="00B80A37">
        <w:rPr>
          <w:rFonts w:ascii="Times New Roman" w:hAnsi="Times New Roman"/>
          <w:i/>
          <w:color w:val="000000"/>
          <w:spacing w:val="12"/>
          <w:sz w:val="18"/>
        </w:rPr>
        <w:t>Pikt = TiktPikt</w:t>
      </w:r>
    </w:p>
    <w:p w14:paraId="2A40B71E" w14:textId="77777777" w:rsidR="003A20D6" w:rsidRPr="00B80A37" w:rsidRDefault="002B38CB">
      <w:pPr>
        <w:pStyle w:val="Norm"/>
        <w:pPrChange w:id="1343" w:author="David Quin" w:date="2018-12-06T13:53:00Z">
          <w:pPr>
            <w:spacing w:before="252" w:line="321" w:lineRule="auto"/>
            <w:ind w:right="72"/>
          </w:pPr>
        </w:pPrChange>
      </w:pPr>
      <w:r w:rsidRPr="00B80A37">
        <w:t xml:space="preserve">with </w:t>
      </w:r>
      <w:r w:rsidRPr="00B80A37">
        <w:rPr>
          <w:i/>
          <w:sz w:val="18"/>
        </w:rPr>
        <w:t xml:space="preserve">Tikt </w:t>
      </w:r>
      <w:r w:rsidRPr="00B80A37">
        <w:t>appropriately defined. This exactly corresponds to the case of ad-valorem trans</w:t>
      </w:r>
      <w:del w:id="1344" w:author="David Quin" w:date="2018-12-06T13:53:00Z">
        <w:r w:rsidRPr="00B80A37" w:rsidDel="00DD3CD9">
          <w:softHyphen/>
        </w:r>
      </w:del>
      <w:r w:rsidRPr="00B80A37">
        <w:rPr>
          <w:spacing w:val="8"/>
        </w:rPr>
        <w:t>port costs only.</w:t>
      </w:r>
    </w:p>
    <w:p w14:paraId="0FBDB518" w14:textId="32219978" w:rsidR="003A20D6" w:rsidRPr="00B80A37" w:rsidRDefault="002B38CB">
      <w:pPr>
        <w:pStyle w:val="Norm"/>
        <w:rPr>
          <w:spacing w:val="8"/>
        </w:rPr>
        <w:pPrChange w:id="1345" w:author="David Quin" w:date="2018-12-06T13:54:00Z">
          <w:pPr>
            <w:spacing w:before="36" w:line="324" w:lineRule="auto"/>
            <w:ind w:right="72" w:firstLine="360"/>
            <w:jc w:val="both"/>
          </w:pPr>
        </w:pPrChange>
      </w:pPr>
      <w:r w:rsidRPr="00B80A37">
        <w:rPr>
          <w:spacing w:val="8"/>
        </w:rPr>
        <w:t xml:space="preserve">As noted by </w:t>
      </w:r>
      <w:r w:rsidRPr="00B80A37">
        <w:rPr>
          <w:rPrChange w:id="1346" w:author="David Quin" w:date="2018-12-06T13:54:00Z">
            <w:rPr>
              <w:spacing w:val="8"/>
            </w:rPr>
          </w:rPrChange>
        </w:rPr>
        <w:t>Hummels</w:t>
      </w:r>
      <w:r w:rsidRPr="00B80A37">
        <w:rPr>
          <w:spacing w:val="8"/>
        </w:rPr>
        <w:t xml:space="preserve"> and Skiba (2004), 0 &lt; ,5</w:t>
      </w:r>
      <w:r w:rsidRPr="00B80A37">
        <w:rPr>
          <w:spacing w:val="8"/>
          <w:vertAlign w:val="superscript"/>
        </w:rPr>
        <w:t>1</w:t>
      </w:r>
      <w:r w:rsidRPr="00B80A37">
        <w:rPr>
          <w:spacing w:val="8"/>
        </w:rPr>
        <w:t xml:space="preserve"> &lt; 1 represents the elasticity of freight </w:t>
      </w:r>
      <w:r w:rsidRPr="00B80A37">
        <w:t xml:space="preserve">costs to the export prices, increasing with the relative weight of the additive component in </w:t>
      </w:r>
      <w:r w:rsidRPr="00B80A37">
        <w:rPr>
          <w:spacing w:val="10"/>
        </w:rPr>
        <w:t>international transport costs. By estimating Equation (16) with a constant ,5</w:t>
      </w:r>
      <w:r w:rsidRPr="00B80A37">
        <w:rPr>
          <w:spacing w:val="10"/>
          <w:vertAlign w:val="superscript"/>
        </w:rPr>
        <w:t>1</w:t>
      </w:r>
      <w:r w:rsidRPr="00B80A37">
        <w:rPr>
          <w:spacing w:val="10"/>
        </w:rPr>
        <w:t xml:space="preserve">, Hummels </w:t>
      </w:r>
      <w:r w:rsidRPr="00B80A37">
        <w:rPr>
          <w:spacing w:val="7"/>
        </w:rPr>
        <w:t xml:space="preserve">(2007) assumes that the share of additive costs does not vary over time, country partner or </w:t>
      </w:r>
      <w:r w:rsidRPr="00B80A37">
        <w:rPr>
          <w:spacing w:val="12"/>
        </w:rPr>
        <w:t xml:space="preserve">product. This is an important difference with our method, as we measure transport costs </w:t>
      </w:r>
      <w:r w:rsidRPr="00B80A37">
        <w:rPr>
          <w:spacing w:val="8"/>
        </w:rPr>
        <w:t>by explicitly allowing for an additive component that varies in the three dimensions (</w:t>
      </w:r>
      <w:del w:id="1347" w:author="David Quin" w:date="2018-12-06T13:54:00Z">
        <w:r w:rsidRPr="00B80A37" w:rsidDel="00A137A4">
          <w:rPr>
            <w:spacing w:val="8"/>
          </w:rPr>
          <w:delText>ie</w:delText>
        </w:r>
      </w:del>
      <w:ins w:id="1348" w:author="David Quin" w:date="2018-12-06T13:54:00Z">
        <w:r w:rsidR="00A137A4" w:rsidRPr="00B80A37">
          <w:rPr>
            <w:spacing w:val="8"/>
          </w:rPr>
          <w:t>i.e.</w:t>
        </w:r>
      </w:ins>
      <w:del w:id="1349" w:author="David Quin" w:date="2018-12-06T13:54:00Z">
        <w:r w:rsidRPr="00B80A37" w:rsidDel="00A137A4">
          <w:rPr>
            <w:spacing w:val="8"/>
          </w:rPr>
          <w:delText>,</w:delText>
        </w:r>
      </w:del>
      <w:r w:rsidRPr="00B80A37">
        <w:rPr>
          <w:spacing w:val="8"/>
        </w:rPr>
        <w:t xml:space="preserve"> </w:t>
      </w:r>
      <w:del w:id="1350" w:author="David Quin" w:date="2018-12-06T13:55:00Z">
        <w:r w:rsidRPr="00B80A37" w:rsidDel="00A137A4">
          <w:rPr>
            <w:spacing w:val="8"/>
          </w:rPr>
          <w:delText xml:space="preserve">somehow </w:delText>
        </w:r>
      </w:del>
      <w:r w:rsidRPr="00B80A37">
        <w:rPr>
          <w:spacing w:val="8"/>
        </w:rPr>
        <w:t>allowing for a varying ,5</w:t>
      </w:r>
      <w:r w:rsidRPr="00B80A37">
        <w:rPr>
          <w:spacing w:val="8"/>
          <w:vertAlign w:val="superscript"/>
        </w:rPr>
        <w:t>1</w:t>
      </w:r>
      <w:r w:rsidRPr="00B80A37">
        <w:rPr>
          <w:spacing w:val="8"/>
        </w:rPr>
        <w:t xml:space="preserve"> across time, country partner and product). To establish </w:t>
      </w:r>
      <w:r w:rsidRPr="00B80A37">
        <w:rPr>
          <w:spacing w:val="10"/>
        </w:rPr>
        <w:t>this point clearly, we replicate the method adopted by Hummels (2007)</w:t>
      </w:r>
      <w:ins w:id="1351" w:author="David Quin" w:date="2018-12-06T13:55:00Z">
        <w:r w:rsidR="00A137A4" w:rsidRPr="00B80A37">
          <w:rPr>
            <w:spacing w:val="10"/>
          </w:rPr>
          <w:t>,</w:t>
        </w:r>
      </w:ins>
      <w:r w:rsidRPr="00B80A37">
        <w:rPr>
          <w:spacing w:val="10"/>
        </w:rPr>
        <w:t xml:space="preserve"> </w:t>
      </w:r>
      <w:del w:id="1352" w:author="David Quin" w:date="2018-12-06T13:55:00Z">
        <w:r w:rsidRPr="00B80A37" w:rsidDel="00A137A4">
          <w:rPr>
            <w:spacing w:val="10"/>
          </w:rPr>
          <w:delText xml:space="preserve">exposed </w:delText>
        </w:r>
      </w:del>
      <w:ins w:id="1353" w:author="David Quin" w:date="2018-12-06T13:55:00Z">
        <w:r w:rsidR="00A137A4" w:rsidRPr="00B80A37">
          <w:rPr>
            <w:spacing w:val="10"/>
          </w:rPr>
          <w:t xml:space="preserve">outlined </w:t>
        </w:r>
      </w:ins>
      <w:r w:rsidRPr="00B80A37">
        <w:rPr>
          <w:spacing w:val="10"/>
        </w:rPr>
        <w:t>above</w:t>
      </w:r>
      <w:ins w:id="1354" w:author="David Quin" w:date="2018-12-06T13:55:00Z">
        <w:r w:rsidR="00A137A4" w:rsidRPr="00B80A37">
          <w:rPr>
            <w:spacing w:val="10"/>
          </w:rPr>
          <w:t>,</w:t>
        </w:r>
      </w:ins>
      <w:r w:rsidRPr="00B80A37">
        <w:rPr>
          <w:spacing w:val="10"/>
        </w:rPr>
        <w:t xml:space="preserve"> on </w:t>
      </w:r>
      <w:r w:rsidRPr="00B80A37">
        <w:rPr>
          <w:spacing w:val="12"/>
        </w:rPr>
        <w:t>our database (which is the same as his until 2004). The results are reported in Figure 5.</w:t>
      </w:r>
    </w:p>
    <w:sectPr w:rsidR="003A20D6" w:rsidRPr="00B80A37" w:rsidSect="00AA166F">
      <w:pgSz w:w="11918" w:h="16854"/>
      <w:pgMar w:top="1718" w:right="1571" w:bottom="958" w:left="164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5" w:author="David Quin" w:date="2018-12-05T16:23:00Z" w:initials="DQ">
    <w:p w14:paraId="5BB0910D" w14:textId="6FBEA6EB" w:rsidR="00DC28EF" w:rsidRDefault="00DC28EF">
      <w:pPr>
        <w:pStyle w:val="CommentText"/>
      </w:pPr>
      <w:r>
        <w:rPr>
          <w:rStyle w:val="CommentReference"/>
        </w:rPr>
        <w:annotationRef/>
      </w:r>
      <w:r>
        <w:t>measures ?</w:t>
      </w:r>
    </w:p>
  </w:comment>
  <w:comment w:id="1181" w:author="David Quin" w:date="2018-12-06T13:22:00Z" w:initials="DQ">
    <w:p w14:paraId="0D4BC697" w14:textId="0FA11481" w:rsidR="00DC28EF" w:rsidRDefault="00DC28EF">
      <w:pPr>
        <w:pStyle w:val="CommentText"/>
      </w:pPr>
      <w:r>
        <w:rPr>
          <w:rStyle w:val="CommentReference"/>
        </w:rPr>
        <w:annotationRef/>
      </w:r>
      <w:r>
        <w:t>3-digit ?</w:t>
      </w:r>
    </w:p>
  </w:comment>
  <w:comment w:id="1254" w:author="David Quin" w:date="2018-12-06T13:36:00Z" w:initials="DQ">
    <w:p w14:paraId="1F748A91" w14:textId="0244DA74" w:rsidR="00DC28EF" w:rsidRDefault="00DC28EF">
      <w:pPr>
        <w:pStyle w:val="CommentText"/>
      </w:pPr>
      <w:r>
        <w:rPr>
          <w:rStyle w:val="CommentReference"/>
        </w:rPr>
        <w:annotationRef/>
      </w:r>
      <w:r>
        <w:t>as ?</w:t>
      </w:r>
    </w:p>
  </w:comment>
  <w:comment w:id="1322" w:author="David Quin" w:date="2018-12-06T13:48:00Z" w:initials="DQ">
    <w:p w14:paraId="54BB47F4" w14:textId="304FB42D" w:rsidR="00DC28EF" w:rsidRDefault="00DC28EF">
      <w:pPr>
        <w:pStyle w:val="CommentText"/>
      </w:pPr>
      <w:r>
        <w:rPr>
          <w:rStyle w:val="CommentReference"/>
        </w:rPr>
        <w:annotationRef/>
      </w:r>
      <w:r>
        <w:t>his ?</w:t>
      </w:r>
    </w:p>
  </w:comment>
  <w:comment w:id="1325" w:author="David Quin" w:date="2018-12-06T13:48:00Z" w:initials="DQ">
    <w:p w14:paraId="5DC0FD74" w14:textId="430E60E1" w:rsidR="00DC28EF" w:rsidRDefault="00DC28EF">
      <w:pPr>
        <w:pStyle w:val="CommentText"/>
      </w:pPr>
      <w:r>
        <w:rPr>
          <w:rStyle w:val="CommentReference"/>
        </w:rPr>
        <w:annotationRef/>
      </w:r>
      <w:r>
        <w:t xml:space="preserve">Phrasing doesn’t seem right. </w:t>
      </w:r>
    </w:p>
    <w:p w14:paraId="6D2CCC8C" w14:textId="77777777" w:rsidR="00DC28EF" w:rsidRDefault="00DC28EF">
      <w:pPr>
        <w:pStyle w:val="CommentText"/>
      </w:pPr>
    </w:p>
    <w:p w14:paraId="0D5E0874" w14:textId="542366D5" w:rsidR="00DC28EF" w:rsidRDefault="00DC28EF">
      <w:pPr>
        <w:pStyle w:val="CommentText"/>
      </w:pPr>
      <w:r>
        <w:t xml:space="preserve">amount to </w:t>
      </w:r>
      <w:r w:rsidRPr="000E1235">
        <w:t xml:space="preserve">a scale effect </w:t>
      </w:r>
      <w:r>
        <w:t>…?</w:t>
      </w:r>
    </w:p>
    <w:p w14:paraId="1E5AE196" w14:textId="77777777" w:rsidR="00DC28EF" w:rsidRDefault="00DC28EF">
      <w:pPr>
        <w:pStyle w:val="CommentText"/>
      </w:pPr>
    </w:p>
    <w:p w14:paraId="45EB79E1" w14:textId="473F6CDA" w:rsidR="00DC28EF" w:rsidRDefault="00DC28EF">
      <w:pPr>
        <w:pStyle w:val="CommentText"/>
      </w:pPr>
      <w:r w:rsidRPr="000E1235">
        <w:t>as the estimate is in log</w:t>
      </w:r>
      <w:r>
        <w:t xml:space="preserve"> =??</w:t>
      </w:r>
    </w:p>
  </w:comment>
  <w:comment w:id="1337" w:author="David Quin" w:date="2018-12-06T13:53:00Z" w:initials="DQ">
    <w:p w14:paraId="2D24030D" w14:textId="088D8B67" w:rsidR="00DC28EF" w:rsidRDefault="00DC28EF">
      <w:pPr>
        <w:pStyle w:val="CommentText"/>
      </w:pPr>
      <w:r>
        <w:rPr>
          <w:rStyle w:val="CommentReference"/>
        </w:rPr>
        <w:annotationRef/>
      </w:r>
      <w:r>
        <w:t>Deleted ‘to see it clearly’ as you have ‘for reading clarity’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B0910D" w15:done="0"/>
  <w15:commentEx w15:paraId="0D4BC697" w15:done="0"/>
  <w15:commentEx w15:paraId="1F748A91" w15:done="0"/>
  <w15:commentEx w15:paraId="54BB47F4" w15:done="0"/>
  <w15:commentEx w15:paraId="45EB79E1" w15:done="0"/>
  <w15:commentEx w15:paraId="2D240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B0910D" w16cid:durableId="1FB27A14"/>
  <w16cid:commentId w16cid:paraId="0D4BC697" w16cid:durableId="1FB3A124"/>
  <w16cid:commentId w16cid:paraId="1F748A91" w16cid:durableId="1FB3A476"/>
  <w16cid:commentId w16cid:paraId="54BB47F4" w16cid:durableId="1FB3A71C"/>
  <w16cid:commentId w16cid:paraId="45EB79E1" w16cid:durableId="1FB3A742"/>
  <w16cid:commentId w16cid:paraId="2D24030D" w16cid:durableId="1FB3A8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F25CA" w14:textId="77777777" w:rsidR="00463F80" w:rsidRDefault="00463F80" w:rsidP="00992E6F">
      <w:r>
        <w:separator/>
      </w:r>
    </w:p>
  </w:endnote>
  <w:endnote w:type="continuationSeparator" w:id="0">
    <w:p w14:paraId="6FCDDAE1" w14:textId="77777777" w:rsidR="00463F80" w:rsidRDefault="00463F80" w:rsidP="00992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roman"/>
    <w:panose1 w:val="02020603050405020304"/>
  </w:font>
  <w:font w:name="Arial">
    <w:charset w:val="00"/>
    <w:pitch w:val="variable"/>
    <w:family w:val="swiss"/>
    <w:panose1 w:val="02020603050405020304"/>
  </w:font>
  <w:font w:name="Verdana">
    <w:charset w:val="00"/>
    <w:pitch w:val="variable"/>
    <w:family w:val="swiss"/>
    <w:panose1 w:val="02020603050405020304"/>
  </w:font>
  <w:font w:name="Courier New">
    <w:charset w:val="00"/>
    <w:pitch w:val="fixed"/>
    <w:family w:val="auto"/>
    <w:panose1 w:val="02020603050405020304"/>
  </w:font>
  <w:font w:name="Tahoma">
    <w:charset w:val="00"/>
    <w:pitch w:val="variable"/>
    <w:family w:val="swiss"/>
    <w:panose1 w:val="02020603050405020304"/>
  </w:font>
  <w:font w:name="Symbol">
    <w:pitch w:val="default"/>
    <w:family w:val="auto"/>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241067"/>
      <w:docPartObj>
        <w:docPartGallery w:val="Page Numbers (Bottom of Page)"/>
        <w:docPartUnique/>
      </w:docPartObj>
    </w:sdtPr>
    <w:sdtContent>
      <w:p w14:paraId="249C84C9" w14:textId="2195B53F" w:rsidR="00DC28EF" w:rsidRDefault="00DC28EF">
        <w:pPr>
          <w:pStyle w:val="Footer"/>
          <w:framePr w:wrap="none" w:vAnchor="text" w:hAnchor="margin" w:xAlign="center" w:y="1"/>
          <w:rPr>
            <w:rStyle w:val="PageNumber"/>
          </w:rPr>
          <w:pPrChange w:id="73" w:author="David Quin" w:date="2018-12-03T19:12:00Z">
            <w:pPr>
              <w:pStyle w:val="Footer"/>
            </w:pPr>
          </w:pPrChange>
        </w:pPr>
        <w:ins w:id="74" w:author="David Quin" w:date="2018-12-03T19:12:00Z">
          <w:r>
            <w:rPr>
              <w:rStyle w:val="PageNumber"/>
            </w:rPr>
            <w:fldChar w:fldCharType="begin"/>
          </w:r>
          <w:r>
            <w:rPr>
              <w:rStyle w:val="PageNumber"/>
            </w:rPr>
            <w:instrText xml:space="preserve"> </w:instrText>
          </w:r>
        </w:ins>
        <w:r>
          <w:rPr>
            <w:rStyle w:val="PageNumber"/>
          </w:rPr>
          <w:instrText>PAGE</w:instrText>
        </w:r>
        <w:ins w:id="75" w:author="David Quin" w:date="2018-12-03T19:12:00Z">
          <w:r>
            <w:rPr>
              <w:rStyle w:val="PageNumber"/>
            </w:rPr>
            <w:instrText xml:space="preserve"> </w:instrText>
          </w:r>
          <w:r>
            <w:rPr>
              <w:rStyle w:val="PageNumber"/>
            </w:rPr>
            <w:fldChar w:fldCharType="end"/>
          </w:r>
        </w:ins>
      </w:p>
    </w:sdtContent>
  </w:sdt>
  <w:p w14:paraId="3BCC3866" w14:textId="77777777" w:rsidR="00DC28EF" w:rsidRDefault="00DC28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8731281"/>
      <w:docPartObj>
        <w:docPartGallery w:val="Page Numbers (Bottom of Page)"/>
        <w:docPartUnique/>
      </w:docPartObj>
    </w:sdtPr>
    <w:sdtContent>
      <w:p w14:paraId="379D5950" w14:textId="4A81C2EB" w:rsidR="00DC28EF" w:rsidRDefault="00DC28EF">
        <w:pPr>
          <w:pStyle w:val="Footer"/>
          <w:framePr w:wrap="none" w:vAnchor="text" w:hAnchor="margin" w:xAlign="center" w:y="1"/>
          <w:rPr>
            <w:rStyle w:val="PageNumber"/>
          </w:rPr>
          <w:pPrChange w:id="234" w:author="David Quin" w:date="2018-12-03T19:14:00Z">
            <w:pPr>
              <w:pStyle w:val="Footer"/>
            </w:pPr>
          </w:pPrChange>
        </w:pPr>
        <w:ins w:id="235" w:author="David Quin" w:date="2018-12-03T19:14:00Z">
          <w:r>
            <w:rPr>
              <w:rStyle w:val="PageNumber"/>
            </w:rPr>
            <w:fldChar w:fldCharType="begin"/>
          </w:r>
          <w:r>
            <w:rPr>
              <w:rStyle w:val="PageNumber"/>
            </w:rPr>
            <w:instrText xml:space="preserve"> </w:instrText>
          </w:r>
        </w:ins>
        <w:r>
          <w:rPr>
            <w:rStyle w:val="PageNumber"/>
          </w:rPr>
          <w:instrText>PAGE</w:instrText>
        </w:r>
        <w:ins w:id="236" w:author="David Quin" w:date="2018-12-03T19:14:00Z">
          <w:r>
            <w:rPr>
              <w:rStyle w:val="PageNumber"/>
            </w:rPr>
            <w:instrText xml:space="preserve"> </w:instrText>
          </w:r>
        </w:ins>
        <w:r>
          <w:rPr>
            <w:rStyle w:val="PageNumber"/>
          </w:rPr>
          <w:fldChar w:fldCharType="separate"/>
        </w:r>
        <w:r>
          <w:rPr>
            <w:rStyle w:val="PageNumber"/>
            <w:noProof/>
          </w:rPr>
          <w:t>35</w:t>
        </w:r>
        <w:ins w:id="237" w:author="David Quin" w:date="2018-12-03T19:14:00Z">
          <w:r>
            <w:rPr>
              <w:rStyle w:val="PageNumber"/>
            </w:rPr>
            <w:fldChar w:fldCharType="end"/>
          </w:r>
        </w:ins>
      </w:p>
    </w:sdtContent>
  </w:sdt>
  <w:p w14:paraId="0DBAAEFB" w14:textId="77777777" w:rsidR="00DC28EF" w:rsidRDefault="00DC2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0B67B" w14:textId="77777777" w:rsidR="00463F80" w:rsidRDefault="00463F80" w:rsidP="00992E6F">
      <w:r>
        <w:separator/>
      </w:r>
    </w:p>
  </w:footnote>
  <w:footnote w:type="continuationSeparator" w:id="0">
    <w:p w14:paraId="5CB839D7" w14:textId="77777777" w:rsidR="00463F80" w:rsidRDefault="00463F80" w:rsidP="00992E6F">
      <w:r>
        <w:continuationSeparator/>
      </w:r>
    </w:p>
  </w:footnote>
  <w:footnote w:id="1">
    <w:p w14:paraId="1E7379C4" w14:textId="77777777" w:rsidR="00DC28EF" w:rsidRPr="00992E6F" w:rsidRDefault="00DC28EF" w:rsidP="00992E6F">
      <w:pPr>
        <w:pStyle w:val="FootnoteText"/>
      </w:pPr>
      <w:r w:rsidRPr="00992E6F">
        <w:rPr>
          <w:rStyle w:val="FootnoteReference"/>
          <w:vertAlign w:val="baseline"/>
          <w:rPrChange w:id="122" w:author="David Quin" w:date="2018-12-03T14:13:00Z">
            <w:rPr>
              <w:rStyle w:val="FootnoteReference"/>
            </w:rPr>
          </w:rPrChange>
        </w:rPr>
        <w:footnoteRef/>
      </w:r>
      <w:r w:rsidRPr="00992E6F">
        <w:t xml:space="preserve"> Throughout the paper, we refer to "pure" or "</w:t>
      </w:r>
      <w:r w:rsidRPr="00992E6F">
        <w:rPr>
          <w:i/>
          <w:rPrChange w:id="123" w:author="David Quin" w:date="2018-12-03T14:17:00Z">
            <w:rPr/>
          </w:rPrChange>
        </w:rPr>
        <w:t>per se</w:t>
      </w:r>
      <w:r w:rsidRPr="00992E6F">
        <w:t>" transport cost changes as the changes over time in the transport costs for a given product/country partner, i</w:t>
      </w:r>
      <w:r>
        <w:t>.</w:t>
      </w:r>
      <w:r w:rsidRPr="00992E6F">
        <w:t>e</w:t>
      </w:r>
      <w:r>
        <w:t>.</w:t>
      </w:r>
      <w:r w:rsidRPr="00992E6F">
        <w:t xml:space="preserve"> excluding trade composition effects.</w:t>
      </w:r>
    </w:p>
  </w:footnote>
  <w:footnote w:id="2">
    <w:p w14:paraId="4F130B0D" w14:textId="49332297" w:rsidR="00DC28EF" w:rsidRPr="00992E6F" w:rsidRDefault="00DC28EF">
      <w:pPr>
        <w:pStyle w:val="FootnoteText"/>
        <w:rPr>
          <w:lang w:val="en-IE"/>
          <w:rPrChange w:id="136" w:author="David Quin" w:date="2018-12-03T14:17:00Z">
            <w:rPr/>
          </w:rPrChange>
        </w:rPr>
      </w:pPr>
      <w:r>
        <w:rPr>
          <w:rStyle w:val="FootnoteReference"/>
        </w:rPr>
        <w:footnoteRef/>
      </w:r>
      <w:r>
        <w:t xml:space="preserve"> </w:t>
      </w:r>
      <w:r w:rsidRPr="00992E6F">
        <w:t xml:space="preserve">Strictly speaking, the "iceberg cost" includes both the </w:t>
      </w:r>
      <w:r w:rsidRPr="00BD2F1E">
        <w:t>ad</w:t>
      </w:r>
      <w:r>
        <w:t>-</w:t>
      </w:r>
      <w:r w:rsidRPr="00BD2F1E">
        <w:t>valorem</w:t>
      </w:r>
      <w:r w:rsidRPr="00992E6F">
        <w:t xml:space="preserve"> dimension of trade cost</w:t>
      </w:r>
      <w:r>
        <w:t>s</w:t>
      </w:r>
      <w:r w:rsidRPr="00992E6F">
        <w:t xml:space="preserve"> and the fact that these costs are paid in terms of the good</w:t>
      </w:r>
      <w:r>
        <w:t>s</w:t>
      </w:r>
      <w:r w:rsidRPr="00992E6F">
        <w:t xml:space="preserve"> that </w:t>
      </w:r>
      <w:r>
        <w:t>are</w:t>
      </w:r>
      <w:r w:rsidRPr="00992E6F">
        <w:t xml:space="preserve"> traded. As this last element is irrelevant in our case, we use the terms "iceberg" and "</w:t>
      </w:r>
      <w:r w:rsidRPr="00BD2F1E">
        <w:t>ad</w:t>
      </w:r>
      <w:r>
        <w:t>-</w:t>
      </w:r>
      <w:r w:rsidRPr="00BD2F1E">
        <w:t>valorem</w:t>
      </w:r>
      <w:r w:rsidRPr="00992E6F">
        <w:t>" interchangeably, as is commonly done in the literature.</w:t>
      </w:r>
    </w:p>
  </w:footnote>
  <w:footnote w:id="3">
    <w:p w14:paraId="70D35BD0" w14:textId="3F7AE81C" w:rsidR="00DC28EF" w:rsidRPr="00641409" w:rsidRDefault="00DC28EF">
      <w:pPr>
        <w:pStyle w:val="FootnoteText"/>
        <w:rPr>
          <w:lang w:val="en-IE"/>
          <w:rPrChange w:id="211" w:author="David Quin" w:date="2018-12-03T18:31:00Z">
            <w:rPr/>
          </w:rPrChange>
        </w:rPr>
      </w:pPr>
      <w:r>
        <w:rPr>
          <w:rStyle w:val="FootnoteReference"/>
        </w:rPr>
        <w:footnoteRef/>
      </w:r>
      <w:r>
        <w:t xml:space="preserve"> </w:t>
      </w:r>
      <w:r w:rsidRPr="00641409">
        <w:t xml:space="preserve">Beyond the positive aspect, several recent papers also point out the normative implications of additive trade costs. Sorensen (2014) extends Melitz (2003)'s seminal model of international trade by including additive trade costs, in addition to the ad-valorem component. A key analytical result is that the welfare gain from a reduction in trade barriers is higher for a decrease in additive costs than a decrease in ad-valorem costs, due to the alteration of relative prices in a heterogeneous-firms trade framework. This is confirmed by Irarrazabal </w:t>
      </w:r>
      <w:r w:rsidRPr="00641409">
        <w:rPr>
          <w:i/>
          <w:rPrChange w:id="212" w:author="David Quin" w:date="2018-12-03T18:32:00Z">
            <w:rPr/>
          </w:rPrChange>
        </w:rPr>
        <w:t>et al</w:t>
      </w:r>
      <w:r w:rsidRPr="00641409">
        <w:t xml:space="preserve">. (2015). While these results suggest that important welfare gains can be achieved by reducing additive trade costs, not much progress has been </w:t>
      </w:r>
      <w:del w:id="213" w:author="David Quin" w:date="2018-12-03T18:32:00Z">
        <w:r w:rsidRPr="00641409" w:rsidDel="00641409">
          <w:delText xml:space="preserve">done </w:delText>
        </w:r>
      </w:del>
      <w:ins w:id="214" w:author="David Quin" w:date="2018-12-03T18:32:00Z">
        <w:r>
          <w:t>made</w:t>
        </w:r>
        <w:r w:rsidRPr="00641409">
          <w:t xml:space="preserve"> </w:t>
        </w:r>
      </w:ins>
      <w:r w:rsidRPr="00641409">
        <w:t xml:space="preserve">in quantifying such gains. One potential reason is the lack of </w:t>
      </w:r>
      <w:proofErr w:type="gramStart"/>
      <w:r w:rsidRPr="00641409">
        <w:t>an</w:t>
      </w:r>
      <w:proofErr w:type="gramEnd"/>
      <w:r w:rsidRPr="00641409">
        <w:t xml:space="preserve"> </w:t>
      </w:r>
      <w:proofErr w:type="spellStart"/>
      <w:ins w:id="215" w:author="David Quin" w:date="2018-12-03T18:41:00Z">
        <w:r>
          <w:t>d</w:t>
        </w:r>
      </w:ins>
      <w:ins w:id="216" w:author="David Quin" w:date="2018-12-03T18:42:00Z">
        <w:r>
          <w:t>d</w:t>
        </w:r>
      </w:ins>
      <w:r w:rsidRPr="00641409">
        <w:t>empirical</w:t>
      </w:r>
      <w:proofErr w:type="spellEnd"/>
      <w:r w:rsidRPr="00641409">
        <w:t xml:space="preserve"> characterization of the additive component of trade costs (the one exception being Irarrazabal </w:t>
      </w:r>
      <w:r w:rsidRPr="00641409">
        <w:rPr>
          <w:i/>
          <w:rPrChange w:id="217" w:author="David Quin" w:date="2018-12-03T18:32:00Z">
            <w:rPr/>
          </w:rPrChange>
        </w:rPr>
        <w:t>et al</w:t>
      </w:r>
      <w:r w:rsidRPr="00641409">
        <w:t xml:space="preserve">., 2015). One contribution of </w:t>
      </w:r>
      <w:del w:id="218" w:author="David Quin" w:date="2018-12-03T18:32:00Z">
        <w:r w:rsidRPr="00641409" w:rsidDel="00641409">
          <w:delText xml:space="preserve">the </w:delText>
        </w:r>
      </w:del>
      <w:ins w:id="219" w:author="David Quin" w:date="2018-12-03T18:32:00Z">
        <w:r>
          <w:t>this</w:t>
        </w:r>
        <w:r w:rsidRPr="00641409">
          <w:t xml:space="preserve"> </w:t>
        </w:r>
      </w:ins>
      <w:r w:rsidRPr="00641409">
        <w:t xml:space="preserve">paper is to fill </w:t>
      </w:r>
      <w:del w:id="220" w:author="David Quin" w:date="2018-12-03T18:32:00Z">
        <w:r w:rsidRPr="00641409" w:rsidDel="00641409">
          <w:delText xml:space="preserve">this </w:delText>
        </w:r>
      </w:del>
      <w:ins w:id="221" w:author="David Quin" w:date="2018-12-03T18:32:00Z">
        <w:r>
          <w:t>that</w:t>
        </w:r>
        <w:r w:rsidRPr="00641409">
          <w:t xml:space="preserve"> </w:t>
        </w:r>
      </w:ins>
      <w:r w:rsidRPr="00641409">
        <w:t>gap</w:t>
      </w:r>
      <w:ins w:id="222" w:author="David Quin" w:date="2018-12-03T18:32:00Z">
        <w:r>
          <w:t>.</w:t>
        </w:r>
      </w:ins>
    </w:p>
  </w:footnote>
  <w:footnote w:id="4">
    <w:p w14:paraId="020875A6" w14:textId="57571841" w:rsidR="00DC28EF" w:rsidRPr="004F4387" w:rsidRDefault="00DC28EF">
      <w:pPr>
        <w:pStyle w:val="FootnoteText"/>
        <w:rPr>
          <w:lang w:val="en-IE"/>
          <w:rPrChange w:id="250" w:author="David Quin" w:date="2018-12-03T18:48:00Z">
            <w:rPr/>
          </w:rPrChange>
        </w:rPr>
      </w:pPr>
      <w:r>
        <w:rPr>
          <w:rStyle w:val="FootnoteReference"/>
        </w:rPr>
        <w:footnoteRef/>
      </w:r>
      <w:r>
        <w:t xml:space="preserve"> O</w:t>
      </w:r>
      <w:r w:rsidRPr="004F4387">
        <w:t xml:space="preserve">n top of the previously cited papers about additive costs, our paper also relates to Kropf and Saure (2016), </w:t>
      </w:r>
      <w:del w:id="251" w:author="David Quin" w:date="2018-12-03T18:48:00Z">
        <w:r w:rsidRPr="004F4387" w:rsidDel="004F4387">
          <w:delText xml:space="preserve">which </w:delText>
        </w:r>
      </w:del>
      <w:ins w:id="252" w:author="David Quin" w:date="2018-12-03T18:48:00Z">
        <w:r>
          <w:t>who</w:t>
        </w:r>
        <w:r w:rsidRPr="004F4387">
          <w:t xml:space="preserve"> </w:t>
        </w:r>
      </w:ins>
      <w:r w:rsidRPr="004F4387">
        <w:t xml:space="preserve">estimate the size and shape of per-shipment costs </w:t>
      </w:r>
      <w:r>
        <w:t>based</w:t>
      </w:r>
      <w:r w:rsidRPr="004F4387">
        <w:t xml:space="preserve"> on Swiss data, and to Alessandria </w:t>
      </w:r>
      <w:r w:rsidRPr="004F4387">
        <w:rPr>
          <w:i/>
          <w:rPrChange w:id="253" w:author="David Quin" w:date="2018-12-03T18:49:00Z">
            <w:rPr/>
          </w:rPrChange>
        </w:rPr>
        <w:t>et al</w:t>
      </w:r>
      <w:r w:rsidRPr="004F4387">
        <w:t xml:space="preserve">. (2010) or Hornok and Koren (2015a,b), </w:t>
      </w:r>
      <w:del w:id="254" w:author="David Quin" w:date="2018-12-03T18:49:00Z">
        <w:r w:rsidRPr="004F4387" w:rsidDel="004F4387">
          <w:delText xml:space="preserve">which </w:delText>
        </w:r>
      </w:del>
      <w:ins w:id="255" w:author="David Quin" w:date="2018-12-03T18:49:00Z">
        <w:r>
          <w:t>who</w:t>
        </w:r>
        <w:r w:rsidRPr="004F4387">
          <w:t xml:space="preserve"> </w:t>
        </w:r>
      </w:ins>
      <w:r w:rsidRPr="004F4387">
        <w:t>point out the role of per-shipment costs (among which, administrative costs) in generating some "lumpiness" in international trade transactions</w:t>
      </w:r>
      <w:ins w:id="256" w:author="David Quin" w:date="2018-12-03T18:49:00Z">
        <w:r>
          <w:t>.</w:t>
        </w:r>
      </w:ins>
    </w:p>
  </w:footnote>
  <w:footnote w:id="5">
    <w:p w14:paraId="38F97283" w14:textId="5C4E3F57" w:rsidR="00DC28EF" w:rsidRPr="004F4387" w:rsidRDefault="00DC28EF">
      <w:pPr>
        <w:pStyle w:val="FootnoteText"/>
        <w:rPr>
          <w:lang w:val="en-IE"/>
          <w:rPrChange w:id="289" w:author="David Quin" w:date="2018-12-03T18:49:00Z">
            <w:rPr/>
          </w:rPrChange>
        </w:rPr>
      </w:pPr>
      <w:r>
        <w:rPr>
          <w:rStyle w:val="FootnoteReference"/>
        </w:rPr>
        <w:footnoteRef/>
      </w:r>
      <w:r>
        <w:t xml:space="preserve"> </w:t>
      </w:r>
      <w:r w:rsidRPr="004F4387">
        <w:t xml:space="preserve">The related literature commonly refers to the </w:t>
      </w:r>
      <w:r>
        <w:t>FOB</w:t>
      </w:r>
      <w:r w:rsidRPr="004F4387">
        <w:t xml:space="preserve"> </w:t>
      </w:r>
      <w:ins w:id="290" w:author="David Quin" w:date="2018-12-03T18:53:00Z">
        <w:r>
          <w:t>(f</w:t>
        </w:r>
        <w:r w:rsidRPr="004F4387">
          <w:t xml:space="preserve">ree on </w:t>
        </w:r>
      </w:ins>
      <w:ins w:id="291" w:author="David Quin" w:date="2018-12-03T18:54:00Z">
        <w:r>
          <w:t>b</w:t>
        </w:r>
      </w:ins>
      <w:ins w:id="292" w:author="David Quin" w:date="2018-12-03T18:53:00Z">
        <w:r w:rsidRPr="004F4387">
          <w:t>oard</w:t>
        </w:r>
        <w:r>
          <w:t xml:space="preserve">) </w:t>
        </w:r>
      </w:ins>
      <w:r w:rsidRPr="004F4387">
        <w:t xml:space="preserve">price rather than the </w:t>
      </w:r>
      <w:r>
        <w:t>FAS</w:t>
      </w:r>
      <w:r w:rsidRPr="004F4387">
        <w:t xml:space="preserve"> price. The </w:t>
      </w:r>
      <w:r>
        <w:t>FAS</w:t>
      </w:r>
      <w:r w:rsidRPr="004F4387">
        <w:t xml:space="preserve"> price </w:t>
      </w:r>
      <w:del w:id="293" w:author="David Quin" w:date="2018-12-03T18:51:00Z">
        <w:r w:rsidRPr="004F4387" w:rsidDel="004F4387">
          <w:delText xml:space="preserve">(for "Free Alongside Ship") </w:delText>
        </w:r>
      </w:del>
      <w:r w:rsidRPr="004F4387">
        <w:t>means that the seller must transport the goods all the way to the dock, close enough to be reached by the crane of the ship it will be transported in. It is also the seller's responsibility</w:t>
      </w:r>
      <w:r>
        <w:t xml:space="preserve"> </w:t>
      </w:r>
      <w:r w:rsidRPr="004F4387">
        <w:t xml:space="preserve">to clear the goods for export. The </w:t>
      </w:r>
      <w:del w:id="294" w:author="David Quin" w:date="2018-12-03T18:53:00Z">
        <w:r w:rsidRPr="004F4387" w:rsidDel="004F4387">
          <w:delText xml:space="preserve">fob </w:delText>
        </w:r>
      </w:del>
      <w:ins w:id="295" w:author="David Quin" w:date="2018-12-03T18:53:00Z">
        <w:r>
          <w:t>FOB</w:t>
        </w:r>
        <w:r w:rsidRPr="004F4387">
          <w:t xml:space="preserve"> </w:t>
        </w:r>
      </w:ins>
      <w:r w:rsidRPr="004F4387">
        <w:t xml:space="preserve">price </w:t>
      </w:r>
      <w:del w:id="296" w:author="David Quin" w:date="2018-12-03T18:54:00Z">
        <w:r w:rsidRPr="004F4387" w:rsidDel="004F4387">
          <w:delText xml:space="preserve">(for "Free on Board") </w:delText>
        </w:r>
      </w:del>
      <w:r w:rsidRPr="004F4387">
        <w:t>means that the seller is obligated to bring the goods all the way to the port, clear the goods for export, and see that they are loaded onto the ship nominated by the buyer. Once the goods clear the railing of the vessel</w:t>
      </w:r>
      <w:ins w:id="297" w:author="David Quin" w:date="2018-12-03T18:54:00Z">
        <w:r>
          <w:t xml:space="preserve">, </w:t>
        </w:r>
      </w:ins>
      <w:del w:id="298" w:author="David Quin" w:date="2018-12-03T18:54:00Z">
        <w:r w:rsidRPr="004F4387" w:rsidDel="004F4387">
          <w:delText xml:space="preserve"> </w:delText>
        </w:r>
      </w:del>
      <w:r w:rsidRPr="004F4387">
        <w:t xml:space="preserve">the buyer assumes the risk. Note that this term is used exclusively for maritime and inland waterway transport. While both terms are closely related, the US Foreign Trade Statistics reports </w:t>
      </w:r>
      <w:del w:id="299" w:author="David Quin" w:date="2018-12-03T18:54:00Z">
        <w:r w:rsidRPr="004F4387" w:rsidDel="004F4387">
          <w:delText xml:space="preserve">fas </w:delText>
        </w:r>
      </w:del>
      <w:ins w:id="300" w:author="David Quin" w:date="2018-12-03T18:54:00Z">
        <w:r>
          <w:t>FAS</w:t>
        </w:r>
        <w:r w:rsidRPr="004F4387">
          <w:t xml:space="preserve"> </w:t>
        </w:r>
      </w:ins>
      <w:r w:rsidRPr="004F4387">
        <w:t>prices</w:t>
      </w:r>
      <w:ins w:id="301" w:author="David Quin" w:date="2018-12-03T18:54:00Z">
        <w:r>
          <w:t>.</w:t>
        </w:r>
      </w:ins>
    </w:p>
  </w:footnote>
  <w:footnote w:id="6">
    <w:p w14:paraId="42F04791" w14:textId="589E0915" w:rsidR="00DC28EF" w:rsidRPr="00A47DD4" w:rsidRDefault="00DC28EF">
      <w:pPr>
        <w:pStyle w:val="FootnoteText"/>
        <w:rPr>
          <w:lang w:val="en-IE"/>
          <w:rPrChange w:id="345" w:author="David Quin" w:date="2018-12-03T18:57:00Z">
            <w:rPr/>
          </w:rPrChange>
        </w:rPr>
      </w:pPr>
      <w:r>
        <w:rPr>
          <w:rStyle w:val="FootnoteReference"/>
        </w:rPr>
        <w:footnoteRef/>
      </w:r>
      <w:r>
        <w:t xml:space="preserve"> </w:t>
      </w:r>
      <w:r w:rsidRPr="00A47DD4">
        <w:t xml:space="preserve">In his survey, Hummels (1999) mentions several papers which all </w:t>
      </w:r>
      <w:del w:id="346" w:author="David Quin" w:date="2018-12-03T18:58:00Z">
        <w:r w:rsidRPr="00A47DD4" w:rsidDel="00A47DD4">
          <w:delText xml:space="preserve">point </w:delText>
        </w:r>
      </w:del>
      <w:ins w:id="347" w:author="David Quin" w:date="2018-12-03T18:58:00Z">
        <w:r>
          <w:t>indicate</w:t>
        </w:r>
        <w:r w:rsidRPr="00A47DD4">
          <w:t xml:space="preserve"> </w:t>
        </w:r>
      </w:ins>
      <w:r w:rsidRPr="00A47DD4">
        <w:t>that transport costs pose a barrier similar in size</w:t>
      </w:r>
      <w:ins w:id="348" w:author="David Quin" w:date="2018-12-03T18:58:00Z">
        <w:r>
          <w:t xml:space="preserve"> to</w:t>
        </w:r>
      </w:ins>
      <w:del w:id="349" w:author="David Quin" w:date="2018-12-03T18:58:00Z">
        <w:r w:rsidRPr="00A47DD4" w:rsidDel="00A47DD4">
          <w:delText>,</w:delText>
        </w:r>
      </w:del>
      <w:r w:rsidRPr="00A47DD4">
        <w:t xml:space="preserve"> or larger than tariffs. In the same vein, Limao and Venables (2001) highlight the importance of infrastructures for</w:t>
      </w:r>
      <w:r>
        <w:t xml:space="preserve"> </w:t>
      </w:r>
      <w:r w:rsidRPr="00A47DD4">
        <w:t>trade costs in general, through their impact on transport costs</w:t>
      </w:r>
      <w:ins w:id="350" w:author="David Quin" w:date="2018-12-03T18:58:00Z">
        <w:r>
          <w:t>.</w:t>
        </w:r>
      </w:ins>
    </w:p>
  </w:footnote>
  <w:footnote w:id="7">
    <w:p w14:paraId="3691430E" w14:textId="77777777" w:rsidR="00DC28EF" w:rsidRPr="00AA1005" w:rsidRDefault="00DC28EF" w:rsidP="00125AF5">
      <w:pPr>
        <w:pStyle w:val="FootnoteText"/>
        <w:rPr>
          <w:lang w:val="en-IE"/>
          <w:rPrChange w:id="383" w:author="David Quin" w:date="2018-12-03T19:08:00Z">
            <w:rPr/>
          </w:rPrChange>
        </w:rPr>
      </w:pPr>
      <w:r>
        <w:rPr>
          <w:rStyle w:val="FootnoteReference"/>
        </w:rPr>
        <w:footnoteRef/>
      </w:r>
      <w:r>
        <w:t xml:space="preserve"> </w:t>
      </w:r>
      <w:r w:rsidRPr="00AA1005">
        <w:t>Note that, as mentioned by Lafourcade and Thisse (2011), our transport costs measures are based on actual trade flows, i.e. ignoring those flows that did not happen because of presumably prohibitive transport costs. In light of this, the estimated values that we obtain can be viewed as the lower bounds of the "potential" transport costs</w:t>
      </w:r>
      <w:ins w:id="384" w:author="David Quin" w:date="2018-12-03T19:08:00Z">
        <w:r>
          <w:t>.</w:t>
        </w:r>
      </w:ins>
    </w:p>
    <w:p w14:paraId="59FC1F93" w14:textId="05C4CD21" w:rsidR="00DC28EF" w:rsidRPr="00AA1005" w:rsidRDefault="00DC28EF">
      <w:pPr>
        <w:pStyle w:val="FootnoteText"/>
        <w:rPr>
          <w:lang w:val="en-IE"/>
          <w:rPrChange w:id="385" w:author="David Quin" w:date="2018-12-03T19:08:00Z">
            <w:rPr/>
          </w:rPrChange>
        </w:rPr>
      </w:pPr>
      <w:del w:id="386" w:author="David Quin" w:date="2018-12-03T19:08:00Z">
        <w:r w:rsidRPr="00AA1005" w:rsidDel="00AA1005">
          <w:delText>7</w:delText>
        </w:r>
      </w:del>
    </w:p>
  </w:footnote>
  <w:footnote w:id="8">
    <w:p w14:paraId="55C2032B" w14:textId="781EBE1C" w:rsidR="00DC28EF" w:rsidRPr="00233BE7" w:rsidRDefault="00DC28EF">
      <w:pPr>
        <w:pStyle w:val="FootnoteText"/>
        <w:rPr>
          <w:lang w:val="en-IE"/>
          <w:rPrChange w:id="399" w:author="David Quin" w:date="2018-12-04T18:20:00Z">
            <w:rPr/>
          </w:rPrChange>
        </w:rPr>
      </w:pPr>
      <w:r>
        <w:rPr>
          <w:rStyle w:val="FootnoteReference"/>
        </w:rPr>
        <w:footnoteRef/>
      </w:r>
      <w:r>
        <w:t xml:space="preserve"> </w:t>
      </w:r>
      <w:del w:id="400" w:author="David Quin" w:date="2018-12-04T18:20:00Z">
        <w:r w:rsidRPr="00233BE7" w:rsidDel="00233BE7">
          <w:delText>8</w:delText>
        </w:r>
      </w:del>
      <w:r w:rsidRPr="00233BE7">
        <w:t>The selected years for the 4-digit level estimations are: 1974, 1977, 1981, 1985, 1989, 1993, 1997, 2001, 2005, 2009, 2013. Comparing different levels of aggregation is useful to check differences and the presence of biases precisely due to aggregation. However, we obtain no substantial difference between the estimation results conducted at the 3 and 4-digit levels. Estimation results at the 4-digit classification level are reported in Appendix C</w:t>
      </w:r>
      <w:ins w:id="401" w:author="David Quin" w:date="2018-12-04T18:21:00Z">
        <w:r>
          <w:t>.</w:t>
        </w:r>
      </w:ins>
    </w:p>
  </w:footnote>
  <w:footnote w:id="9">
    <w:p w14:paraId="6FDB86B3" w14:textId="6B9D7519" w:rsidR="00DC28EF" w:rsidDel="00233BE7" w:rsidRDefault="00DC28EF" w:rsidP="00233BE7">
      <w:pPr>
        <w:pStyle w:val="FootnoteText"/>
        <w:rPr>
          <w:del w:id="421" w:author="David Quin" w:date="2018-12-04T18:22:00Z"/>
        </w:rPr>
      </w:pPr>
      <w:r>
        <w:rPr>
          <w:rStyle w:val="FootnoteReference"/>
        </w:rPr>
        <w:footnoteRef/>
      </w:r>
      <w:r>
        <w:t xml:space="preserve"> </w:t>
      </w:r>
      <w:del w:id="422" w:author="David Quin" w:date="2018-12-04T18:21:00Z">
        <w:r w:rsidRPr="00233BE7" w:rsidDel="00233BE7">
          <w:delText>9</w:delText>
        </w:r>
      </w:del>
      <w:r w:rsidRPr="00233BE7">
        <w:t>Notice that, given the magnitude or order of transport costs, assuming an additive or a multiplicative form for country/product fixed effects does not make a substantial difference since, for small values (as</w:t>
      </w:r>
      <w:r>
        <w:t xml:space="preserve"> we generally obtain), we have </w:t>
      </w:r>
      <w:r w:rsidRPr="00233BE7">
        <w:t xml:space="preserve">τi ×τk −1 </w:t>
      </w:r>
      <w:r w:rsidRPr="00233BE7">
        <w:rPr>
          <w:rFonts w:ascii="Cambria Math" w:hAnsi="Cambria Math" w:cs="Cambria Math"/>
        </w:rPr>
        <w:t>≃</w:t>
      </w:r>
      <w:r w:rsidRPr="00233BE7">
        <w:t xml:space="preserve"> (τi −1)+(τk −1) and ti +tk </w:t>
      </w:r>
      <w:r w:rsidRPr="00233BE7">
        <w:rPr>
          <w:rFonts w:ascii="Cambria Math" w:hAnsi="Cambria Math" w:cs="Cambria Math"/>
        </w:rPr>
        <w:t>≃</w:t>
      </w:r>
      <w:r w:rsidRPr="00233BE7">
        <w:t xml:space="preserve"> (1+ti)×(1+tk)−1</w:t>
      </w:r>
      <w:del w:id="423" w:author="David Quin" w:date="2018-12-04T18:23:00Z">
        <w:r w:rsidDel="00233BE7">
          <w:delText>Ti X Tk - 1</w:delText>
        </w:r>
      </w:del>
      <w:del w:id="424" w:author="David Quin" w:date="2018-12-04T18:22:00Z">
        <w:r w:rsidDel="00233BE7">
          <w:tab/>
        </w:r>
      </w:del>
      <w:del w:id="425" w:author="David Quin" w:date="2018-12-04T18:23:00Z">
        <w:r w:rsidDel="00233BE7">
          <w:delText>- 1) + Tk - 1) and ti tk (1 + ti) x (1 + tk) — 1</w:delText>
        </w:r>
      </w:del>
      <w:r>
        <w:t>. We</w:t>
      </w:r>
      <w:ins w:id="426" w:author="David Quin" w:date="2018-12-04T18:22:00Z">
        <w:r>
          <w:t xml:space="preserve"> </w:t>
        </w:r>
      </w:ins>
    </w:p>
    <w:p w14:paraId="5A11409B" w14:textId="6F164EE0" w:rsidR="00DC28EF" w:rsidRPr="00233BE7" w:rsidRDefault="00DC28EF" w:rsidP="00233BE7">
      <w:pPr>
        <w:pStyle w:val="FootnoteText"/>
        <w:rPr>
          <w:lang w:val="en-IE"/>
          <w:rPrChange w:id="427" w:author="David Quin" w:date="2018-12-04T18:21:00Z">
            <w:rPr/>
          </w:rPrChange>
        </w:rPr>
      </w:pPr>
      <w:r>
        <w:t>also provide a robustness analysis to the separability assumption. Given the much higher number of fixed effects to estimate, we run this robustness check on a sub-sample of goods/origin countries. See Section 4 for a detailed presentation of this robustness check</w:t>
      </w:r>
      <w:ins w:id="428" w:author="David Quin" w:date="2018-12-04T18:22:00Z">
        <w:r>
          <w:t>.</w:t>
        </w:r>
      </w:ins>
    </w:p>
  </w:footnote>
  <w:footnote w:id="10">
    <w:p w14:paraId="01C62679" w14:textId="0DA08BBD" w:rsidR="00DC28EF" w:rsidRPr="00233BE7" w:rsidRDefault="00DC28EF">
      <w:pPr>
        <w:pStyle w:val="FootnoteText"/>
        <w:rPr>
          <w:lang w:val="en-IE"/>
          <w:rPrChange w:id="451" w:author="David Quin" w:date="2018-12-04T18:26:00Z">
            <w:rPr/>
          </w:rPrChange>
        </w:rPr>
      </w:pPr>
      <w:r>
        <w:rPr>
          <w:rStyle w:val="FootnoteReference"/>
        </w:rPr>
        <w:footnoteRef/>
      </w:r>
      <w:r>
        <w:t xml:space="preserve"> </w:t>
      </w:r>
      <w:del w:id="452" w:author="David Quin" w:date="2018-12-04T18:26:00Z">
        <w:r w:rsidRPr="00233BE7" w:rsidDel="00233BE7">
          <w:delText>10</w:delText>
        </w:r>
      </w:del>
      <w:r w:rsidRPr="00233BE7">
        <w:t>The basis of the method is to approximate the model by a linear one and to refine the parameters by successive iterations. The intuitive criterion for convergence is that the sum of squares of residuals does not increase from one iteration to the next. See Wooldridge (2001) for more details</w:t>
      </w:r>
      <w:ins w:id="453" w:author="David Quin" w:date="2018-12-04T18:26:00Z">
        <w:r>
          <w:t>.</w:t>
        </w:r>
      </w:ins>
    </w:p>
  </w:footnote>
  <w:footnote w:id="11">
    <w:p w14:paraId="5A9532C3" w14:textId="136B5B14" w:rsidR="00DC28EF" w:rsidRPr="00233BE7" w:rsidRDefault="00DC28EF">
      <w:pPr>
        <w:pStyle w:val="FootnoteText"/>
        <w:rPr>
          <w:lang w:val="en-IE"/>
          <w:rPrChange w:id="467" w:author="David Quin" w:date="2018-12-04T18:27:00Z">
            <w:rPr/>
          </w:rPrChange>
        </w:rPr>
      </w:pPr>
      <w:r>
        <w:rPr>
          <w:rStyle w:val="FootnoteReference"/>
        </w:rPr>
        <w:footnoteRef/>
      </w:r>
      <w:r>
        <w:t xml:space="preserve"> </w:t>
      </w:r>
      <w:del w:id="468" w:author="David Quin" w:date="2018-12-04T18:28:00Z">
        <w:r w:rsidRPr="00233BE7" w:rsidDel="00233BE7">
          <w:delText>11</w:delText>
        </w:r>
      </w:del>
      <w:ins w:id="469" w:author="David Quin" w:date="2018-12-04T18:28:00Z">
        <w:r>
          <w:t>O</w:t>
        </w:r>
      </w:ins>
      <w:del w:id="470" w:author="David Quin" w:date="2018-12-04T18:28:00Z">
        <w:r w:rsidRPr="00233BE7" w:rsidDel="00233BE7">
          <w:delText>0</w:delText>
        </w:r>
      </w:del>
      <w:r w:rsidRPr="00233BE7">
        <w:t xml:space="preserve">ne way to gauge the relevance of this assumption is to provide a decomposition variance exercise on the observed </w:t>
      </w:r>
      <w:ins w:id="471" w:author="David Quin" w:date="2018-12-04T18:28:00Z">
        <w:r>
          <w:t>CIF-FAS</w:t>
        </w:r>
      </w:ins>
      <w:del w:id="472" w:author="David Quin" w:date="2018-12-04T18:28:00Z">
        <w:r w:rsidRPr="00233BE7" w:rsidDel="00233BE7">
          <w:delText>cif-fas</w:delText>
        </w:r>
      </w:del>
      <w:r w:rsidRPr="00233BE7">
        <w:t xml:space="preserve"> price. As reported in Appendix B.3, the share of the observed variance that is accounted for by the between-</w:t>
      </w:r>
      <w:ins w:id="473" w:author="David Quin" w:date="2018-12-04T18:29:00Z">
        <w:r w:rsidRPr="00233BE7">
          <w:t xml:space="preserve"> sector(s) </w:t>
        </w:r>
      </w:ins>
      <w:del w:id="474" w:author="David Quin" w:date="2018-12-04T18:29:00Z">
        <w:r w:rsidRPr="00233BE7" w:rsidDel="00233BE7">
          <w:delText xml:space="preserve">sector (s) </w:delText>
        </w:r>
      </w:del>
      <w:r w:rsidRPr="00233BE7">
        <w:t>variance is roughly similar to the between-product (k) variance</w:t>
      </w:r>
      <w:ins w:id="475" w:author="David Quin" w:date="2018-12-04T18:29:00Z">
        <w:r>
          <w:t>.</w:t>
        </w:r>
      </w:ins>
    </w:p>
  </w:footnote>
  <w:footnote w:id="12">
    <w:p w14:paraId="2A697294" w14:textId="67705FE5" w:rsidR="00DC28EF" w:rsidDel="00F64693" w:rsidRDefault="00DC28EF" w:rsidP="00233BE7">
      <w:pPr>
        <w:pStyle w:val="FootnoteText"/>
        <w:rPr>
          <w:del w:id="477" w:author="David Quin" w:date="2018-12-04T18:34:00Z"/>
        </w:rPr>
      </w:pPr>
      <w:r>
        <w:rPr>
          <w:rStyle w:val="FootnoteReference"/>
        </w:rPr>
        <w:footnoteRef/>
      </w:r>
      <w:r>
        <w:t xml:space="preserve"> </w:t>
      </w:r>
      <w:del w:id="478" w:author="David Quin" w:date="2018-12-04T18:28:00Z">
        <w:r w:rsidDel="00233BE7">
          <w:delText>12</w:delText>
        </w:r>
      </w:del>
      <w:ins w:id="479" w:author="David Quin" w:date="2018-12-04T18:29:00Z">
        <w:r>
          <w:t>O</w:t>
        </w:r>
      </w:ins>
      <w:del w:id="480" w:author="David Quin" w:date="2018-12-04T18:29:00Z">
        <w:r w:rsidDel="00233BE7">
          <w:delText>0</w:delText>
        </w:r>
      </w:del>
      <w:r>
        <w:t xml:space="preserve">ne may object that we could preserve the estimation at the 5-digit level by running an OLS estimation on the equation </w:t>
      </w:r>
      <w:r w:rsidRPr="00F64693">
        <w:t>taken in level</w:t>
      </w:r>
      <w:r>
        <w:t>, i.e. on the basis of Equation (2), specifying the error term additively. This would not solve the problem</w:t>
      </w:r>
      <w:ins w:id="481" w:author="David Quin" w:date="2018-12-04T18:29:00Z">
        <w:r>
          <w:t>, however</w:t>
        </w:r>
      </w:ins>
      <w:del w:id="482" w:author="David Quin" w:date="2018-12-04T18:29:00Z">
        <w:r w:rsidDel="00233BE7">
          <w:delText xml:space="preserve"> though</w:delText>
        </w:r>
      </w:del>
      <w:r>
        <w:t xml:space="preserve">, for three main complementary reasons. First, at the 5-digit level the number of fixed effects to include in the estimation would be more than 430,000 (with 216 countries and 2,029 products), making the estimation computationally extremely burdensome, even in OLS. Imposing Equations (3) and (4) to reduce the number of fixed effects would drive us back to the non-linearity issue for fixed effects. Second, making the error term (specified as following a normal law centered on 0) enter Equation (2) additively implies negative values for some of the estimated residuals Eik, which is inconsistent with the constraint that </w:t>
      </w:r>
      <w:r w:rsidRPr="00F64693">
        <w:rPr>
          <w:highlight w:val="yellow"/>
          <w:rPrChange w:id="483" w:author="David Quin" w:date="2018-12-04T18:34:00Z">
            <w:rPr/>
          </w:rPrChange>
        </w:rPr>
        <w:t>Pik &gt; 1</w:t>
      </w:r>
      <w:r>
        <w:t>. Third, estimating the equation in level does not eliminate the fact that</w:t>
      </w:r>
      <w:ins w:id="484" w:author="David Quin" w:date="2018-12-04T18:34:00Z">
        <w:r>
          <w:t xml:space="preserve"> </w:t>
        </w:r>
      </w:ins>
    </w:p>
    <w:p w14:paraId="2A5D5163" w14:textId="4D992212" w:rsidR="00DC28EF" w:rsidDel="00F64693" w:rsidRDefault="00DC28EF" w:rsidP="00233BE7">
      <w:pPr>
        <w:pStyle w:val="FootnoteText"/>
        <w:rPr>
          <w:del w:id="485" w:author="David Quin" w:date="2018-12-04T18:34:00Z"/>
        </w:rPr>
      </w:pPr>
      <w:del w:id="486" w:author="David Quin" w:date="2018-12-04T18:34:00Z">
        <w:r w:rsidDel="00F64693">
          <w:delText>Pik</w:delText>
        </w:r>
      </w:del>
    </w:p>
    <w:p w14:paraId="5F959AE9" w14:textId="5176822D" w:rsidR="00DC28EF" w:rsidRPr="00233BE7" w:rsidRDefault="00DC28EF" w:rsidP="00233BE7">
      <w:pPr>
        <w:pStyle w:val="FootnoteText"/>
        <w:rPr>
          <w:lang w:val="en-IE"/>
          <w:rPrChange w:id="487" w:author="David Quin" w:date="2018-12-04T18:28:00Z">
            <w:rPr/>
          </w:rPrChange>
        </w:rPr>
      </w:pPr>
      <w:r>
        <w:t xml:space="preserve">it is </w:t>
      </w:r>
      <w:del w:id="488" w:author="David Quin" w:date="2018-12-06T23:21:00Z">
        <w:r w:rsidDel="00BE6A71">
          <w:delText>non</w:delText>
        </w:r>
      </w:del>
      <w:del w:id="489" w:author="David Quin" w:date="2018-12-04T18:34:00Z">
        <w:r w:rsidDel="00F64693">
          <w:delText>-</w:delText>
        </w:r>
      </w:del>
      <w:del w:id="490" w:author="David Quin" w:date="2018-12-06T23:21:00Z">
        <w:r w:rsidDel="00BE6A71">
          <w:delText>linear</w:delText>
        </w:r>
      </w:del>
      <w:ins w:id="491" w:author="David Quin" w:date="2018-12-06T23:21:00Z">
        <w:r>
          <w:t>non-</w:t>
        </w:r>
      </w:ins>
      <w:ins w:id="492" w:author="David Quin" w:date="2018-12-06T23:22:00Z">
        <w:r>
          <w:t>linear</w:t>
        </w:r>
      </w:ins>
      <w:r>
        <w:t xml:space="preserve"> by nature, as long as there are additive costs to estimate (see Equation (2) for </w:t>
      </w:r>
      <w:r w:rsidRPr="00F64693">
        <w:rPr>
          <w:highlight w:val="yellow"/>
          <w:rPrChange w:id="493" w:author="David Quin" w:date="2018-12-04T18:35:00Z">
            <w:rPr/>
          </w:rPrChange>
        </w:rPr>
        <w:t>tik 0</w:t>
      </w:r>
      <w:r>
        <w:t>).</w:t>
      </w:r>
    </w:p>
  </w:footnote>
  <w:footnote w:id="13">
    <w:p w14:paraId="21FEC855" w14:textId="77777777" w:rsidR="00DC28EF" w:rsidRDefault="00DC28EF" w:rsidP="00F64693">
      <w:pPr>
        <w:pStyle w:val="FootnoteText"/>
      </w:pPr>
      <w:r>
        <w:rPr>
          <w:rStyle w:val="FootnoteReference"/>
        </w:rPr>
        <w:footnoteRef/>
      </w:r>
      <w:r>
        <w:t xml:space="preserve"> </w:t>
      </w:r>
      <w:del w:id="522" w:author="David Quin" w:date="2018-12-04T18:36:00Z">
        <w:r w:rsidDel="00F64693">
          <w:delText>13</w:delText>
        </w:r>
      </w:del>
      <w:r>
        <w:t>Note that, strictly speaking, the exact equation that we estimate is the following:</w:t>
      </w:r>
    </w:p>
    <w:p w14:paraId="46582DDC" w14:textId="77777777" w:rsidR="00DC28EF" w:rsidRDefault="00DC28EF" w:rsidP="00F64693">
      <w:pPr>
        <w:pStyle w:val="FootnoteText"/>
      </w:pPr>
      <w:r>
        <w:t>Ei</w:t>
      </w:r>
      <w:r>
        <w:tab/>
        <w:t>+</w:t>
      </w:r>
      <w:r>
        <w:tab/>
        <w:t>as(k) 11.(k)</w:t>
      </w:r>
      <w:r>
        <w:tab/>
        <w:t>cik</w:t>
      </w:r>
    </w:p>
    <w:p w14:paraId="3FE4279D" w14:textId="77777777" w:rsidR="00DC28EF" w:rsidRDefault="00DC28EF" w:rsidP="00F64693">
      <w:pPr>
        <w:pStyle w:val="FootnoteText"/>
      </w:pPr>
      <w:r>
        <w:t>ln (Pik 1) = ln</w:t>
      </w:r>
      <w:r>
        <w:tab/>
        <w:t>(IT x Ect;(k)Es(k) +</w:t>
      </w:r>
    </w:p>
    <w:p w14:paraId="2ED091F2" w14:textId="77777777" w:rsidR="00DC28EF" w:rsidRDefault="00DC28EF" w:rsidP="00F64693">
      <w:pPr>
        <w:pStyle w:val="FootnoteText"/>
      </w:pPr>
      <w:r>
        <w:t>Pik</w:t>
      </w:r>
      <w:r>
        <w:tab/>
        <w:t>s(k)Pik</w:t>
      </w:r>
    </w:p>
    <w:p w14:paraId="1243255E" w14:textId="56FD8AC9" w:rsidR="00DC28EF" w:rsidRPr="00F64693" w:rsidRDefault="00DC28EF" w:rsidP="00F64693">
      <w:pPr>
        <w:pStyle w:val="FootnoteText"/>
        <w:rPr>
          <w:lang w:val="en-IE"/>
          <w:rPrChange w:id="523" w:author="David Quin" w:date="2018-12-04T18:36:00Z">
            <w:rPr/>
          </w:rPrChange>
        </w:rPr>
      </w:pPr>
      <w:r>
        <w:t xml:space="preserve">After proceeding to the estimation, we uncover the estimated values of the transport </w:t>
      </w:r>
      <w:ins w:id="524" w:author="David Quin" w:date="2018-12-04T18:36:00Z">
        <w:r>
          <w:t>cost</w:t>
        </w:r>
      </w:ins>
      <w:del w:id="525" w:author="David Quin" w:date="2018-12-04T18:36:00Z">
        <w:r w:rsidDel="00F64693">
          <w:delText>costs</w:delText>
        </w:r>
      </w:del>
      <w:r>
        <w:t xml:space="preserve"> components Ti, Ts(k), ti, ts(k) from the obtained coefficients o for x = T, t and z = i, s(k) (by year and transport mode). For reading convenience, we adopt a lighter expression of this equation by resorting to the notations of Ti, Ts(k) and ti, ts(k) as a short-cut</w:t>
      </w:r>
      <w:ins w:id="526" w:author="David Quin" w:date="2018-12-04T18:36:00Z">
        <w:r>
          <w:t>.</w:t>
        </w:r>
      </w:ins>
    </w:p>
  </w:footnote>
  <w:footnote w:id="14">
    <w:p w14:paraId="42DE5A3D" w14:textId="2DAC836C" w:rsidR="00DC28EF" w:rsidDel="00AC5C69" w:rsidRDefault="00DC28EF" w:rsidP="00AC5C69">
      <w:pPr>
        <w:pStyle w:val="FootnoteText"/>
        <w:rPr>
          <w:del w:id="539" w:author="David Quin" w:date="2018-12-04T18:40:00Z"/>
        </w:rPr>
      </w:pPr>
      <w:r>
        <w:rPr>
          <w:rStyle w:val="FootnoteReference"/>
        </w:rPr>
        <w:footnoteRef/>
      </w:r>
      <w:r>
        <w:t xml:space="preserve"> </w:t>
      </w:r>
      <w:ins w:id="540" w:author="David Quin" w:date="2018-12-04T18:40:00Z">
        <w:r>
          <w:t>O</w:t>
        </w:r>
      </w:ins>
      <w:del w:id="541" w:author="David Quin" w:date="2018-12-04T18:40:00Z">
        <w:r w:rsidDel="00AC5C69">
          <w:delText>140</w:delText>
        </w:r>
      </w:del>
      <w:r>
        <w:t>ne may object that a comprehensive study of the structure of transport costs should also include the third model with only additive costs. This has driven us to estimate this model as well, in which case the estimated equation is written according to: ln (:11.kk 1) = ln (ti±i5t.:(k) dd. The main result that</w:t>
      </w:r>
      <w:ins w:id="542" w:author="David Quin" w:date="2018-12-04T18:40:00Z">
        <w:r>
          <w:t xml:space="preserve"> </w:t>
        </w:r>
      </w:ins>
    </w:p>
    <w:p w14:paraId="35004B4C" w14:textId="799336CB" w:rsidR="00DC28EF" w:rsidRPr="00AC5C69" w:rsidRDefault="00DC28EF" w:rsidP="00AC5C69">
      <w:pPr>
        <w:pStyle w:val="FootnoteText"/>
        <w:rPr>
          <w:lang w:val="en-IE"/>
          <w:rPrChange w:id="543" w:author="David Quin" w:date="2018-12-04T18:40:00Z">
            <w:rPr/>
          </w:rPrChange>
        </w:rPr>
      </w:pPr>
      <w:r>
        <w:t xml:space="preserve">emerges is that the model with additive costs only is dominated (in terms of quality of fit properties) by the model with multiplicative costs only (Equation (7)), which is itself dominated by the complete model (Equation (6)), </w:t>
      </w:r>
      <w:del w:id="544" w:author="David Quin" w:date="2018-12-04T18:41:00Z">
        <w:r w:rsidDel="00AC5C69">
          <w:delText>anticipating on f</w:delText>
        </w:r>
      </w:del>
      <w:ins w:id="545" w:author="David Quin" w:date="2018-12-04T18:41:00Z">
        <w:r>
          <w:t xml:space="preserve">anticipating further </w:t>
        </w:r>
      </w:ins>
      <w:del w:id="546" w:author="David Quin" w:date="2018-12-04T18:41:00Z">
        <w:r w:rsidDel="00AC5C69">
          <w:delText xml:space="preserve">urther </w:delText>
        </w:r>
      </w:del>
      <w:r>
        <w:t xml:space="preserve">results. More details of these results </w:t>
      </w:r>
      <w:ins w:id="547" w:author="David Quin" w:date="2018-12-04T18:41:00Z">
        <w:r>
          <w:t xml:space="preserve">are given </w:t>
        </w:r>
      </w:ins>
      <w:r>
        <w:t>in the Online Appendix.</w:t>
      </w:r>
    </w:p>
  </w:footnote>
  <w:footnote w:id="15">
    <w:p w14:paraId="6AB959D8" w14:textId="11B9C23C" w:rsidR="00DC28EF" w:rsidRPr="00856FF9" w:rsidRDefault="00DC28EF">
      <w:pPr>
        <w:pStyle w:val="FootnoteText"/>
        <w:rPr>
          <w:lang w:val="en-IE"/>
          <w:rPrChange w:id="608" w:author="David Quin" w:date="2018-12-04T19:04:00Z">
            <w:rPr/>
          </w:rPrChange>
        </w:rPr>
      </w:pPr>
      <w:r>
        <w:rPr>
          <w:rStyle w:val="FootnoteReference"/>
        </w:rPr>
        <w:footnoteRef/>
      </w:r>
      <w:r>
        <w:t xml:space="preserve"> </w:t>
      </w:r>
      <w:del w:id="609" w:author="David Quin" w:date="2018-12-04T19:04:00Z">
        <w:r w:rsidRPr="00856FF9" w:rsidDel="00856FF9">
          <w:delText>15</w:delText>
        </w:r>
      </w:del>
      <w:r w:rsidRPr="00856FF9">
        <w:t xml:space="preserve">In Appendix B, we report similar results for a sample of years, for both transport </w:t>
      </w:r>
      <w:del w:id="610" w:author="David Quin" w:date="2018-12-04T19:05:00Z">
        <w:r w:rsidRPr="00856FF9" w:rsidDel="00856FF9">
          <w:delText>mode</w:delText>
        </w:r>
      </w:del>
      <w:ins w:id="611" w:author="David Quin" w:date="2018-12-04T19:05:00Z">
        <w:r>
          <w:t>modes</w:t>
        </w:r>
      </w:ins>
      <w:r w:rsidRPr="00856FF9">
        <w:t>, at the 3- and 4-digit classification level. Results for all years (available at the 3-digit level) are reported in the Online</w:t>
      </w:r>
      <w:r>
        <w:t xml:space="preserve"> </w:t>
      </w:r>
      <w:r w:rsidRPr="00856FF9">
        <w:t>Appendix, available on the authors' webpages</w:t>
      </w:r>
      <w:ins w:id="612" w:author="David Quin" w:date="2018-12-04T19:05:00Z">
        <w:r>
          <w:t>.</w:t>
        </w:r>
      </w:ins>
    </w:p>
  </w:footnote>
  <w:footnote w:id="16">
    <w:p w14:paraId="27FB213A" w14:textId="244D2A99" w:rsidR="00DC28EF" w:rsidRPr="00856FF9" w:rsidRDefault="00DC28EF">
      <w:pPr>
        <w:pStyle w:val="FootnoteText"/>
        <w:rPr>
          <w:lang w:val="en-IE"/>
          <w:rPrChange w:id="615" w:author="David Quin" w:date="2018-12-04T19:06:00Z">
            <w:rPr/>
          </w:rPrChange>
        </w:rPr>
      </w:pPr>
      <w:r>
        <w:rPr>
          <w:rStyle w:val="FootnoteReference"/>
        </w:rPr>
        <w:footnoteRef/>
      </w:r>
      <w:r>
        <w:t xml:space="preserve"> </w:t>
      </w:r>
      <w:ins w:id="616" w:author="David Quin" w:date="2018-12-04T19:06:00Z">
        <w:r>
          <w:t>W</w:t>
        </w:r>
      </w:ins>
      <w:del w:id="617" w:author="David Quin" w:date="2018-12-04T19:06:00Z">
        <w:r w:rsidRPr="00856FF9" w:rsidDel="00856FF9">
          <w:delText>w</w:delText>
        </w:r>
      </w:del>
      <w:r w:rsidRPr="00856FF9">
        <w:t xml:space="preserve">e present the estimation results for </w:t>
      </w:r>
      <w:del w:id="618" w:author="David Quin" w:date="2018-12-04T19:12:00Z">
        <w:r w:rsidRPr="00856FF9" w:rsidDel="00ED6688">
          <w:delText xml:space="preserve">Air </w:delText>
        </w:r>
      </w:del>
      <w:ins w:id="619" w:author="David Quin" w:date="2018-12-04T19:12:00Z">
        <w:r>
          <w:t>air transport</w:t>
        </w:r>
        <w:r w:rsidRPr="00ED6688">
          <w:rPr>
            <w:highlight w:val="yellow"/>
            <w:rPrChange w:id="620" w:author="David Quin" w:date="2018-12-04T19:12:00Z">
              <w:rPr/>
            </w:rPrChange>
          </w:rPr>
          <w:t>?</w:t>
        </w:r>
        <w:r w:rsidRPr="00856FF9">
          <w:t xml:space="preserve"> </w:t>
        </w:r>
      </w:ins>
      <w:r w:rsidRPr="00856FF9">
        <w:t xml:space="preserve">at the 3-digit </w:t>
      </w:r>
      <w:ins w:id="621" w:author="David Quin" w:date="2018-12-04T19:06:00Z">
        <w:r w:rsidRPr="00856FF9">
          <w:t>level</w:t>
        </w:r>
        <w:r>
          <w:t>,</w:t>
        </w:r>
      </w:ins>
      <w:del w:id="622" w:author="David Quin" w:date="2018-12-04T19:06:00Z">
        <w:r w:rsidRPr="00856FF9" w:rsidDel="00856FF9">
          <w:delText>level</w:delText>
        </w:r>
      </w:del>
      <w:ins w:id="623" w:author="David Quin" w:date="2018-12-04T19:06:00Z">
        <w:r>
          <w:t xml:space="preserve"> </w:t>
        </w:r>
      </w:ins>
      <w:del w:id="624" w:author="David Quin" w:date="2018-12-04T19:06:00Z">
        <w:r w:rsidRPr="00856FF9" w:rsidDel="00856FF9">
          <w:delText xml:space="preserve"> </w:delText>
        </w:r>
      </w:del>
      <w:r w:rsidRPr="00856FF9">
        <w:t>removing the year 1989, as the results reveal the presence of strong outliers that bias the estimates of transport costs upwards this particular year. Overall results (over the whole period) are not substantially affected if this year is included</w:t>
      </w:r>
      <w:del w:id="625" w:author="David Quin" w:date="2018-12-04T19:07:00Z">
        <w:r w:rsidRPr="00856FF9" w:rsidDel="00856FF9">
          <w:delText xml:space="preserve"> though</w:delText>
        </w:r>
      </w:del>
      <w:r w:rsidRPr="00856FF9">
        <w:t xml:space="preserve">. This can be </w:t>
      </w:r>
      <w:del w:id="626" w:author="David Quin" w:date="2018-12-04T19:09:00Z">
        <w:r w:rsidRPr="00856FF9" w:rsidDel="00856FF9">
          <w:delText xml:space="preserve">uncovered </w:delText>
        </w:r>
      </w:del>
      <w:ins w:id="627" w:author="David Quin" w:date="2018-12-04T19:09:00Z">
        <w:r>
          <w:t>seen in</w:t>
        </w:r>
      </w:ins>
      <w:del w:id="628" w:author="David Quin" w:date="2018-12-04T19:09:00Z">
        <w:r w:rsidRPr="00856FF9" w:rsidDel="00ED6688">
          <w:delText xml:space="preserve">from </w:delText>
        </w:r>
      </w:del>
      <w:ins w:id="629" w:author="David Quin" w:date="2018-12-04T19:09:00Z">
        <w:r>
          <w:t xml:space="preserve"> </w:t>
        </w:r>
      </w:ins>
      <w:r w:rsidRPr="00856FF9">
        <w:t>the results detailed year by year in the Online Appendix, available on the authors' webpages</w:t>
      </w:r>
      <w:ins w:id="630" w:author="David Quin" w:date="2018-12-04T19:09:00Z">
        <w:r>
          <w:t>.</w:t>
        </w:r>
      </w:ins>
    </w:p>
  </w:footnote>
  <w:footnote w:id="17">
    <w:p w14:paraId="15251743" w14:textId="683152B0" w:rsidR="00DC28EF" w:rsidRPr="00ED6688" w:rsidRDefault="00DC28EF">
      <w:pPr>
        <w:pStyle w:val="FootnoteText"/>
        <w:rPr>
          <w:lang w:val="en-IE"/>
          <w:rPrChange w:id="655" w:author="David Quin" w:date="2018-12-04T19:16:00Z">
            <w:rPr/>
          </w:rPrChange>
        </w:rPr>
      </w:pPr>
      <w:r>
        <w:rPr>
          <w:rStyle w:val="FootnoteReference"/>
        </w:rPr>
        <w:footnoteRef/>
      </w:r>
      <w:r>
        <w:t xml:space="preserve"> </w:t>
      </w:r>
      <w:del w:id="656" w:author="David Quin" w:date="2018-12-04T19:16:00Z">
        <w:r w:rsidRPr="00ED6688" w:rsidDel="00ED6688">
          <w:delText>17</w:delText>
        </w:r>
      </w:del>
      <w:r w:rsidRPr="00ED6688">
        <w:t>Expressed as a markup over production costs, transport costs are equal to Pi!. Under Model (a) (ad-valorem costs only), making use of the figures reported in Table 1 gives a markup of 5.8% in vessel, and 5.1% in air shipping (considering the mean value over the period). Under Model (b), total transport costs are equal to 17 = ('r — 1) + P. With r — 1 = 0.032 and ii, = 0.029 in Vessel (as reported in Table 1), we get a value equal to 6.1% in Vessel. A similar calculus gives 4.3% in air transport.</w:t>
      </w:r>
    </w:p>
  </w:footnote>
  <w:footnote w:id="18">
    <w:p w14:paraId="34DB9469" w14:textId="47F22935" w:rsidR="00DC28EF" w:rsidRPr="00ED6688" w:rsidRDefault="00DC28EF">
      <w:pPr>
        <w:pStyle w:val="FootnoteText"/>
        <w:rPr>
          <w:lang w:val="en-IE"/>
          <w:rPrChange w:id="661" w:author="David Quin" w:date="2018-12-04T19:17:00Z">
            <w:rPr/>
          </w:rPrChange>
        </w:rPr>
      </w:pPr>
      <w:r>
        <w:rPr>
          <w:rStyle w:val="FootnoteReference"/>
        </w:rPr>
        <w:footnoteRef/>
      </w:r>
      <w:r>
        <w:t xml:space="preserve"> </w:t>
      </w:r>
      <w:del w:id="662" w:author="David Quin" w:date="2018-12-04T19:18:00Z">
        <w:r w:rsidRPr="00ED6688" w:rsidDel="00ED6688">
          <w:delText>18</w:delText>
        </w:r>
      </w:del>
      <w:r w:rsidRPr="00ED6688">
        <w:t xml:space="preserve">Beyond country coverage and time period, another plausible </w:t>
      </w:r>
      <w:del w:id="663" w:author="David Quin" w:date="2018-12-04T19:18:00Z">
        <w:r w:rsidRPr="00ED6688" w:rsidDel="00ED6688">
          <w:delText xml:space="preserve">candidate </w:delText>
        </w:r>
      </w:del>
      <w:r w:rsidRPr="00ED6688">
        <w:t>explanation for the difference with Anderson and Van Wincoop (2004)</w:t>
      </w:r>
      <w:ins w:id="664" w:author="David Quin" w:date="2018-12-04T19:18:00Z">
        <w:r>
          <w:t xml:space="preserve"> </w:t>
        </w:r>
      </w:ins>
      <w:del w:id="665" w:author="David Quin" w:date="2018-12-04T19:18:00Z">
        <w:r w:rsidRPr="00ED6688" w:rsidDel="00ED6688">
          <w:delText xml:space="preserve">, </w:delText>
        </w:r>
      </w:del>
      <w:r w:rsidRPr="00ED6688">
        <w:t xml:space="preserve">lays in the difference of empirical methodology. Anderson and Van Wincoop (2004)'s estimates are based on standard gravity equations, while ours come from a </w:t>
      </w:r>
      <w:ins w:id="666" w:author="David Quin" w:date="2018-12-06T23:22:00Z">
        <w:r w:rsidRPr="00ED6688">
          <w:t>non</w:t>
        </w:r>
        <w:r>
          <w:t>-</w:t>
        </w:r>
        <w:r w:rsidRPr="00ED6688">
          <w:t xml:space="preserve">linear </w:t>
        </w:r>
      </w:ins>
      <w:del w:id="667" w:author="David Quin" w:date="2018-12-06T23:22:00Z">
        <w:r w:rsidRPr="00ED6688" w:rsidDel="00BE6A71">
          <w:delText>non</w:delText>
        </w:r>
      </w:del>
      <w:del w:id="668" w:author="David Quin" w:date="2018-12-04T19:18:00Z">
        <w:r w:rsidRPr="00ED6688" w:rsidDel="00ED6688">
          <w:delText>-</w:delText>
        </w:r>
      </w:del>
      <w:del w:id="669" w:author="David Quin" w:date="2018-12-06T23:22:00Z">
        <w:r w:rsidRPr="00ED6688" w:rsidDel="00BE6A71">
          <w:delText xml:space="preserve">linear </w:delText>
        </w:r>
      </w:del>
      <w:r w:rsidRPr="00ED6688">
        <w:t>estimation of a "structural" decomposition of the difference between export and import prices</w:t>
      </w:r>
      <w:ins w:id="670" w:author="David Quin" w:date="2018-12-04T19:19:00Z">
        <w:r>
          <w:t>.</w:t>
        </w:r>
      </w:ins>
    </w:p>
  </w:footnote>
  <w:footnote w:id="19">
    <w:p w14:paraId="0183C2C0" w14:textId="0D297FB6" w:rsidR="00DC28EF" w:rsidRPr="00C06F03" w:rsidRDefault="00DC28EF">
      <w:pPr>
        <w:pStyle w:val="FootnoteText"/>
        <w:rPr>
          <w:lang w:val="en-IE"/>
        </w:rPr>
      </w:pPr>
      <w:r>
        <w:rPr>
          <w:rStyle w:val="FootnoteReference"/>
        </w:rPr>
        <w:footnoteRef/>
      </w:r>
      <w:r>
        <w:t xml:space="preserve"> </w:t>
      </w:r>
      <w:r w:rsidRPr="00C06F03">
        <w:t xml:space="preserve">Also notice that, in both papers, starting from the estimated value of the ratio </w:t>
      </w:r>
      <w:r w:rsidRPr="00510D54">
        <w:rPr>
          <w:highlight w:val="yellow"/>
          <w:rPrChange w:id="716" w:author="David Quin" w:date="2018-12-05T15:57:00Z">
            <w:rPr/>
          </w:rPrChange>
        </w:rPr>
        <w:t>4, = x,</w:t>
      </w:r>
      <w:r w:rsidRPr="00C06F03">
        <w:t xml:space="preserve"> we can </w:t>
      </w:r>
      <w:del w:id="717" w:author="David Quin" w:date="2018-12-05T00:56:00Z">
        <w:r w:rsidRPr="00C06F03" w:rsidDel="00210065">
          <w:delText>rebuilt</w:delText>
        </w:r>
      </w:del>
      <w:del w:id="718" w:author="David Quin" w:date="2018-12-05T15:58:00Z">
        <w:r w:rsidRPr="00C06F03" w:rsidDel="00510D54">
          <w:delText>rebuil</w:delText>
        </w:r>
        <w:r w:rsidDel="00510D54">
          <w:delText>t</w:delText>
        </w:r>
      </w:del>
      <w:ins w:id="719" w:author="David Quin" w:date="2018-12-05T15:58:00Z">
        <w:r>
          <w:t>rebuild</w:t>
        </w:r>
      </w:ins>
      <w:r>
        <w:t xml:space="preserve"> </w:t>
      </w:r>
      <w:r w:rsidRPr="00C06F03">
        <w:t>the proportion of additive costs in terms of the import price Ti5t±t = 1±%. Given our estimates for 2004 (x = 0.028 and 0.015 in vessel and air transport respectively), we get a ratio Ti5±t equal to 2.7% and 1.4% in each transport mode respectively.</w:t>
      </w:r>
    </w:p>
  </w:footnote>
  <w:footnote w:id="20">
    <w:p w14:paraId="189D5018" w14:textId="49E75EF4" w:rsidR="00DC28EF" w:rsidRPr="00226B7F" w:rsidRDefault="00DC28EF">
      <w:pPr>
        <w:pStyle w:val="FootnoteText"/>
        <w:rPr>
          <w:lang w:val="en-IE"/>
        </w:rPr>
      </w:pPr>
      <w:r>
        <w:rPr>
          <w:rStyle w:val="FootnoteReference"/>
        </w:rPr>
        <w:footnoteRef/>
      </w:r>
      <w:r>
        <w:t xml:space="preserve"> </w:t>
      </w:r>
      <w:ins w:id="770" w:author="David Quin" w:date="2018-12-05T16:05:00Z">
        <w:r>
          <w:t xml:space="preserve">Specifically, </w:t>
        </w:r>
      </w:ins>
      <w:del w:id="771" w:author="David Quin" w:date="2018-12-05T16:03:00Z">
        <w:r w:rsidRPr="00226B7F" w:rsidDel="00C83DAD">
          <w:delText>Precisely</w:delText>
        </w:r>
      </w:del>
      <w:del w:id="772" w:author="David Quin" w:date="2018-12-05T16:05:00Z">
        <w:r w:rsidRPr="00226B7F" w:rsidDel="00C83DAD">
          <w:delText xml:space="preserve">, </w:delText>
        </w:r>
      </w:del>
      <w:r w:rsidRPr="00226B7F">
        <w:t>we use the yearly values of the estimated transport costs components averaged over the country/product dimensions (at the 3-digit level), corresponding to the numbers reported for each year in detail in the Online Appendix. Each yearly value is obtained as: F — 1 + -,,,.</w:t>
      </w:r>
    </w:p>
  </w:footnote>
  <w:footnote w:id="21">
    <w:p w14:paraId="44ABB745" w14:textId="33F90F06" w:rsidR="00DC28EF" w:rsidRPr="00226B7F" w:rsidRDefault="00DC28EF">
      <w:pPr>
        <w:pStyle w:val="FootnoteText"/>
        <w:rPr>
          <w:lang w:val="en-IE"/>
        </w:rPr>
      </w:pPr>
      <w:r>
        <w:rPr>
          <w:rStyle w:val="FootnoteReference"/>
        </w:rPr>
        <w:footnoteRef/>
      </w:r>
      <w:r>
        <w:t xml:space="preserve"> O</w:t>
      </w:r>
      <w:r w:rsidRPr="00226B7F">
        <w:t xml:space="preserve">ne may be </w:t>
      </w:r>
      <w:ins w:id="785" w:author="David Quin" w:date="2018-12-05T16:05:00Z">
        <w:r w:rsidRPr="00226B7F">
          <w:t xml:space="preserve">puzzled by </w:t>
        </w:r>
      </w:ins>
      <w:del w:id="786" w:author="David Quin" w:date="2018-12-05T16:05:00Z">
        <w:r w:rsidRPr="00226B7F" w:rsidDel="00C83DAD">
          <w:delText xml:space="preserve">puzzled for by </w:delText>
        </w:r>
      </w:del>
      <w:r w:rsidRPr="00226B7F">
        <w:t xml:space="preserve">the high magnitude of estimates for the beginning of the period (until 1980 approximately) for ocean transport. Hummels (2007) finds similar outcomes on tramp prices indexes, and suggests the oil shock as a likely culprit, in a context where technological progress was quicker in aviation than in vessel, allowing a better dampening of oil shocks on air freight rates. In a related manner, one may worry that the strong decrease in transport costs documented in Figure 2 springs from high </w:t>
      </w:r>
      <w:ins w:id="787" w:author="David Quin" w:date="2018-12-05T16:06:00Z">
        <w:r w:rsidRPr="00226B7F">
          <w:t>oil-shock</w:t>
        </w:r>
        <w:r>
          <w:t>-</w:t>
        </w:r>
        <w:r w:rsidRPr="00226B7F">
          <w:t xml:space="preserve">related </w:t>
        </w:r>
      </w:ins>
      <w:del w:id="788" w:author="David Quin" w:date="2018-12-05T16:06:00Z">
        <w:r w:rsidRPr="00226B7F" w:rsidDel="00C83DAD">
          <w:delText xml:space="preserve">oil-shock related </w:delText>
        </w:r>
      </w:del>
      <w:r w:rsidRPr="00226B7F">
        <w:t xml:space="preserve">transport costs in 1974. However, computing the time trends from 1980 does not dramatically change the picture. The yearly trend from 1980 is -2% for mean air transport costs and -1.6% for mean vessel transport costs. We thus choose to exploit the </w:t>
      </w:r>
      <w:del w:id="789" w:author="David Quin" w:date="2018-12-05T16:06:00Z">
        <w:r w:rsidRPr="00226B7F" w:rsidDel="00C83DAD">
          <w:delText>whole time</w:delText>
        </w:r>
      </w:del>
      <w:r w:rsidRPr="00226B7F">
        <w:t xml:space="preserve">whole-time dimension of our database by taking 1974 as starting date of our </w:t>
      </w:r>
      <w:ins w:id="790" w:author="David Quin" w:date="2018-12-05T16:06:00Z">
        <w:r w:rsidRPr="00226B7F">
          <w:t>time</w:t>
        </w:r>
        <w:r>
          <w:t>-</w:t>
        </w:r>
        <w:r w:rsidRPr="00226B7F">
          <w:t xml:space="preserve">trend </w:t>
        </w:r>
      </w:ins>
      <w:del w:id="791" w:author="David Quin" w:date="2018-12-05T16:06:00Z">
        <w:r w:rsidRPr="00226B7F" w:rsidDel="00C83DAD">
          <w:delText xml:space="preserve">time trend </w:delText>
        </w:r>
      </w:del>
      <w:r w:rsidRPr="00226B7F">
        <w:t>analysis.</w:t>
      </w:r>
    </w:p>
  </w:footnote>
  <w:footnote w:id="22">
    <w:p w14:paraId="4944BBFE" w14:textId="372DAC0E" w:rsidR="00DC28EF" w:rsidRPr="000940B1" w:rsidRDefault="00DC28EF">
      <w:pPr>
        <w:pStyle w:val="FootnoteText"/>
        <w:rPr>
          <w:lang w:val="en-IE"/>
        </w:rPr>
      </w:pPr>
      <w:r>
        <w:rPr>
          <w:rStyle w:val="FootnoteReference"/>
        </w:rPr>
        <w:footnoteRef/>
      </w:r>
      <w:r>
        <w:t xml:space="preserve"> </w:t>
      </w:r>
      <w:r w:rsidRPr="000940B1">
        <w:t>We have checked that it is also the case when we look at the distribution over the range of origin countries or products, for a given year. These results are not reported for sake of space</w:t>
      </w:r>
      <w:ins w:id="828" w:author="David Quin" w:date="2018-12-05T16:12:00Z">
        <w:r>
          <w:t>,</w:t>
        </w:r>
      </w:ins>
      <w:r w:rsidRPr="000940B1">
        <w:t xml:space="preserve"> </w:t>
      </w:r>
      <w:del w:id="829" w:author="David Quin" w:date="2018-12-05T16:12:00Z">
        <w:r w:rsidRPr="000940B1" w:rsidDel="007E387F">
          <w:delText xml:space="preserve">saving </w:delText>
        </w:r>
      </w:del>
      <w:r w:rsidRPr="000940B1">
        <w:t xml:space="preserve">but </w:t>
      </w:r>
      <w:del w:id="830" w:author="David Quin" w:date="2018-12-05T16:12:00Z">
        <w:r w:rsidRPr="000940B1" w:rsidDel="007E387F">
          <w:delText xml:space="preserve">they </w:delText>
        </w:r>
      </w:del>
      <w:r w:rsidRPr="000940B1">
        <w:t>are available upon request to the authors.</w:t>
      </w:r>
    </w:p>
  </w:footnote>
  <w:footnote w:id="23">
    <w:p w14:paraId="275A4009" w14:textId="25B57B89" w:rsidR="00DC28EF" w:rsidRPr="000940B1" w:rsidRDefault="00DC28EF">
      <w:pPr>
        <w:pStyle w:val="FootnoteText"/>
        <w:rPr>
          <w:lang w:val="en-IE"/>
        </w:rPr>
      </w:pPr>
      <w:r>
        <w:rPr>
          <w:rStyle w:val="FootnoteReference"/>
        </w:rPr>
        <w:footnoteRef/>
      </w:r>
      <w:r>
        <w:t xml:space="preserve"> </w:t>
      </w:r>
      <w:r w:rsidRPr="000940B1">
        <w:t>See Appendix D.2 for a detailed comparison of Hummel's (2007) methodology and ours.</w:t>
      </w:r>
    </w:p>
  </w:footnote>
  <w:footnote w:id="24">
    <w:p w14:paraId="39292984" w14:textId="584A34A5" w:rsidR="00DC28EF" w:rsidRPr="000940B1" w:rsidRDefault="00DC28EF">
      <w:pPr>
        <w:pStyle w:val="FootnoteText"/>
        <w:rPr>
          <w:lang w:val="en-IE"/>
        </w:rPr>
      </w:pPr>
      <w:r>
        <w:rPr>
          <w:rStyle w:val="FootnoteReference"/>
        </w:rPr>
        <w:footnoteRef/>
      </w:r>
      <w:r>
        <w:t xml:space="preserve"> </w:t>
      </w:r>
      <w:r w:rsidRPr="000940B1">
        <w:t xml:space="preserve">Note that the unfitted total transport costs are virtually the same as those reported in Figure 2, but reported from another perspective (basis 100 in year </w:t>
      </w:r>
      <w:ins w:id="849" w:author="David Quin" w:date="2018-12-05T16:17:00Z">
        <w:r w:rsidRPr="000940B1">
          <w:t>1974)</w:t>
        </w:r>
        <w:r>
          <w:t>.</w:t>
        </w:r>
      </w:ins>
      <w:del w:id="850" w:author="David Quin" w:date="2018-12-05T16:17:00Z">
        <w:r w:rsidRPr="000940B1" w:rsidDel="007E387F">
          <w:delText>1974)</w:delText>
        </w:r>
      </w:del>
    </w:p>
  </w:footnote>
  <w:footnote w:id="25">
    <w:p w14:paraId="3BD44B5A" w14:textId="24C9163A" w:rsidR="00DC28EF" w:rsidRPr="000940B1" w:rsidRDefault="00DC28EF">
      <w:pPr>
        <w:pStyle w:val="FootnoteText"/>
        <w:rPr>
          <w:lang w:val="en-IE"/>
        </w:rPr>
      </w:pPr>
      <w:r>
        <w:rPr>
          <w:rStyle w:val="FootnoteReference"/>
        </w:rPr>
        <w:footnoteRef/>
      </w:r>
      <w:r>
        <w:t xml:space="preserve"> </w:t>
      </w:r>
      <w:r w:rsidRPr="000940B1">
        <w:t xml:space="preserve">Throughout the exercise, we consider Argentina, the sector 011 and the first year of our dataset 1974, as references for the </w:t>
      </w:r>
      <w:ins w:id="875" w:author="David Quin" w:date="2018-12-05T16:17:00Z">
        <w:r w:rsidRPr="000940B1">
          <w:t xml:space="preserve">country, product and year </w:t>
        </w:r>
      </w:ins>
      <w:del w:id="876" w:author="David Quin" w:date="2018-12-05T16:17:00Z">
        <w:r w:rsidRPr="000940B1" w:rsidDel="007E387F">
          <w:delText xml:space="preserve">country-, product- and year- </w:delText>
        </w:r>
      </w:del>
      <w:r w:rsidRPr="000940B1">
        <w:t>dummies.</w:t>
      </w:r>
    </w:p>
  </w:footnote>
  <w:footnote w:id="26">
    <w:p w14:paraId="228787D4" w14:textId="393AE0E1" w:rsidR="00DC28EF" w:rsidRPr="000940B1" w:rsidRDefault="00DC28EF">
      <w:pPr>
        <w:pStyle w:val="FootnoteText"/>
        <w:rPr>
          <w:lang w:val="en-IE"/>
        </w:rPr>
      </w:pPr>
      <w:r>
        <w:rPr>
          <w:rStyle w:val="FootnoteReference"/>
        </w:rPr>
        <w:footnoteRef/>
      </w:r>
      <w:r>
        <w:t xml:space="preserve"> </w:t>
      </w:r>
      <w:r w:rsidRPr="000940B1">
        <w:t xml:space="preserve">For sake of notational simplicity, we do not distinguish the coefficients associated </w:t>
      </w:r>
      <w:del w:id="884" w:author="David Quin" w:date="2018-12-05T16:21:00Z">
        <w:r w:rsidRPr="000940B1" w:rsidDel="007E387F">
          <w:delText xml:space="preserve">to </w:delText>
        </w:r>
      </w:del>
      <w:ins w:id="885" w:author="David Quin" w:date="2018-12-05T16:21:00Z">
        <w:r>
          <w:t>with</w:t>
        </w:r>
        <w:r w:rsidRPr="000940B1">
          <w:t xml:space="preserve"> </w:t>
        </w:r>
      </w:ins>
      <w:r w:rsidRPr="000940B1">
        <w:t>the fixed effects between Equations (9) and (10), even if they are specific to the type of transport costs considered (</w:t>
      </w:r>
      <w:ins w:id="886" w:author="David Quin" w:date="2018-12-05T16:21:00Z">
        <w:r w:rsidRPr="000940B1">
          <w:t>e.g.</w:t>
        </w:r>
        <w:r>
          <w:t xml:space="preserve"> </w:t>
        </w:r>
      </w:ins>
      <w:del w:id="887" w:author="David Quin" w:date="2018-12-05T16:21:00Z">
        <w:r w:rsidRPr="000940B1" w:rsidDel="007E387F">
          <w:delText>e.g.,</w:delText>
        </w:r>
        <w:r w:rsidDel="007E387F">
          <w:delText xml:space="preserve"> </w:delText>
        </w:r>
      </w:del>
      <w:r w:rsidRPr="000940B1">
        <w:t xml:space="preserve">the series of -yt differs from one estimation to the other). Note that we </w:t>
      </w:r>
      <w:del w:id="888" w:author="David Quin" w:date="2018-12-05T16:21:00Z">
        <w:r w:rsidRPr="000940B1" w:rsidDel="007E387F">
          <w:delText xml:space="preserve">impose </w:delText>
        </w:r>
      </w:del>
      <w:ins w:id="889" w:author="David Quin" w:date="2018-12-05T16:21:00Z">
        <w:r>
          <w:t>apply</w:t>
        </w:r>
        <w:r w:rsidRPr="000940B1">
          <w:t xml:space="preserve"> </w:t>
        </w:r>
      </w:ins>
      <w:r w:rsidRPr="000940B1">
        <w:t>the same weighting scheme as for the OLS regression (based on the relative value of the flow).</w:t>
      </w:r>
    </w:p>
  </w:footnote>
  <w:footnote w:id="27">
    <w:p w14:paraId="74389C7C" w14:textId="0C23D8FE" w:rsidR="00DC28EF" w:rsidRPr="000940B1" w:rsidRDefault="00DC28EF">
      <w:pPr>
        <w:pStyle w:val="FootnoteText"/>
        <w:rPr>
          <w:lang w:val="en-IE"/>
        </w:rPr>
      </w:pPr>
      <w:r>
        <w:rPr>
          <w:rStyle w:val="FootnoteReference"/>
        </w:rPr>
        <w:footnoteRef/>
      </w:r>
      <w:r>
        <w:t xml:space="preserve"> </w:t>
      </w:r>
      <w:r w:rsidRPr="000940B1">
        <w:t>In the Online Appendix, we report the results at a more disaggregated level, distinguishing between primary and manufacturing goods.</w:t>
      </w:r>
    </w:p>
  </w:footnote>
  <w:footnote w:id="28">
    <w:p w14:paraId="4D2AA9D2" w14:textId="7FF9E6D4" w:rsidR="00DC28EF" w:rsidRPr="000940B1" w:rsidRDefault="00DC28EF">
      <w:pPr>
        <w:pStyle w:val="FootnoteText"/>
        <w:rPr>
          <w:lang w:val="en-IE"/>
        </w:rPr>
      </w:pPr>
      <w:r>
        <w:rPr>
          <w:rStyle w:val="FootnoteReference"/>
        </w:rPr>
        <w:footnoteRef/>
      </w:r>
      <w:r>
        <w:t xml:space="preserve"> </w:t>
      </w:r>
      <w:r w:rsidRPr="000940B1">
        <w:t xml:space="preserve">Unsurprisingly, this </w:t>
      </w:r>
      <w:ins w:id="977" w:author="David Quin" w:date="2018-12-05T20:55:00Z">
        <w:r>
          <w:t>a</w:t>
        </w:r>
      </w:ins>
      <w:del w:id="978" w:author="David Quin" w:date="2018-12-05T20:55:00Z">
        <w:r w:rsidRPr="000940B1" w:rsidDel="007558D9">
          <w:delText xml:space="preserve">stands </w:delText>
        </w:r>
      </w:del>
      <w:ins w:id="979" w:author="David Quin" w:date="2018-12-05T20:55:00Z">
        <w:r>
          <w:t>ccords with</w:t>
        </w:r>
        <w:r w:rsidRPr="000940B1">
          <w:t xml:space="preserve"> </w:t>
        </w:r>
      </w:ins>
      <w:del w:id="980" w:author="David Quin" w:date="2018-12-05T20:55:00Z">
        <w:r w:rsidRPr="000940B1" w:rsidDel="007558D9">
          <w:delText xml:space="preserve">in accordance with </w:delText>
        </w:r>
      </w:del>
      <w:r w:rsidRPr="000940B1">
        <w:t>Hummels' (2007) results</w:t>
      </w:r>
      <w:ins w:id="981" w:author="David Quin" w:date="2018-12-05T20:55:00Z">
        <w:r>
          <w:t xml:space="preserve">; </w:t>
        </w:r>
      </w:ins>
      <w:del w:id="982" w:author="David Quin" w:date="2018-12-05T20:55:00Z">
        <w:r w:rsidRPr="000940B1" w:rsidDel="007558D9">
          <w:delText xml:space="preserve">, </w:delText>
        </w:r>
      </w:del>
      <w:r w:rsidRPr="000940B1">
        <w:t xml:space="preserve">see his Figures 5 (for </w:t>
      </w:r>
      <w:ins w:id="983" w:author="David Quin" w:date="2018-12-05T20:55:00Z">
        <w:r>
          <w:t>a</w:t>
        </w:r>
      </w:ins>
      <w:del w:id="984" w:author="David Quin" w:date="2018-12-05T20:55:00Z">
        <w:r w:rsidRPr="000940B1" w:rsidDel="007558D9">
          <w:delText>A</w:delText>
        </w:r>
      </w:del>
      <w:r w:rsidRPr="000940B1">
        <w:t xml:space="preserve">ir) and 6 (for </w:t>
      </w:r>
      <w:ins w:id="985" w:author="David Quin" w:date="2018-12-05T20:55:00Z">
        <w:r>
          <w:t>v</w:t>
        </w:r>
      </w:ins>
      <w:del w:id="986" w:author="David Quin" w:date="2018-12-05T20:55:00Z">
        <w:r w:rsidRPr="000940B1" w:rsidDel="007558D9">
          <w:delText>V</w:delText>
        </w:r>
      </w:del>
      <w:r w:rsidRPr="000940B1">
        <w:t>essel)</w:t>
      </w:r>
      <w:r>
        <w:t>.</w:t>
      </w:r>
    </w:p>
  </w:footnote>
  <w:footnote w:id="29">
    <w:p w14:paraId="33968C4D" w14:textId="48E782A4" w:rsidR="00DC28EF" w:rsidRPr="00BA38CF" w:rsidRDefault="00DC28EF">
      <w:pPr>
        <w:pStyle w:val="FootnoteText"/>
        <w:rPr>
          <w:lang w:val="en-IE"/>
        </w:rPr>
      </w:pPr>
      <w:r>
        <w:rPr>
          <w:rStyle w:val="FootnoteReference"/>
        </w:rPr>
        <w:footnoteRef/>
      </w:r>
      <w:r>
        <w:t xml:space="preserve"> </w:t>
      </w:r>
      <w:del w:id="1199" w:author="David Quin" w:date="2018-12-06T13:28:00Z">
        <w:r w:rsidRPr="00BA38CF" w:rsidDel="005E1B5A">
          <w:delText>Precisely</w:delText>
        </w:r>
      </w:del>
      <w:ins w:id="1200" w:author="David Quin" w:date="2018-12-06T13:28:00Z">
        <w:r>
          <w:t>Specifically</w:t>
        </w:r>
      </w:ins>
      <w:r w:rsidRPr="00BA38CF">
        <w:t>, the AIC stat is equal to 2 x number of parameters -2 x Likelihood, the number of parameters being given by the number of restrictions.</w:t>
      </w:r>
    </w:p>
  </w:footnote>
  <w:footnote w:id="30">
    <w:p w14:paraId="4360A053" w14:textId="59E450BC" w:rsidR="00DC28EF" w:rsidRPr="00FB39CE" w:rsidRDefault="00DC28EF">
      <w:pPr>
        <w:pStyle w:val="FootnoteText"/>
        <w:rPr>
          <w:lang w:val="en-IE"/>
        </w:rPr>
      </w:pPr>
      <w:r>
        <w:rPr>
          <w:rStyle w:val="FootnoteReference"/>
        </w:rPr>
        <w:footnoteRef/>
      </w:r>
      <w:r>
        <w:t xml:space="preserve"> </w:t>
      </w:r>
      <w:r w:rsidRPr="00FB39CE">
        <w:t>http://www.krannert.purdue.edu/faculty/hummelsd/research/jep-transport-cost-data.php</w:t>
      </w:r>
    </w:p>
  </w:footnote>
  <w:footnote w:id="31">
    <w:p w14:paraId="29523B2E" w14:textId="6DBC75AC" w:rsidR="00DC28EF" w:rsidRPr="00FB39CE" w:rsidRDefault="00DC28EF">
      <w:pPr>
        <w:pStyle w:val="FootnoteText"/>
        <w:rPr>
          <w:lang w:val="en-IE"/>
        </w:rPr>
      </w:pPr>
      <w:r>
        <w:rPr>
          <w:rStyle w:val="FootnoteReference"/>
        </w:rPr>
        <w:footnoteRef/>
      </w:r>
      <w:r>
        <w:t xml:space="preserve"> </w:t>
      </w:r>
      <w:del w:id="1300" w:author="David Quin" w:date="2018-12-06T13:43:00Z">
        <w:r w:rsidRPr="00FB39CE" w:rsidDel="0034686B">
          <w:delText>31</w:delText>
        </w:r>
      </w:del>
      <w:r w:rsidRPr="00FB39CE">
        <w:t>To be consistent with our notations, we change the country subscript from j (</w:t>
      </w:r>
      <w:ins w:id="1301" w:author="David Quin" w:date="2018-12-06T13:43:00Z">
        <w:r w:rsidRPr="00FB39CE">
          <w:t>Hummels</w:t>
        </w:r>
        <w:r>
          <w:t xml:space="preserve">, </w:t>
        </w:r>
        <w:r w:rsidRPr="00FB39CE">
          <w:t>2007 terminology</w:t>
        </w:r>
      </w:ins>
      <w:del w:id="1302" w:author="David Quin" w:date="2018-12-06T13:43:00Z">
        <w:r w:rsidRPr="00FB39CE" w:rsidDel="0034686B">
          <w:delText>Hummels' (2007) termi¬nology</w:delText>
        </w:r>
      </w:del>
      <w:r w:rsidRPr="00FB39CE">
        <w:t>) to i (our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DE08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BAF9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EA3B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CA31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332AB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E69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E0F5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FF692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321F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2497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C3F99"/>
    <w:multiLevelType w:val="multilevel"/>
    <w:tmpl w:val="FFC25826"/>
    <w:lvl w:ilvl="0">
      <w:start w:val="1"/>
      <w:numFmt w:val="bullet"/>
      <w:lvlText w:val="—"/>
      <w:lvlJc w:val="left"/>
      <w:pPr>
        <w:tabs>
          <w:tab w:val="decimal" w:pos="216"/>
        </w:tabs>
        <w:ind w:left="720"/>
      </w:pPr>
      <w:rPr>
        <w:rFonts w:ascii="Verdana" w:hAnsi="Verdana"/>
        <w:strike w:val="0"/>
        <w:color w:val="000000"/>
        <w:spacing w:val="-4"/>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B3066C2"/>
    <w:multiLevelType w:val="multilevel"/>
    <w:tmpl w:val="EA488FFA"/>
    <w:lvl w:ilvl="0">
      <w:start w:val="1"/>
      <w:numFmt w:val="bullet"/>
      <w:lvlText w:val=""/>
      <w:lvlJc w:val="left"/>
      <w:pPr>
        <w:tabs>
          <w:tab w:val="decimal" w:pos="2088"/>
        </w:tabs>
        <w:ind w:left="720"/>
      </w:pPr>
      <w:rPr>
        <w:rFonts w:ascii="Symbol" w:hAnsi="Symbol"/>
        <w:strike w:val="0"/>
        <w:color w:val="000000"/>
        <w:spacing w:val="127"/>
        <w:w w:val="100"/>
        <w:sz w:val="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796DD7"/>
    <w:multiLevelType w:val="multilevel"/>
    <w:tmpl w:val="31D62B1A"/>
    <w:lvl w:ilvl="0">
      <w:start w:val="5"/>
      <w:numFmt w:val="lowerLetter"/>
      <w:lvlText w:val="(%1)"/>
      <w:lvlJc w:val="left"/>
      <w:pPr>
        <w:tabs>
          <w:tab w:val="decimal" w:pos="144"/>
        </w:tabs>
        <w:ind w:left="720"/>
      </w:pPr>
      <w:rPr>
        <w:rFonts w:ascii="Tahoma" w:hAnsi="Tahoma"/>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3BE1701"/>
    <w:multiLevelType w:val="multilevel"/>
    <w:tmpl w:val="59D6E5DE"/>
    <w:lvl w:ilvl="0">
      <w:start w:val="3"/>
      <w:numFmt w:val="lowerLetter"/>
      <w:lvlText w:val="(%1)"/>
      <w:lvlJc w:val="left"/>
      <w:pPr>
        <w:tabs>
          <w:tab w:val="decimal" w:pos="144"/>
        </w:tabs>
        <w:ind w:left="720"/>
      </w:pPr>
      <w:rPr>
        <w:rFonts w:ascii="Arial" w:hAnsi="Arial"/>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DD84C4F"/>
    <w:multiLevelType w:val="multilevel"/>
    <w:tmpl w:val="65947A48"/>
    <w:lvl w:ilvl="0">
      <w:start w:val="2"/>
      <w:numFmt w:val="lowerLetter"/>
      <w:lvlText w:val="(%1)"/>
      <w:lvlJc w:val="left"/>
      <w:pPr>
        <w:tabs>
          <w:tab w:val="decimal" w:pos="144"/>
        </w:tabs>
        <w:ind w:left="720"/>
      </w:pPr>
      <w:rPr>
        <w:rFonts w:ascii="Arial" w:hAnsi="Arial"/>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4"/>
  </w:num>
  <w:num w:numId="3">
    <w:abstractNumId w:val="13"/>
  </w:num>
  <w:num w:numId="4">
    <w:abstractNumId w:val="11"/>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Quin">
    <w15:presenceInfo w15:providerId="Windows Live" w15:userId="96bdbd8002bcf3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D6"/>
    <w:rsid w:val="00012993"/>
    <w:rsid w:val="000940B1"/>
    <w:rsid w:val="000C6994"/>
    <w:rsid w:val="000E1235"/>
    <w:rsid w:val="00125AF5"/>
    <w:rsid w:val="0013703B"/>
    <w:rsid w:val="00210065"/>
    <w:rsid w:val="00226B7F"/>
    <w:rsid w:val="00233BE7"/>
    <w:rsid w:val="002827DB"/>
    <w:rsid w:val="002B38CB"/>
    <w:rsid w:val="00325386"/>
    <w:rsid w:val="003343E8"/>
    <w:rsid w:val="0034629B"/>
    <w:rsid w:val="0034686B"/>
    <w:rsid w:val="0039060C"/>
    <w:rsid w:val="003A20D6"/>
    <w:rsid w:val="003A2DCF"/>
    <w:rsid w:val="004461E1"/>
    <w:rsid w:val="00463F80"/>
    <w:rsid w:val="004C1C11"/>
    <w:rsid w:val="004C3DD2"/>
    <w:rsid w:val="004F4387"/>
    <w:rsid w:val="00510D54"/>
    <w:rsid w:val="00542656"/>
    <w:rsid w:val="0059159E"/>
    <w:rsid w:val="005E1B5A"/>
    <w:rsid w:val="00613525"/>
    <w:rsid w:val="00641409"/>
    <w:rsid w:val="006B1F36"/>
    <w:rsid w:val="007168F6"/>
    <w:rsid w:val="007558D9"/>
    <w:rsid w:val="007E0B66"/>
    <w:rsid w:val="007E387F"/>
    <w:rsid w:val="00827069"/>
    <w:rsid w:val="00856FF9"/>
    <w:rsid w:val="00952B48"/>
    <w:rsid w:val="00992E6F"/>
    <w:rsid w:val="00A137A4"/>
    <w:rsid w:val="00A47DD4"/>
    <w:rsid w:val="00AA1005"/>
    <w:rsid w:val="00AA166F"/>
    <w:rsid w:val="00AC5C69"/>
    <w:rsid w:val="00AD4EA9"/>
    <w:rsid w:val="00AE0011"/>
    <w:rsid w:val="00AF120A"/>
    <w:rsid w:val="00B637CF"/>
    <w:rsid w:val="00B80A37"/>
    <w:rsid w:val="00BA38CF"/>
    <w:rsid w:val="00BD2F1E"/>
    <w:rsid w:val="00BE6A71"/>
    <w:rsid w:val="00C03B5C"/>
    <w:rsid w:val="00C06F03"/>
    <w:rsid w:val="00C46680"/>
    <w:rsid w:val="00C83DAD"/>
    <w:rsid w:val="00CC242F"/>
    <w:rsid w:val="00D0268B"/>
    <w:rsid w:val="00D36A25"/>
    <w:rsid w:val="00DC28EF"/>
    <w:rsid w:val="00DD3CD9"/>
    <w:rsid w:val="00E05BF4"/>
    <w:rsid w:val="00E656AA"/>
    <w:rsid w:val="00ED10CF"/>
    <w:rsid w:val="00ED6688"/>
    <w:rsid w:val="00F64693"/>
    <w:rsid w:val="00FB39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406F"/>
  <w15:docId w15:val="{422751FD-7B69-A948-8A0F-227C12E9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9060C"/>
  </w:style>
  <w:style w:type="paragraph" w:styleId="BalloonText">
    <w:name w:val="Balloon Text"/>
    <w:basedOn w:val="Normal"/>
    <w:link w:val="BalloonTextChar"/>
    <w:uiPriority w:val="99"/>
    <w:semiHidden/>
    <w:unhideWhenUsed/>
    <w:rsid w:val="003906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060C"/>
    <w:rPr>
      <w:rFonts w:ascii="Times New Roman" w:hAnsi="Times New Roman" w:cs="Times New Roman"/>
      <w:sz w:val="18"/>
      <w:szCs w:val="18"/>
    </w:rPr>
  </w:style>
  <w:style w:type="paragraph" w:styleId="ListParagraph">
    <w:name w:val="List Paragraph"/>
    <w:basedOn w:val="Normal"/>
    <w:uiPriority w:val="34"/>
    <w:qFormat/>
    <w:rsid w:val="0039060C"/>
    <w:pPr>
      <w:ind w:left="720"/>
      <w:contextualSpacing/>
    </w:pPr>
  </w:style>
  <w:style w:type="paragraph" w:styleId="FootnoteText">
    <w:name w:val="footnote text"/>
    <w:basedOn w:val="Normal"/>
    <w:link w:val="FootnoteTextChar"/>
    <w:uiPriority w:val="99"/>
    <w:unhideWhenUsed/>
    <w:rsid w:val="00992E6F"/>
    <w:rPr>
      <w:rFonts w:ascii="Times New Roman" w:hAnsi="Times New Roman"/>
      <w:sz w:val="18"/>
      <w:szCs w:val="20"/>
    </w:rPr>
  </w:style>
  <w:style w:type="character" w:customStyle="1" w:styleId="FootnoteTextChar">
    <w:name w:val="Footnote Text Char"/>
    <w:basedOn w:val="DefaultParagraphFont"/>
    <w:link w:val="FootnoteText"/>
    <w:uiPriority w:val="99"/>
    <w:rsid w:val="00992E6F"/>
    <w:rPr>
      <w:rFonts w:ascii="Times New Roman" w:hAnsi="Times New Roman"/>
      <w:sz w:val="18"/>
      <w:szCs w:val="20"/>
    </w:rPr>
  </w:style>
  <w:style w:type="character" w:styleId="FootnoteReference">
    <w:name w:val="footnote reference"/>
    <w:basedOn w:val="DefaultParagraphFont"/>
    <w:uiPriority w:val="99"/>
    <w:semiHidden/>
    <w:unhideWhenUsed/>
    <w:rsid w:val="00992E6F"/>
    <w:rPr>
      <w:vertAlign w:val="superscript"/>
    </w:rPr>
  </w:style>
  <w:style w:type="character" w:styleId="CommentReference">
    <w:name w:val="annotation reference"/>
    <w:basedOn w:val="DefaultParagraphFont"/>
    <w:uiPriority w:val="99"/>
    <w:semiHidden/>
    <w:unhideWhenUsed/>
    <w:rsid w:val="00B637CF"/>
    <w:rPr>
      <w:sz w:val="16"/>
      <w:szCs w:val="16"/>
    </w:rPr>
  </w:style>
  <w:style w:type="paragraph" w:styleId="CommentText">
    <w:name w:val="annotation text"/>
    <w:basedOn w:val="Normal"/>
    <w:link w:val="CommentTextChar"/>
    <w:uiPriority w:val="99"/>
    <w:semiHidden/>
    <w:unhideWhenUsed/>
    <w:rsid w:val="00B637CF"/>
    <w:rPr>
      <w:sz w:val="20"/>
      <w:szCs w:val="20"/>
    </w:rPr>
  </w:style>
  <w:style w:type="character" w:customStyle="1" w:styleId="CommentTextChar">
    <w:name w:val="Comment Text Char"/>
    <w:basedOn w:val="DefaultParagraphFont"/>
    <w:link w:val="CommentText"/>
    <w:uiPriority w:val="99"/>
    <w:semiHidden/>
    <w:rsid w:val="00B637CF"/>
    <w:rPr>
      <w:sz w:val="20"/>
      <w:szCs w:val="20"/>
    </w:rPr>
  </w:style>
  <w:style w:type="paragraph" w:styleId="CommentSubject">
    <w:name w:val="annotation subject"/>
    <w:basedOn w:val="CommentText"/>
    <w:next w:val="CommentText"/>
    <w:link w:val="CommentSubjectChar"/>
    <w:uiPriority w:val="99"/>
    <w:semiHidden/>
    <w:unhideWhenUsed/>
    <w:rsid w:val="00B637CF"/>
    <w:rPr>
      <w:b/>
      <w:bCs/>
    </w:rPr>
  </w:style>
  <w:style w:type="character" w:customStyle="1" w:styleId="CommentSubjectChar">
    <w:name w:val="Comment Subject Char"/>
    <w:basedOn w:val="CommentTextChar"/>
    <w:link w:val="CommentSubject"/>
    <w:uiPriority w:val="99"/>
    <w:semiHidden/>
    <w:rsid w:val="00B637CF"/>
    <w:rPr>
      <w:b/>
      <w:bCs/>
      <w:sz w:val="20"/>
      <w:szCs w:val="20"/>
    </w:rPr>
  </w:style>
  <w:style w:type="character" w:styleId="Hyperlink">
    <w:name w:val="Hyperlink"/>
    <w:basedOn w:val="DefaultParagraphFont"/>
    <w:uiPriority w:val="99"/>
    <w:unhideWhenUsed/>
    <w:rsid w:val="00ED10CF"/>
    <w:rPr>
      <w:color w:val="0563C1" w:themeColor="hyperlink"/>
      <w:u w:val="single"/>
    </w:rPr>
  </w:style>
  <w:style w:type="character" w:styleId="UnresolvedMention">
    <w:name w:val="Unresolved Mention"/>
    <w:basedOn w:val="DefaultParagraphFont"/>
    <w:uiPriority w:val="99"/>
    <w:semiHidden/>
    <w:unhideWhenUsed/>
    <w:rsid w:val="00ED10CF"/>
    <w:rPr>
      <w:color w:val="605E5C"/>
      <w:shd w:val="clear" w:color="auto" w:fill="E1DFDD"/>
    </w:rPr>
  </w:style>
  <w:style w:type="paragraph" w:customStyle="1" w:styleId="Norm">
    <w:name w:val="Norm"/>
    <w:basedOn w:val="Normal"/>
    <w:qFormat/>
    <w:rsid w:val="00ED10CF"/>
    <w:pPr>
      <w:spacing w:before="108" w:line="320" w:lineRule="exact"/>
      <w:ind w:right="72" w:firstLine="360"/>
      <w:jc w:val="both"/>
    </w:pPr>
    <w:rPr>
      <w:rFonts w:ascii="Times New Roman" w:hAnsi="Times New Roman"/>
      <w:color w:val="000000"/>
      <w:spacing w:val="-5"/>
      <w:w w:val="115"/>
      <w:sz w:val="21"/>
    </w:rPr>
  </w:style>
  <w:style w:type="paragraph" w:styleId="Header">
    <w:name w:val="header"/>
    <w:basedOn w:val="Normal"/>
    <w:link w:val="HeaderChar"/>
    <w:uiPriority w:val="99"/>
    <w:unhideWhenUsed/>
    <w:rsid w:val="00125AF5"/>
    <w:pPr>
      <w:tabs>
        <w:tab w:val="center" w:pos="4513"/>
        <w:tab w:val="right" w:pos="9026"/>
      </w:tabs>
    </w:pPr>
  </w:style>
  <w:style w:type="character" w:customStyle="1" w:styleId="HeaderChar">
    <w:name w:val="Header Char"/>
    <w:basedOn w:val="DefaultParagraphFont"/>
    <w:link w:val="Header"/>
    <w:uiPriority w:val="99"/>
    <w:rsid w:val="00125AF5"/>
  </w:style>
  <w:style w:type="paragraph" w:styleId="Footer">
    <w:name w:val="footer"/>
    <w:basedOn w:val="Normal"/>
    <w:link w:val="FooterChar"/>
    <w:uiPriority w:val="99"/>
    <w:unhideWhenUsed/>
    <w:rsid w:val="00125AF5"/>
    <w:pPr>
      <w:tabs>
        <w:tab w:val="center" w:pos="4513"/>
        <w:tab w:val="right" w:pos="9026"/>
      </w:tabs>
    </w:pPr>
  </w:style>
  <w:style w:type="character" w:customStyle="1" w:styleId="FooterChar">
    <w:name w:val="Footer Char"/>
    <w:basedOn w:val="DefaultParagraphFont"/>
    <w:link w:val="Footer"/>
    <w:uiPriority w:val="99"/>
    <w:rsid w:val="00125AF5"/>
  </w:style>
  <w:style w:type="character" w:styleId="PageNumber">
    <w:name w:val="page number"/>
    <w:basedOn w:val="DefaultParagraphFont"/>
    <w:uiPriority w:val="99"/>
    <w:semiHidden/>
    <w:unhideWhenUsed/>
    <w:rsid w:val="00125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drId2" Type="http://schemas.openxmlformats.org/wordprocessingml/2006/fontTable" Target="fontTable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7532D-C5FB-8640-8629-C48033F9A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17544</Words>
  <Characters>91055</Characters>
  <Application>Microsoft Office Word</Application>
  <DocSecurity>0</DocSecurity>
  <Lines>2460</Lines>
  <Paragraphs>1308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Quin</dc:creator>
  <cp:keywords/>
  <dc:description/>
  <cp:lastModifiedBy>David Quin</cp:lastModifiedBy>
  <cp:revision>5</cp:revision>
  <dcterms:created xsi:type="dcterms:W3CDTF">2018-12-06T14:03:00Z</dcterms:created>
  <dcterms:modified xsi:type="dcterms:W3CDTF">2018-12-06T23:30:00Z</dcterms:modified>
  <cp:category/>
</cp:coreProperties>
</file>